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A9AE09" w14:textId="5239603A" w:rsidR="00B4015F" w:rsidRPr="0040044E" w:rsidRDefault="00904441" w:rsidP="00B4015F">
      <w:pPr>
        <w:pStyle w:val="MStitle"/>
        <w:rPr>
          <w:lang w:val="en-US"/>
        </w:rPr>
      </w:pPr>
      <w:r w:rsidRPr="0040044E">
        <w:rPr>
          <w:lang w:val="en-US"/>
        </w:rPr>
        <w:t xml:space="preserve">The </w:t>
      </w:r>
      <w:proofErr w:type="spellStart"/>
      <w:r w:rsidRPr="0040044E">
        <w:rPr>
          <w:lang w:val="en-US"/>
        </w:rPr>
        <w:t>riverBedDynamics</w:t>
      </w:r>
      <w:proofErr w:type="spellEnd"/>
      <w:r w:rsidRPr="0040044E">
        <w:rPr>
          <w:lang w:val="en-US"/>
        </w:rPr>
        <w:t xml:space="preserve"> v1.0 Model: A Landlab component for computing </w:t>
      </w:r>
      <w:r w:rsidR="003C4AE8" w:rsidRPr="0040044E">
        <w:rPr>
          <w:lang w:val="en-US"/>
        </w:rPr>
        <w:t>two-dimensional</w:t>
      </w:r>
      <w:r w:rsidRPr="0040044E">
        <w:rPr>
          <w:lang w:val="en-US"/>
        </w:rPr>
        <w:t xml:space="preserve"> sediment transport and </w:t>
      </w:r>
      <w:proofErr w:type="gramStart"/>
      <w:r w:rsidRPr="0040044E">
        <w:rPr>
          <w:lang w:val="en-US"/>
        </w:rPr>
        <w:t>river bed</w:t>
      </w:r>
      <w:proofErr w:type="gramEnd"/>
      <w:r w:rsidRPr="0040044E">
        <w:rPr>
          <w:lang w:val="en-US"/>
        </w:rPr>
        <w:t xml:space="preserve"> evolution</w:t>
      </w:r>
    </w:p>
    <w:p w14:paraId="6764CCB3" w14:textId="3E9F83C6" w:rsidR="00904441" w:rsidRPr="0040044E" w:rsidRDefault="00904441" w:rsidP="00450DB9">
      <w:pPr>
        <w:pStyle w:val="Authors"/>
        <w:rPr>
          <w:lang w:val="en-US"/>
        </w:rPr>
      </w:pPr>
      <w:r w:rsidRPr="0040044E">
        <w:rPr>
          <w:lang w:val="en-US"/>
        </w:rPr>
        <w:t>Angel D. Monsalve</w:t>
      </w:r>
      <w:r w:rsidRPr="0040044E">
        <w:rPr>
          <w:vertAlign w:val="superscript"/>
          <w:lang w:val="en-US"/>
        </w:rPr>
        <w:t>1</w:t>
      </w:r>
      <w:r w:rsidR="001D27CE" w:rsidRPr="0040044E">
        <w:rPr>
          <w:vertAlign w:val="superscript"/>
          <w:lang w:val="en-US"/>
        </w:rPr>
        <w:t>,2</w:t>
      </w:r>
      <w:r w:rsidRPr="0040044E">
        <w:rPr>
          <w:lang w:val="en-US"/>
        </w:rPr>
        <w:t xml:space="preserve">, </w:t>
      </w:r>
      <w:r w:rsidR="001D27CE" w:rsidRPr="0040044E">
        <w:rPr>
          <w:lang w:val="en-US"/>
        </w:rPr>
        <w:t>Samuel R. Anderson</w:t>
      </w:r>
      <w:r w:rsidR="001D27CE" w:rsidRPr="0040044E">
        <w:rPr>
          <w:vertAlign w:val="superscript"/>
          <w:lang w:val="en-US"/>
        </w:rPr>
        <w:t>3</w:t>
      </w:r>
      <w:r w:rsidR="001D27CE" w:rsidRPr="0040044E">
        <w:rPr>
          <w:lang w:val="en-US"/>
        </w:rPr>
        <w:t>, Nicole M. Gasparini</w:t>
      </w:r>
      <w:r w:rsidR="001D27CE" w:rsidRPr="0040044E">
        <w:rPr>
          <w:vertAlign w:val="superscript"/>
          <w:lang w:val="en-US"/>
        </w:rPr>
        <w:t>3</w:t>
      </w:r>
      <w:r w:rsidR="001D27CE" w:rsidRPr="0040044E">
        <w:rPr>
          <w:lang w:val="en-US"/>
        </w:rPr>
        <w:t xml:space="preserve">, </w:t>
      </w:r>
      <w:proofErr w:type="spellStart"/>
      <w:r w:rsidR="001D27CE" w:rsidRPr="0040044E">
        <w:rPr>
          <w:lang w:val="en-US"/>
        </w:rPr>
        <w:t>Elowyn</w:t>
      </w:r>
      <w:proofErr w:type="spellEnd"/>
      <w:r w:rsidR="001D27CE" w:rsidRPr="0040044E">
        <w:rPr>
          <w:lang w:val="en-US"/>
        </w:rPr>
        <w:t xml:space="preserve"> M. Yager</w:t>
      </w:r>
      <w:r w:rsidR="001D27CE" w:rsidRPr="0040044E">
        <w:rPr>
          <w:vertAlign w:val="superscript"/>
          <w:lang w:val="en-US"/>
        </w:rPr>
        <w:t>2</w:t>
      </w:r>
      <w:r w:rsidR="001D27CE" w:rsidRPr="0040044E">
        <w:rPr>
          <w:lang w:val="en-US"/>
        </w:rPr>
        <w:t>, Joel P. L. Johnson</w:t>
      </w:r>
      <w:r w:rsidR="001D27CE" w:rsidRPr="0040044E">
        <w:rPr>
          <w:vertAlign w:val="superscript"/>
          <w:lang w:val="en-US"/>
        </w:rPr>
        <w:t>4</w:t>
      </w:r>
      <w:r w:rsidR="001D27CE" w:rsidRPr="0040044E">
        <w:rPr>
          <w:lang w:val="en-US"/>
        </w:rPr>
        <w:t xml:space="preserve"> </w:t>
      </w:r>
    </w:p>
    <w:p w14:paraId="7B68312C" w14:textId="77777777" w:rsidR="00904441" w:rsidRPr="0040044E" w:rsidRDefault="00904441" w:rsidP="00450DB9">
      <w:pPr>
        <w:pStyle w:val="Authors"/>
        <w:rPr>
          <w:lang w:val="en-US"/>
        </w:rPr>
      </w:pPr>
    </w:p>
    <w:p w14:paraId="3B07BBBA" w14:textId="58869A97" w:rsidR="001D27CE" w:rsidRPr="0040044E" w:rsidRDefault="001D27CE" w:rsidP="001D27CE">
      <w:pPr>
        <w:pStyle w:val="Affiliation"/>
        <w:rPr>
          <w:lang w:val="en-US"/>
        </w:rPr>
      </w:pPr>
      <w:r w:rsidRPr="0040044E">
        <w:rPr>
          <w:vertAlign w:val="superscript"/>
          <w:lang w:val="en-US"/>
        </w:rPr>
        <w:t>1</w:t>
      </w:r>
      <w:r w:rsidRPr="0040044E">
        <w:rPr>
          <w:lang w:val="en-US"/>
        </w:rPr>
        <w:t xml:space="preserve">Departamento de </w:t>
      </w:r>
      <w:proofErr w:type="spellStart"/>
      <w:r w:rsidRPr="0040044E">
        <w:rPr>
          <w:lang w:val="en-US"/>
        </w:rPr>
        <w:t>Ingeniería</w:t>
      </w:r>
      <w:proofErr w:type="spellEnd"/>
      <w:r w:rsidRPr="0040044E">
        <w:rPr>
          <w:lang w:val="en-US"/>
        </w:rPr>
        <w:t xml:space="preserve"> de </w:t>
      </w:r>
      <w:proofErr w:type="spellStart"/>
      <w:r w:rsidRPr="0040044E">
        <w:rPr>
          <w:lang w:val="en-US"/>
        </w:rPr>
        <w:t>Obras</w:t>
      </w:r>
      <w:proofErr w:type="spellEnd"/>
      <w:r w:rsidRPr="0040044E">
        <w:rPr>
          <w:lang w:val="en-US"/>
        </w:rPr>
        <w:t xml:space="preserve"> </w:t>
      </w:r>
      <w:proofErr w:type="spellStart"/>
      <w:r w:rsidRPr="0040044E">
        <w:rPr>
          <w:lang w:val="en-US"/>
        </w:rPr>
        <w:t>Civiles</w:t>
      </w:r>
      <w:proofErr w:type="spellEnd"/>
      <w:r w:rsidRPr="0040044E">
        <w:rPr>
          <w:lang w:val="en-US"/>
        </w:rPr>
        <w:t>, Universidad de la Frontera, Temuco, Chile</w:t>
      </w:r>
    </w:p>
    <w:p w14:paraId="6EA4B84F" w14:textId="3C9A5D69" w:rsidR="001D27CE" w:rsidRPr="0040044E" w:rsidRDefault="001D27CE" w:rsidP="001D27CE">
      <w:pPr>
        <w:pStyle w:val="Affiliation"/>
        <w:rPr>
          <w:lang w:val="en-US"/>
        </w:rPr>
      </w:pPr>
      <w:r w:rsidRPr="0040044E">
        <w:rPr>
          <w:vertAlign w:val="superscript"/>
          <w:lang w:val="en-US"/>
        </w:rPr>
        <w:t>2</w:t>
      </w:r>
      <w:r w:rsidRPr="0040044E">
        <w:rPr>
          <w:lang w:val="en-US"/>
        </w:rPr>
        <w:t xml:space="preserve">Center for </w:t>
      </w:r>
      <w:proofErr w:type="spellStart"/>
      <w:r w:rsidRPr="0040044E">
        <w:rPr>
          <w:lang w:val="en-US"/>
        </w:rPr>
        <w:t>Ecohydraulics</w:t>
      </w:r>
      <w:proofErr w:type="spellEnd"/>
      <w:r w:rsidRPr="0040044E">
        <w:rPr>
          <w:lang w:val="en-US"/>
        </w:rPr>
        <w:t xml:space="preserve"> Research, Department of Civil and Environmental Engineering, University of Idaho, Boise</w:t>
      </w:r>
      <w:r w:rsidR="001A6A30" w:rsidRPr="0040044E">
        <w:rPr>
          <w:lang w:val="en-US"/>
        </w:rPr>
        <w:t>, ID, USA</w:t>
      </w:r>
    </w:p>
    <w:p w14:paraId="08FE4AC2" w14:textId="19F54DA9" w:rsidR="001A6A30" w:rsidRPr="0040044E" w:rsidRDefault="001A6A30" w:rsidP="001D27CE">
      <w:pPr>
        <w:pStyle w:val="Affiliation"/>
        <w:rPr>
          <w:lang w:val="en-US"/>
        </w:rPr>
      </w:pPr>
      <w:r w:rsidRPr="0040044E">
        <w:rPr>
          <w:vertAlign w:val="superscript"/>
          <w:lang w:val="en-US"/>
        </w:rPr>
        <w:t>3</w:t>
      </w:r>
      <w:r w:rsidRPr="0040044E">
        <w:rPr>
          <w:lang w:val="en-US"/>
        </w:rPr>
        <w:t>Department of Earth and Environmental Sciences, Tulane University, New Orleans, LA, USA</w:t>
      </w:r>
    </w:p>
    <w:p w14:paraId="72B10437" w14:textId="1E5A94F4" w:rsidR="001A6A30" w:rsidRPr="0040044E" w:rsidRDefault="001A6A30" w:rsidP="001D27CE">
      <w:pPr>
        <w:pStyle w:val="Affiliation"/>
        <w:rPr>
          <w:lang w:val="en-US"/>
        </w:rPr>
      </w:pPr>
      <w:r w:rsidRPr="0040044E">
        <w:rPr>
          <w:vertAlign w:val="superscript"/>
          <w:lang w:val="en-US"/>
        </w:rPr>
        <w:t>4</w:t>
      </w:r>
      <w:r w:rsidRPr="0040044E">
        <w:rPr>
          <w:lang w:val="en-US"/>
        </w:rPr>
        <w:t>Department of Geological Sciences, The University of Texas, Austin, TX, USA</w:t>
      </w:r>
    </w:p>
    <w:p w14:paraId="3EE57B88" w14:textId="77777777" w:rsidR="001D27CE" w:rsidRPr="0040044E" w:rsidRDefault="001D27CE" w:rsidP="001D27CE">
      <w:pPr>
        <w:pStyle w:val="Affiliation"/>
        <w:rPr>
          <w:lang w:val="en-US"/>
        </w:rPr>
      </w:pPr>
    </w:p>
    <w:p w14:paraId="4B2F3FC8" w14:textId="7C738AA7" w:rsidR="000A1B66" w:rsidRPr="0040044E" w:rsidRDefault="000A1B66" w:rsidP="008E213F">
      <w:pPr>
        <w:pStyle w:val="Correspondence"/>
        <w:rPr>
          <w:lang w:val="en-US"/>
        </w:rPr>
      </w:pPr>
      <w:r w:rsidRPr="0040044E">
        <w:rPr>
          <w:i/>
          <w:lang w:val="en-US"/>
        </w:rPr>
        <w:t>Correspondence to</w:t>
      </w:r>
      <w:r w:rsidRPr="0040044E">
        <w:rPr>
          <w:lang w:val="en-US"/>
        </w:rPr>
        <w:t xml:space="preserve">: </w:t>
      </w:r>
      <w:r w:rsidR="001A6A30" w:rsidRPr="0040044E">
        <w:rPr>
          <w:lang w:val="en-US"/>
        </w:rPr>
        <w:t>Angel Monsalve</w:t>
      </w:r>
      <w:r w:rsidRPr="0040044E">
        <w:rPr>
          <w:lang w:val="en-US"/>
        </w:rPr>
        <w:t xml:space="preserve"> (</w:t>
      </w:r>
      <w:r w:rsidR="001A6A30" w:rsidRPr="0040044E">
        <w:rPr>
          <w:lang w:val="en-US"/>
        </w:rPr>
        <w:t>angel.monsalve</w:t>
      </w:r>
      <w:r w:rsidRPr="0040044E">
        <w:rPr>
          <w:lang w:val="en-US"/>
        </w:rPr>
        <w:t>@</w:t>
      </w:r>
      <w:r w:rsidR="001A6A30" w:rsidRPr="0040044E">
        <w:rPr>
          <w:lang w:val="en-US"/>
        </w:rPr>
        <w:t>ufrontera.cl</w:t>
      </w:r>
      <w:r w:rsidRPr="0040044E">
        <w:rPr>
          <w:lang w:val="en-US"/>
        </w:rPr>
        <w:t>)</w:t>
      </w:r>
    </w:p>
    <w:p w14:paraId="2DCBA47F" w14:textId="2103DCDC" w:rsidR="00A03DA5" w:rsidRDefault="000A1B66" w:rsidP="00A03DA5">
      <w:pPr>
        <w:rPr>
          <w:lang w:val="en-US"/>
        </w:rPr>
      </w:pPr>
      <w:r w:rsidRPr="0040044E">
        <w:rPr>
          <w:b/>
          <w:lang w:val="en-US"/>
        </w:rPr>
        <w:t>Abstract.</w:t>
      </w:r>
      <w:r w:rsidRPr="0040044E">
        <w:rPr>
          <w:lang w:val="en-US"/>
        </w:rPr>
        <w:t xml:space="preserve"> </w:t>
      </w:r>
      <w:r w:rsidR="00F8085B">
        <w:rPr>
          <w:lang w:val="en-US"/>
        </w:rPr>
        <w:t>L</w:t>
      </w:r>
      <w:r w:rsidR="00A834AA">
        <w:rPr>
          <w:lang w:val="en-US"/>
        </w:rPr>
        <w:t>andscape evolution models (</w:t>
      </w:r>
      <w:commentRangeStart w:id="0"/>
      <w:r w:rsidR="00A834AA">
        <w:rPr>
          <w:lang w:val="en-US"/>
        </w:rPr>
        <w:t>LEM</w:t>
      </w:r>
      <w:commentRangeEnd w:id="0"/>
      <w:r w:rsidR="00C852A3">
        <w:rPr>
          <w:rStyle w:val="CommentReference"/>
        </w:rPr>
        <w:commentReference w:id="0"/>
      </w:r>
      <w:r w:rsidR="00A834AA">
        <w:rPr>
          <w:lang w:val="en-US"/>
        </w:rPr>
        <w:t xml:space="preserve">) </w:t>
      </w:r>
      <w:r w:rsidR="009D7330">
        <w:rPr>
          <w:lang w:val="en-US"/>
        </w:rPr>
        <w:t>are</w:t>
      </w:r>
      <w:r w:rsidR="00DF3D24">
        <w:rPr>
          <w:lang w:val="en-US"/>
        </w:rPr>
        <w:t xml:space="preserve"> </w:t>
      </w:r>
      <w:commentRangeStart w:id="1"/>
      <w:r w:rsidR="00DF3D24">
        <w:rPr>
          <w:lang w:val="en-US"/>
        </w:rPr>
        <w:t xml:space="preserve">generally composed of </w:t>
      </w:r>
      <w:r w:rsidR="004343BD">
        <w:rPr>
          <w:lang w:val="en-US"/>
        </w:rPr>
        <w:t xml:space="preserve">two coupled </w:t>
      </w:r>
      <w:r w:rsidR="002B1B37">
        <w:rPr>
          <w:lang w:val="en-US"/>
        </w:rPr>
        <w:t>components</w:t>
      </w:r>
      <w:commentRangeEnd w:id="1"/>
      <w:r w:rsidR="00C852A3">
        <w:rPr>
          <w:rStyle w:val="CommentReference"/>
        </w:rPr>
        <w:commentReference w:id="1"/>
      </w:r>
      <w:r w:rsidR="002B1B37">
        <w:rPr>
          <w:lang w:val="en-US"/>
        </w:rPr>
        <w:t>, a</w:t>
      </w:r>
      <w:r w:rsidR="001B163D">
        <w:rPr>
          <w:lang w:val="en-US"/>
        </w:rPr>
        <w:t xml:space="preserve"> flow hydraulics model </w:t>
      </w:r>
      <w:r w:rsidR="000647B0">
        <w:rPr>
          <w:lang w:val="en-US"/>
        </w:rPr>
        <w:t xml:space="preserve">that </w:t>
      </w:r>
      <w:r w:rsidR="00D3110A">
        <w:rPr>
          <w:lang w:val="en-US"/>
        </w:rPr>
        <w:t>rout</w:t>
      </w:r>
      <w:r w:rsidR="000647B0">
        <w:rPr>
          <w:lang w:val="en-US"/>
        </w:rPr>
        <w:t>es the</w:t>
      </w:r>
      <w:r w:rsidR="00D3110A">
        <w:rPr>
          <w:lang w:val="en-US"/>
        </w:rPr>
        <w:t xml:space="preserve"> water </w:t>
      </w:r>
      <w:proofErr w:type="gramStart"/>
      <w:r w:rsidR="00D3110A">
        <w:rPr>
          <w:lang w:val="en-US"/>
        </w:rPr>
        <w:t xml:space="preserve">across </w:t>
      </w:r>
      <w:ins w:id="2" w:author="Anderson, Samuel R" w:date="2022-07-31T11:43:00Z">
        <w:r w:rsidR="00C852A3">
          <w:rPr>
            <w:lang w:val="en-US"/>
          </w:rPr>
          <w:t xml:space="preserve"> a</w:t>
        </w:r>
        <w:proofErr w:type="gramEnd"/>
        <w:r w:rsidR="00C852A3">
          <w:rPr>
            <w:lang w:val="en-US"/>
          </w:rPr>
          <w:t xml:space="preserve"> model landscape </w:t>
        </w:r>
      </w:ins>
      <w:del w:id="3" w:author="Anderson, Samuel R" w:date="2022-07-31T11:43:00Z">
        <w:r w:rsidR="00D3110A" w:rsidDel="00C852A3">
          <w:rPr>
            <w:lang w:val="en-US"/>
          </w:rPr>
          <w:delText xml:space="preserve">the domain </w:delText>
        </w:r>
      </w:del>
      <w:r w:rsidR="00D3110A">
        <w:rPr>
          <w:lang w:val="en-US"/>
        </w:rPr>
        <w:t xml:space="preserve">and </w:t>
      </w:r>
      <w:r w:rsidR="001B163D">
        <w:rPr>
          <w:lang w:val="en-US"/>
        </w:rPr>
        <w:t xml:space="preserve">a geomorphological </w:t>
      </w:r>
      <w:r w:rsidR="00D3110A">
        <w:rPr>
          <w:lang w:val="en-US"/>
        </w:rPr>
        <w:t xml:space="preserve">model </w:t>
      </w:r>
      <w:r w:rsidR="005D6E2C">
        <w:rPr>
          <w:lang w:val="en-US"/>
        </w:rPr>
        <w:t xml:space="preserve">that </w:t>
      </w:r>
      <w:r w:rsidR="0034239E">
        <w:rPr>
          <w:lang w:val="en-US"/>
        </w:rPr>
        <w:t xml:space="preserve">modifies the terrain properties, </w:t>
      </w:r>
      <w:del w:id="4" w:author="Anderson, Samuel R" w:date="2022-07-31T11:44:00Z">
        <w:r w:rsidR="0034239E" w:rsidDel="00C852A3">
          <w:rPr>
            <w:lang w:val="en-US"/>
          </w:rPr>
          <w:delText xml:space="preserve">usually </w:delText>
        </w:r>
      </w:del>
      <w:ins w:id="5" w:author="Anderson, Samuel R" w:date="2022-07-31T11:44:00Z">
        <w:r w:rsidR="00C852A3">
          <w:rPr>
            <w:lang w:val="en-US"/>
          </w:rPr>
          <w:t>like</w:t>
        </w:r>
        <w:r w:rsidR="00C852A3">
          <w:rPr>
            <w:lang w:val="en-US"/>
          </w:rPr>
          <w:t xml:space="preserve"> </w:t>
        </w:r>
      </w:ins>
      <w:del w:id="6" w:author="Anderson, Samuel R" w:date="2022-07-31T11:44:00Z">
        <w:r w:rsidR="00A05CFC" w:rsidDel="00C852A3">
          <w:rPr>
            <w:lang w:val="en-US"/>
          </w:rPr>
          <w:delText xml:space="preserve">the </w:delText>
        </w:r>
      </w:del>
      <w:r w:rsidR="0034239E">
        <w:rPr>
          <w:lang w:val="en-US"/>
        </w:rPr>
        <w:t>bed surface elevation</w:t>
      </w:r>
      <w:r w:rsidR="00420D9A">
        <w:rPr>
          <w:lang w:val="en-US"/>
        </w:rPr>
        <w:t xml:space="preserve">. </w:t>
      </w:r>
      <w:r w:rsidR="00A03DA5">
        <w:rPr>
          <w:lang w:val="en-US"/>
        </w:rPr>
        <w:t xml:space="preserve">For simplicity, </w:t>
      </w:r>
      <w:r w:rsidR="0038557A">
        <w:rPr>
          <w:lang w:val="en-US"/>
        </w:rPr>
        <w:t xml:space="preserve">LEM used in </w:t>
      </w:r>
      <w:r w:rsidR="00A03DA5">
        <w:rPr>
          <w:lang w:val="en-US"/>
        </w:rPr>
        <w:t>l</w:t>
      </w:r>
      <w:r w:rsidR="00B932D6">
        <w:rPr>
          <w:lang w:val="en-US"/>
        </w:rPr>
        <w:t xml:space="preserve">ong-term simulations </w:t>
      </w:r>
      <w:r w:rsidR="009357A0">
        <w:rPr>
          <w:lang w:val="en-US"/>
        </w:rPr>
        <w:t xml:space="preserve">over large watersheds </w:t>
      </w:r>
      <w:r w:rsidR="00572A90">
        <w:rPr>
          <w:lang w:val="en-US"/>
        </w:rPr>
        <w:t xml:space="preserve">often assume </w:t>
      </w:r>
      <w:r w:rsidR="00954472">
        <w:rPr>
          <w:lang w:val="en-US"/>
        </w:rPr>
        <w:t>only river erosive processes</w:t>
      </w:r>
      <w:r w:rsidR="00CA16F7">
        <w:rPr>
          <w:lang w:val="en-US"/>
        </w:rPr>
        <w:t>,</w:t>
      </w:r>
      <w:r w:rsidR="00696778">
        <w:rPr>
          <w:lang w:val="en-US"/>
        </w:rPr>
        <w:t xml:space="preserve"> </w:t>
      </w:r>
      <w:r w:rsidR="00CA16F7">
        <w:rPr>
          <w:lang w:val="en-US"/>
        </w:rPr>
        <w:t>where</w:t>
      </w:r>
      <w:r w:rsidR="00954472">
        <w:rPr>
          <w:lang w:val="en-US"/>
        </w:rPr>
        <w:t xml:space="preserve"> </w:t>
      </w:r>
      <w:del w:id="7" w:author="Anderson, Samuel R" w:date="2022-07-31T11:45:00Z">
        <w:r w:rsidR="00F219DC" w:rsidDel="00C852A3">
          <w:rPr>
            <w:lang w:val="en-US"/>
          </w:rPr>
          <w:delText xml:space="preserve">the </w:delText>
        </w:r>
      </w:del>
      <w:r w:rsidR="00F219DC">
        <w:rPr>
          <w:lang w:val="en-US"/>
        </w:rPr>
        <w:t xml:space="preserve">sediment </w:t>
      </w:r>
      <w:r w:rsidR="00716C1A">
        <w:rPr>
          <w:lang w:val="en-US"/>
        </w:rPr>
        <w:t>detached from the bed</w:t>
      </w:r>
      <w:ins w:id="8" w:author="Anderson, Samuel R" w:date="2022-07-31T11:45:00Z">
        <w:r w:rsidR="00C852A3">
          <w:rPr>
            <w:lang w:val="en-US"/>
          </w:rPr>
          <w:t xml:space="preserve"> </w:t>
        </w:r>
        <w:proofErr w:type="spellStart"/>
        <w:r w:rsidR="00C852A3">
          <w:rPr>
            <w:lang w:val="en-US"/>
          </w:rPr>
          <w:t>is</w:t>
        </w:r>
      </w:ins>
      <w:del w:id="9" w:author="Anderson, Samuel R" w:date="2022-07-31T11:45:00Z">
        <w:r w:rsidR="00716C1A" w:rsidDel="00C852A3">
          <w:rPr>
            <w:lang w:val="en-US"/>
          </w:rPr>
          <w:delText xml:space="preserve"> </w:delText>
        </w:r>
        <w:r w:rsidR="00DD5B36" w:rsidDel="00C852A3">
          <w:rPr>
            <w:lang w:val="en-US"/>
          </w:rPr>
          <w:delText>must</w:delText>
        </w:r>
        <w:r w:rsidR="00F219DC" w:rsidDel="00C852A3">
          <w:rPr>
            <w:lang w:val="en-US"/>
          </w:rPr>
          <w:delText xml:space="preserve"> be </w:delText>
        </w:r>
      </w:del>
      <w:r w:rsidR="00F219DC">
        <w:rPr>
          <w:lang w:val="en-US"/>
        </w:rPr>
        <w:t>transported</w:t>
      </w:r>
      <w:proofErr w:type="spellEnd"/>
      <w:r w:rsidR="00F219DC">
        <w:rPr>
          <w:lang w:val="en-US"/>
        </w:rPr>
        <w:t xml:space="preserve"> (</w:t>
      </w:r>
      <w:r w:rsidR="003248A0">
        <w:rPr>
          <w:lang w:val="en-US"/>
        </w:rPr>
        <w:t xml:space="preserve">i.e., </w:t>
      </w:r>
      <w:r w:rsidR="00E923DC" w:rsidRPr="00E923DC">
        <w:rPr>
          <w:lang w:val="en-US"/>
        </w:rPr>
        <w:t>detachment-</w:t>
      </w:r>
      <w:r w:rsidR="00687D93">
        <w:rPr>
          <w:lang w:val="en-US"/>
        </w:rPr>
        <w:t>limited)</w:t>
      </w:r>
      <w:r w:rsidR="00DD5B36">
        <w:rPr>
          <w:lang w:val="en-US"/>
        </w:rPr>
        <w:t>,</w:t>
      </w:r>
      <w:r w:rsidR="002A20EF">
        <w:rPr>
          <w:lang w:val="en-US"/>
        </w:rPr>
        <w:t xml:space="preserve"> </w:t>
      </w:r>
      <w:commentRangeStart w:id="10"/>
      <w:r w:rsidR="002A20EF">
        <w:rPr>
          <w:lang w:val="en-US"/>
        </w:rPr>
        <w:t>and a generalized increase in bed surface elevation (i.e., tectonic lift</w:t>
      </w:r>
      <w:commentRangeEnd w:id="10"/>
      <w:r w:rsidR="00C852A3">
        <w:rPr>
          <w:rStyle w:val="CommentReference"/>
        </w:rPr>
        <w:commentReference w:id="10"/>
      </w:r>
      <w:r w:rsidR="002A20EF">
        <w:rPr>
          <w:lang w:val="en-US"/>
        </w:rPr>
        <w:t>)</w:t>
      </w:r>
      <w:r w:rsidR="00A03DA5">
        <w:rPr>
          <w:lang w:val="en-US"/>
        </w:rPr>
        <w:t>.</w:t>
      </w:r>
      <w:r w:rsidR="008245EB">
        <w:rPr>
          <w:lang w:val="en-US"/>
        </w:rPr>
        <w:t xml:space="preserve"> </w:t>
      </w:r>
      <w:del w:id="11" w:author="Anderson, Samuel R" w:date="2022-07-31T11:46:00Z">
        <w:r w:rsidR="00A03DA5" w:rsidDel="00C852A3">
          <w:rPr>
            <w:lang w:val="en-US"/>
          </w:rPr>
          <w:delText xml:space="preserve">Current </w:delText>
        </w:r>
      </w:del>
      <w:r w:rsidR="00A03DA5">
        <w:rPr>
          <w:lang w:val="en-US"/>
        </w:rPr>
        <w:t xml:space="preserve">LEM </w:t>
      </w:r>
      <w:ins w:id="12" w:author="Anderson, Samuel R" w:date="2022-07-31T11:46:00Z">
        <w:r w:rsidR="00C852A3">
          <w:rPr>
            <w:lang w:val="en-US"/>
          </w:rPr>
          <w:t xml:space="preserve">currently </w:t>
        </w:r>
      </w:ins>
      <w:r w:rsidR="00A03DA5">
        <w:rPr>
          <w:lang w:val="en-US"/>
        </w:rPr>
        <w:t>available in the Landlab modeling platform were developed with th</w:t>
      </w:r>
      <w:r w:rsidR="00E80360">
        <w:rPr>
          <w:lang w:val="en-US"/>
        </w:rPr>
        <w:t>is</w:t>
      </w:r>
      <w:r w:rsidR="00A03DA5">
        <w:rPr>
          <w:lang w:val="en-US"/>
        </w:rPr>
        <w:t xml:space="preserve"> premise in mind</w:t>
      </w:r>
      <w:r w:rsidR="00EA1B82">
        <w:rPr>
          <w:lang w:val="en-US"/>
        </w:rPr>
        <w:t xml:space="preserve">. </w:t>
      </w:r>
      <w:r w:rsidR="00CA3EFE">
        <w:rPr>
          <w:lang w:val="en-US"/>
        </w:rPr>
        <w:t xml:space="preserve">Therefore, </w:t>
      </w:r>
      <w:r w:rsidR="00A03DA5">
        <w:rPr>
          <w:lang w:val="en-US"/>
        </w:rPr>
        <w:t>they</w:t>
      </w:r>
      <w:r w:rsidR="00EA1B82">
        <w:rPr>
          <w:lang w:val="en-US"/>
        </w:rPr>
        <w:t xml:space="preserve"> do not perform well in gravel-bedded rivers</w:t>
      </w:r>
      <w:r w:rsidR="008B688E">
        <w:rPr>
          <w:lang w:val="en-US"/>
        </w:rPr>
        <w:t xml:space="preserve"> because they </w:t>
      </w:r>
      <w:r w:rsidR="00A03DA5">
        <w:rPr>
          <w:lang w:val="en-US"/>
        </w:rPr>
        <w:t xml:space="preserve">lack the capacity to simulate sediment deposition and track changes in the substrate stratigraphy patterns that arise as a response to </w:t>
      </w:r>
      <w:r w:rsidR="0029164A">
        <w:rPr>
          <w:lang w:val="en-US"/>
        </w:rPr>
        <w:t xml:space="preserve">the </w:t>
      </w:r>
      <w:r w:rsidR="00A03DA5">
        <w:rPr>
          <w:lang w:val="en-US"/>
        </w:rPr>
        <w:t xml:space="preserve">flow characteristics. </w:t>
      </w:r>
      <w:commentRangeStart w:id="13"/>
      <w:r w:rsidR="009E5BC1">
        <w:rPr>
          <w:lang w:val="en-US"/>
        </w:rPr>
        <w:t>Here, w</w:t>
      </w:r>
      <w:r w:rsidR="00A03DA5">
        <w:rPr>
          <w:lang w:val="en-US"/>
        </w:rPr>
        <w:t>e developed</w:t>
      </w:r>
      <w:r w:rsidR="0012211C">
        <w:rPr>
          <w:lang w:val="en-US"/>
        </w:rPr>
        <w:t>, implemented,</w:t>
      </w:r>
      <w:r w:rsidR="00A03DA5">
        <w:rPr>
          <w:lang w:val="en-US"/>
        </w:rPr>
        <w:t xml:space="preserve"> and tested </w:t>
      </w:r>
      <w:proofErr w:type="spellStart"/>
      <w:r w:rsidR="009E5BC1">
        <w:rPr>
          <w:lang w:val="en-US"/>
        </w:rPr>
        <w:t>riverBedDynamics</w:t>
      </w:r>
      <w:proofErr w:type="spellEnd"/>
      <w:r w:rsidR="009E5BC1">
        <w:rPr>
          <w:lang w:val="en-US"/>
        </w:rPr>
        <w:t xml:space="preserve">, </w:t>
      </w:r>
      <w:r w:rsidR="00A03DA5">
        <w:rPr>
          <w:lang w:val="en-US"/>
        </w:rPr>
        <w:t xml:space="preserve">a new Landlab component to simulate </w:t>
      </w:r>
      <w:r w:rsidR="00B332B4">
        <w:rPr>
          <w:lang w:val="en-US"/>
        </w:rPr>
        <w:t xml:space="preserve">the </w:t>
      </w:r>
      <w:r w:rsidR="00A03DA5">
        <w:rPr>
          <w:lang w:val="en-US"/>
        </w:rPr>
        <w:t>evolution of bed surface elevation and grain size distribution</w:t>
      </w:r>
      <w:r w:rsidR="00B332B4">
        <w:rPr>
          <w:lang w:val="en-US"/>
        </w:rPr>
        <w:t xml:space="preserve"> </w:t>
      </w:r>
      <w:r w:rsidR="00160D34">
        <w:rPr>
          <w:lang w:val="en-US"/>
        </w:rPr>
        <w:t>in large two-dimensional grids</w:t>
      </w:r>
      <w:r w:rsidR="000645CF">
        <w:rPr>
          <w:lang w:val="en-US"/>
        </w:rPr>
        <w:t xml:space="preserve"> based on </w:t>
      </w:r>
      <w:r w:rsidR="00F47281">
        <w:rPr>
          <w:lang w:val="en-US"/>
        </w:rPr>
        <w:t xml:space="preserve">the Exner equation for sediment mass balance. </w:t>
      </w:r>
      <w:r w:rsidR="00EE5937">
        <w:rPr>
          <w:lang w:val="en-US"/>
        </w:rPr>
        <w:t xml:space="preserve">To obtain the local shear stress and calculate bed load transport rates and grain sizes we </w:t>
      </w:r>
      <w:r w:rsidR="006B0480">
        <w:rPr>
          <w:lang w:val="en-US"/>
        </w:rPr>
        <w:t>extended the capabilities</w:t>
      </w:r>
      <w:r w:rsidR="00EE5937">
        <w:rPr>
          <w:lang w:val="en-US"/>
        </w:rPr>
        <w:t xml:space="preserve"> </w:t>
      </w:r>
      <w:r w:rsidR="006B0480">
        <w:rPr>
          <w:lang w:val="en-US"/>
        </w:rPr>
        <w:t xml:space="preserve">of </w:t>
      </w:r>
      <w:proofErr w:type="spellStart"/>
      <w:r w:rsidR="00EE5937">
        <w:rPr>
          <w:lang w:val="en-US"/>
        </w:rPr>
        <w:t>OverlandFlow</w:t>
      </w:r>
      <w:proofErr w:type="spellEnd"/>
      <w:r w:rsidR="00EE5937">
        <w:rPr>
          <w:lang w:val="en-US"/>
        </w:rPr>
        <w:t>, a hydrodynamics flow solver</w:t>
      </w:r>
      <w:r w:rsidR="006B0480">
        <w:rPr>
          <w:lang w:val="en-US"/>
        </w:rPr>
        <w:t xml:space="preserve">, </w:t>
      </w:r>
      <w:r w:rsidR="00EE5937">
        <w:rPr>
          <w:lang w:val="en-US"/>
        </w:rPr>
        <w:t>to include spatially variable roughness and rainfall inputs</w:t>
      </w:r>
      <w:r w:rsidR="00DC22DD">
        <w:rPr>
          <w:lang w:val="en-US"/>
        </w:rPr>
        <w:t>.</w:t>
      </w:r>
      <w:commentRangeEnd w:id="13"/>
      <w:r w:rsidR="00C6488B">
        <w:rPr>
          <w:rStyle w:val="CommentReference"/>
        </w:rPr>
        <w:commentReference w:id="13"/>
      </w:r>
      <w:r w:rsidR="00DC22DD">
        <w:rPr>
          <w:lang w:val="en-US"/>
        </w:rPr>
        <w:t xml:space="preserve"> </w:t>
      </w:r>
      <w:r w:rsidR="00060AC7">
        <w:rPr>
          <w:lang w:val="en-US"/>
        </w:rPr>
        <w:t xml:space="preserve">Our proposed LEM </w:t>
      </w:r>
      <w:commentRangeStart w:id="14"/>
      <w:r w:rsidR="00060AC7">
        <w:rPr>
          <w:lang w:val="en-US"/>
        </w:rPr>
        <w:t xml:space="preserve">correspond </w:t>
      </w:r>
      <w:commentRangeEnd w:id="14"/>
      <w:r w:rsidR="00C6488B">
        <w:rPr>
          <w:rStyle w:val="CommentReference"/>
        </w:rPr>
        <w:commentReference w:id="14"/>
      </w:r>
      <w:r w:rsidR="00060AC7">
        <w:rPr>
          <w:lang w:val="en-US"/>
        </w:rPr>
        <w:t xml:space="preserve">to the dynamic coupling of the modified version of </w:t>
      </w:r>
      <w:proofErr w:type="spellStart"/>
      <w:r w:rsidR="00060AC7">
        <w:rPr>
          <w:lang w:val="en-US"/>
        </w:rPr>
        <w:t>OverlandFlow</w:t>
      </w:r>
      <w:proofErr w:type="spellEnd"/>
      <w:r w:rsidR="00A35C96">
        <w:rPr>
          <w:lang w:val="en-US"/>
        </w:rPr>
        <w:t xml:space="preserve"> and </w:t>
      </w:r>
      <w:proofErr w:type="spellStart"/>
      <w:r w:rsidR="00A35C96">
        <w:rPr>
          <w:lang w:val="en-US"/>
        </w:rPr>
        <w:t>riverBedDynamics</w:t>
      </w:r>
      <w:proofErr w:type="spellEnd"/>
      <w:r w:rsidR="00A35C96">
        <w:rPr>
          <w:lang w:val="en-US"/>
        </w:rPr>
        <w:t>.</w:t>
      </w:r>
      <w:r w:rsidR="006B0480">
        <w:rPr>
          <w:lang w:val="en-US"/>
        </w:rPr>
        <w:t xml:space="preserve"> </w:t>
      </w:r>
      <w:r w:rsidR="00FF7765">
        <w:rPr>
          <w:lang w:val="en-US"/>
        </w:rPr>
        <w:t xml:space="preserve">Comparison of </w:t>
      </w:r>
      <w:r w:rsidR="00A35C96">
        <w:rPr>
          <w:lang w:val="en-US"/>
        </w:rPr>
        <w:t xml:space="preserve">our LEM </w:t>
      </w:r>
      <w:r w:rsidR="00FF7765">
        <w:rPr>
          <w:lang w:val="en-US"/>
        </w:rPr>
        <w:t xml:space="preserve">to analytical and previously reported solutions show that it </w:t>
      </w:r>
      <w:r w:rsidR="002E424D">
        <w:rPr>
          <w:lang w:val="en-US"/>
        </w:rPr>
        <w:t xml:space="preserve">can accurately predict </w:t>
      </w:r>
      <w:r w:rsidR="00CE7C36">
        <w:rPr>
          <w:lang w:val="en-US"/>
        </w:rPr>
        <w:t xml:space="preserve">time-varying </w:t>
      </w:r>
      <w:r w:rsidR="002E424D">
        <w:rPr>
          <w:lang w:val="en-US"/>
        </w:rPr>
        <w:t>local changes in</w:t>
      </w:r>
      <w:r w:rsidR="00274438">
        <w:rPr>
          <w:lang w:val="en-US"/>
        </w:rPr>
        <w:t xml:space="preserve"> bed surface elevation, including erosion and deposition, and </w:t>
      </w:r>
      <w:r w:rsidR="00AA0842">
        <w:rPr>
          <w:lang w:val="en-US"/>
        </w:rPr>
        <w:t>grain size distribution</w:t>
      </w:r>
      <w:r w:rsidR="0024258B">
        <w:rPr>
          <w:lang w:val="en-US"/>
        </w:rPr>
        <w:t>.</w:t>
      </w:r>
      <w:r w:rsidR="00684232">
        <w:rPr>
          <w:lang w:val="en-US"/>
        </w:rPr>
        <w:t xml:space="preserve"> </w:t>
      </w:r>
      <w:r w:rsidR="005274BC">
        <w:rPr>
          <w:lang w:val="en-US"/>
        </w:rPr>
        <w:t>Additionally, a</w:t>
      </w:r>
      <w:r w:rsidR="00FD51BA">
        <w:rPr>
          <w:lang w:val="en-US"/>
        </w:rPr>
        <w:t xml:space="preserve">n application </w:t>
      </w:r>
      <w:r w:rsidR="00F93391">
        <w:rPr>
          <w:lang w:val="en-US"/>
        </w:rPr>
        <w:t>on a synthetic watershed</w:t>
      </w:r>
      <w:r w:rsidR="00A96CFE">
        <w:rPr>
          <w:lang w:val="en-US"/>
        </w:rPr>
        <w:t xml:space="preserve"> </w:t>
      </w:r>
      <w:proofErr w:type="gramStart"/>
      <w:r w:rsidR="00A96CFE">
        <w:rPr>
          <w:lang w:val="en-US"/>
        </w:rPr>
        <w:t>illustrate</w:t>
      </w:r>
      <w:proofErr w:type="gramEnd"/>
      <w:r w:rsidR="00893E74">
        <w:rPr>
          <w:lang w:val="en-US"/>
        </w:rPr>
        <w:t xml:space="preserve"> how </w:t>
      </w:r>
      <w:ins w:id="15" w:author="Anderson, Samuel R" w:date="2022-07-31T11:50:00Z">
        <w:r w:rsidR="00C6488B">
          <w:rPr>
            <w:lang w:val="en-US"/>
          </w:rPr>
          <w:t xml:space="preserve">varying </w:t>
        </w:r>
      </w:ins>
      <w:r w:rsidR="00CF29EC">
        <w:rPr>
          <w:lang w:val="en-US"/>
        </w:rPr>
        <w:t xml:space="preserve">bed evolution and rainfall intensity </w:t>
      </w:r>
      <w:del w:id="16" w:author="Anderson, Samuel R" w:date="2022-07-31T11:50:00Z">
        <w:r w:rsidR="00CF29EC" w:rsidDel="00C6488B">
          <w:rPr>
            <w:lang w:val="en-US"/>
          </w:rPr>
          <w:delText xml:space="preserve">distribution </w:delText>
        </w:r>
      </w:del>
      <w:r w:rsidR="001D6C56">
        <w:rPr>
          <w:lang w:val="en-US"/>
        </w:rPr>
        <w:t xml:space="preserve">can </w:t>
      </w:r>
      <w:r w:rsidR="00D5732E">
        <w:rPr>
          <w:lang w:val="en-US"/>
        </w:rPr>
        <w:t xml:space="preserve">have different degrees of </w:t>
      </w:r>
      <w:r w:rsidR="001D6C56">
        <w:rPr>
          <w:lang w:val="en-US"/>
        </w:rPr>
        <w:t xml:space="preserve">impact </w:t>
      </w:r>
      <w:r w:rsidR="00D5732E">
        <w:rPr>
          <w:lang w:val="en-US"/>
        </w:rPr>
        <w:t xml:space="preserve">in </w:t>
      </w:r>
      <w:r w:rsidR="001D6C56">
        <w:rPr>
          <w:lang w:val="en-US"/>
        </w:rPr>
        <w:t xml:space="preserve">flow discharge and bed </w:t>
      </w:r>
      <w:r w:rsidR="008A431E">
        <w:rPr>
          <w:lang w:val="en-US"/>
        </w:rPr>
        <w:t xml:space="preserve">surface elevation </w:t>
      </w:r>
      <w:r w:rsidR="00D5732E">
        <w:rPr>
          <w:lang w:val="en-US"/>
        </w:rPr>
        <w:t xml:space="preserve">across the </w:t>
      </w:r>
      <w:r w:rsidR="00101FE1">
        <w:rPr>
          <w:lang w:val="en-US"/>
        </w:rPr>
        <w:t>domain</w:t>
      </w:r>
      <w:r w:rsidR="00A50E88">
        <w:rPr>
          <w:lang w:val="en-US"/>
        </w:rPr>
        <w:t>.</w:t>
      </w:r>
    </w:p>
    <w:p w14:paraId="27902436" w14:textId="5C400849" w:rsidR="00160D34" w:rsidRDefault="00160D34" w:rsidP="00A03DA5">
      <w:pPr>
        <w:rPr>
          <w:lang w:val="en-US"/>
        </w:rPr>
      </w:pPr>
    </w:p>
    <w:p w14:paraId="41868303" w14:textId="103A886B" w:rsidR="00C82F79" w:rsidRPr="0040044E" w:rsidRDefault="00C82F79" w:rsidP="00C82F79">
      <w:pPr>
        <w:pStyle w:val="Heading1"/>
        <w:rPr>
          <w:lang w:val="en-US"/>
        </w:rPr>
      </w:pPr>
      <w:r w:rsidRPr="0040044E">
        <w:rPr>
          <w:lang w:val="en-US"/>
        </w:rPr>
        <w:lastRenderedPageBreak/>
        <w:t xml:space="preserve">1 </w:t>
      </w:r>
      <w:r w:rsidR="001A6A30" w:rsidRPr="0040044E">
        <w:rPr>
          <w:lang w:val="en-US"/>
        </w:rPr>
        <w:t>Introduction</w:t>
      </w:r>
    </w:p>
    <w:p w14:paraId="344561BD" w14:textId="2EACCBEF" w:rsidR="008B4DC3" w:rsidRDefault="00101FE1" w:rsidP="008B4DC3">
      <w:pPr>
        <w:rPr>
          <w:lang w:val="en-US"/>
        </w:rPr>
      </w:pPr>
      <w:r>
        <w:rPr>
          <w:lang w:val="en-US"/>
        </w:rPr>
        <w:t>LEM are a fundamental</w:t>
      </w:r>
      <w:r w:rsidR="00AD2570">
        <w:rPr>
          <w:lang w:val="en-US"/>
        </w:rPr>
        <w:t xml:space="preserve"> </w:t>
      </w:r>
      <w:r>
        <w:rPr>
          <w:lang w:val="en-US"/>
        </w:rPr>
        <w:t xml:space="preserve">tool for </w:t>
      </w:r>
      <w:r w:rsidR="00AD2570">
        <w:rPr>
          <w:lang w:val="en-US"/>
        </w:rPr>
        <w:t xml:space="preserve">geomorphologist because </w:t>
      </w:r>
      <w:r w:rsidR="00FF4CF1">
        <w:rPr>
          <w:lang w:val="en-US"/>
        </w:rPr>
        <w:t xml:space="preserve">they allow </w:t>
      </w:r>
      <w:ins w:id="17" w:author="Anderson, Samuel R" w:date="2022-07-31T11:50:00Z">
        <w:r w:rsidR="00C6488B">
          <w:rPr>
            <w:lang w:val="en-US"/>
          </w:rPr>
          <w:t xml:space="preserve">one to </w:t>
        </w:r>
      </w:ins>
      <w:proofErr w:type="spellStart"/>
      <w:r w:rsidR="003330EE">
        <w:rPr>
          <w:lang w:val="en-US"/>
        </w:rPr>
        <w:t>predict</w:t>
      </w:r>
      <w:del w:id="18" w:author="Anderson, Samuel R" w:date="2022-07-31T11:50:00Z">
        <w:r w:rsidR="003330EE" w:rsidDel="00C6488B">
          <w:rPr>
            <w:lang w:val="en-US"/>
          </w:rPr>
          <w:delText>ing</w:delText>
        </w:r>
        <w:r w:rsidR="005D30F0" w:rsidDel="00C6488B">
          <w:rPr>
            <w:lang w:val="en-US"/>
          </w:rPr>
          <w:delText xml:space="preserve"> </w:delText>
        </w:r>
      </w:del>
      <w:r w:rsidR="005D30F0">
        <w:rPr>
          <w:lang w:val="en-US"/>
        </w:rPr>
        <w:t>terrain</w:t>
      </w:r>
      <w:proofErr w:type="spellEnd"/>
      <w:r w:rsidR="005D30F0">
        <w:rPr>
          <w:lang w:val="en-US"/>
        </w:rPr>
        <w:t xml:space="preserve"> </w:t>
      </w:r>
      <w:r w:rsidR="00473EFF">
        <w:rPr>
          <w:lang w:val="en-US"/>
        </w:rPr>
        <w:t>c</w:t>
      </w:r>
      <w:r w:rsidR="00C46EAF">
        <w:rPr>
          <w:lang w:val="en-US"/>
        </w:rPr>
        <w:t>hange</w:t>
      </w:r>
      <w:r w:rsidR="00473EFF">
        <w:rPr>
          <w:lang w:val="en-US"/>
        </w:rPr>
        <w:t>s</w:t>
      </w:r>
      <w:r w:rsidR="00C46EAF">
        <w:rPr>
          <w:lang w:val="en-US"/>
        </w:rPr>
        <w:t xml:space="preserve"> under different possible </w:t>
      </w:r>
      <w:del w:id="19" w:author="Anderson, Samuel R" w:date="2022-07-31T11:51:00Z">
        <w:r w:rsidR="00C46EAF" w:rsidDel="00C6488B">
          <w:rPr>
            <w:lang w:val="en-US"/>
          </w:rPr>
          <w:delText>scenarios</w:delText>
        </w:r>
        <w:r w:rsidR="00A91F6E" w:rsidDel="00C6488B">
          <w:rPr>
            <w:lang w:val="en-US"/>
          </w:rPr>
          <w:delText xml:space="preserve"> of </w:delText>
        </w:r>
      </w:del>
      <w:r w:rsidR="00A91F6E">
        <w:rPr>
          <w:lang w:val="en-US"/>
        </w:rPr>
        <w:t>climate</w:t>
      </w:r>
      <w:r w:rsidR="00A550E5">
        <w:rPr>
          <w:lang w:val="en-US"/>
        </w:rPr>
        <w:t xml:space="preserve">, </w:t>
      </w:r>
      <w:commentRangeStart w:id="20"/>
      <w:r w:rsidR="00A550E5">
        <w:rPr>
          <w:lang w:val="en-US"/>
        </w:rPr>
        <w:t>management</w:t>
      </w:r>
      <w:commentRangeEnd w:id="20"/>
      <w:r w:rsidR="00C6488B">
        <w:rPr>
          <w:rStyle w:val="CommentReference"/>
        </w:rPr>
        <w:commentReference w:id="20"/>
      </w:r>
      <w:r w:rsidR="00A550E5">
        <w:rPr>
          <w:lang w:val="en-US"/>
        </w:rPr>
        <w:t>,</w:t>
      </w:r>
      <w:ins w:id="21" w:author="Anderson, Samuel R" w:date="2022-07-31T11:51:00Z">
        <w:r w:rsidR="00C6488B">
          <w:rPr>
            <w:lang w:val="en-US"/>
          </w:rPr>
          <w:t xml:space="preserve"> or</w:t>
        </w:r>
      </w:ins>
      <w:r w:rsidR="00A550E5">
        <w:rPr>
          <w:lang w:val="en-US"/>
        </w:rPr>
        <w:t xml:space="preserve"> </w:t>
      </w:r>
      <w:r w:rsidR="00474B1D">
        <w:rPr>
          <w:lang w:val="en-US"/>
        </w:rPr>
        <w:t>urban development</w:t>
      </w:r>
      <w:ins w:id="22" w:author="Anderson, Samuel R" w:date="2022-07-31T11:51:00Z">
        <w:r w:rsidR="00C6488B">
          <w:rPr>
            <w:lang w:val="en-US"/>
          </w:rPr>
          <w:t xml:space="preserve"> scenarios </w:t>
        </w:r>
      </w:ins>
      <w:del w:id="23" w:author="Anderson, Samuel R" w:date="2022-07-31T11:51:00Z">
        <w:r w:rsidR="00A550E5" w:rsidDel="00C6488B">
          <w:rPr>
            <w:lang w:val="en-US"/>
          </w:rPr>
          <w:delText>, etc.</w:delText>
        </w:r>
      </w:del>
      <w:r w:rsidR="00BE408C">
        <w:rPr>
          <w:lang w:val="en-US"/>
        </w:rPr>
        <w:t xml:space="preserve"> </w:t>
      </w:r>
      <w:r w:rsidR="00BE408C">
        <w:rPr>
          <w:lang w:val="en-US"/>
        </w:rPr>
        <w:fldChar w:fldCharType="begin" w:fldLock="1"/>
      </w:r>
      <w:r w:rsidR="00282600">
        <w:rPr>
          <w:lang w:val="en-US"/>
        </w:rPr>
        <w:instrText>ADDIN CSL_CITATION {"citationItems":[{"id":"ITEM-1","itemData":{"DOI":"doi.org/10.1002/hyp.426","ISSN":"1469672X","author":[{"dropping-particle":"","family":"Coulthard","given":"T.J.","non-dropping-particle":"","parse-names":false,"suffix":""}],"container-title":"Hydrological Processes","id":"ITEM-1","issued":{"date-parts":[["2001"]]},"page":"165-173","title":"Landscape evolution models: a software review","type":"article-journal","volume":"15"},"uris":["http://www.mendeley.com/documents/?uuid=fb4bf112-0308-4e62-a4b7-915eb993b19c"]}],"mendeley":{"formattedCitation":"(Coulthard, 2001)","plainTextFormattedCitation":"(Coulthard, 2001)","previouslyFormattedCitation":"(Coulthard, 2001)"},"properties":{"noteIndex":0},"schema":"https://github.com/citation-style-language/schema/raw/master/csl-citation.json"}</w:instrText>
      </w:r>
      <w:r w:rsidR="00BE408C">
        <w:rPr>
          <w:lang w:val="en-US"/>
        </w:rPr>
        <w:fldChar w:fldCharType="separate"/>
      </w:r>
      <w:r w:rsidR="00BE408C" w:rsidRPr="00BE408C">
        <w:rPr>
          <w:noProof/>
          <w:lang w:val="en-US"/>
        </w:rPr>
        <w:t>(Coulthard, 2001)</w:t>
      </w:r>
      <w:r w:rsidR="00BE408C">
        <w:rPr>
          <w:lang w:val="en-US"/>
        </w:rPr>
        <w:fldChar w:fldCharType="end"/>
      </w:r>
      <w:r w:rsidR="00C46EAF">
        <w:rPr>
          <w:lang w:val="en-US"/>
        </w:rPr>
        <w:t>.</w:t>
      </w:r>
      <w:r w:rsidR="00BD01AB">
        <w:rPr>
          <w:lang w:val="en-US"/>
        </w:rPr>
        <w:t xml:space="preserve"> </w:t>
      </w:r>
      <w:r w:rsidR="008E7CC2">
        <w:rPr>
          <w:lang w:val="en-US"/>
        </w:rPr>
        <w:t xml:space="preserve">Currently </w:t>
      </w:r>
      <w:r w:rsidR="00B94E9B">
        <w:rPr>
          <w:lang w:val="en-US"/>
        </w:rPr>
        <w:t xml:space="preserve">available </w:t>
      </w:r>
      <w:r w:rsidR="00371046">
        <w:rPr>
          <w:lang w:val="en-US"/>
        </w:rPr>
        <w:t>computational models usually differ in the number of different physical processes considered</w:t>
      </w:r>
      <w:r w:rsidR="0003622A">
        <w:rPr>
          <w:lang w:val="en-US"/>
        </w:rPr>
        <w:t>, the</w:t>
      </w:r>
      <w:r w:rsidR="00F63B71">
        <w:rPr>
          <w:lang w:val="en-US"/>
        </w:rPr>
        <w:t xml:space="preserve"> way they route </w:t>
      </w:r>
      <w:r w:rsidR="00371046">
        <w:rPr>
          <w:lang w:val="en-US"/>
        </w:rPr>
        <w:t>water</w:t>
      </w:r>
      <w:r w:rsidR="00790486">
        <w:rPr>
          <w:lang w:val="en-US"/>
        </w:rPr>
        <w:t xml:space="preserve"> and sediment</w:t>
      </w:r>
      <w:r w:rsidR="00371046">
        <w:rPr>
          <w:lang w:val="en-US"/>
        </w:rPr>
        <w:t xml:space="preserve"> across a landscape</w:t>
      </w:r>
      <w:r w:rsidR="007D1C96">
        <w:rPr>
          <w:lang w:val="en-US"/>
        </w:rPr>
        <w:t xml:space="preserve">, </w:t>
      </w:r>
      <w:r w:rsidR="00371046">
        <w:rPr>
          <w:lang w:val="en-US"/>
        </w:rPr>
        <w:t>and</w:t>
      </w:r>
      <w:r w:rsidR="00F62FE9">
        <w:rPr>
          <w:lang w:val="en-US"/>
        </w:rPr>
        <w:t xml:space="preserve"> how the</w:t>
      </w:r>
      <w:r w:rsidR="00517900">
        <w:rPr>
          <w:lang w:val="en-US"/>
        </w:rPr>
        <w:t xml:space="preserve"> domain and its features</w:t>
      </w:r>
      <w:r w:rsidR="00F62FE9">
        <w:rPr>
          <w:lang w:val="en-US"/>
        </w:rPr>
        <w:t xml:space="preserve"> are represented</w:t>
      </w:r>
      <w:r w:rsidR="00650BE4">
        <w:rPr>
          <w:lang w:val="en-US"/>
        </w:rPr>
        <w:t xml:space="preserve"> when solving</w:t>
      </w:r>
      <w:r w:rsidR="00517900">
        <w:rPr>
          <w:lang w:val="en-US"/>
        </w:rPr>
        <w:t xml:space="preserve"> the governing equations </w:t>
      </w:r>
      <w:r w:rsidR="00517900">
        <w:rPr>
          <w:lang w:val="en-US"/>
        </w:rPr>
        <w:fldChar w:fldCharType="begin" w:fldLock="1"/>
      </w:r>
      <w:r w:rsidR="007F557A">
        <w:rPr>
          <w:lang w:val="en-US"/>
        </w:rPr>
        <w:instrText>ADDIN CSL_CITATION {"citationItems":[{"id":"ITEM-1","itemData":{"DOI":"doi.org/10.1002/hyp.426","ISSN":"1469672X","author":[{"dropping-particle":"","family":"Coulthard","given":"T.J.","non-dropping-particle":"","parse-names":false,"suffix":""}],"container-title":"Hydrological Processes","id":"ITEM-1","issued":{"date-parts":[["2001"]]},"page":"165-173","title":"Landscape evolution models: a software review","type":"article-journal","volume":"15"},"uris":["http://www.mendeley.com/documents/?uuid=fb4bf112-0308-4e62-a4b7-915eb993b19c"]},{"id":"ITEM-2","itemData":{"DOI":"10.1002/esp.4162","author":[{"dropping-particle":"","family":"Temme","given":"A.J.A.M.","non-dropping-particle":"","parse-names":false,"suffix":""},{"dropping-particle":"","family":"Armitage","given":"J.","non-dropping-particle":"","parse-names":false,"suffix":""},{"dropping-particle":"","family":"Attal","given":"M.","non-dropping-particle":"","parse-names":false,"suffix":""},{"dropping-particle":"","family":"Gorp","given":"Wouter","non-dropping-particle":"van","parse-names":false,"suffix":""},{"dropping-particle":"","family":"Coulthard","given":"T.J.","non-dropping-particle":"","parse-names":false,"suffix":""},{"dropping-particle":"","family":"Schoorl","given":"J.M.","non-dropping-particle":"","parse-names":false,"suffix":""}],"container-title":"Earth Surface Processes and Landforms","id":"ITEM-2","issued":{"date-parts":[["2017"]]},"page":"2167-2183","title":"Developing, choosing and using landscape evolution models to inform field-based landscape reconstruction studies","type":"article-journal","volume":"42"},"uris":["http://www.mendeley.com/documents/?uuid=ad5ff22b-8a01-4432-b297-dd6d278fd8c5"]},{"id":"ITEM-3","itemData":{"DOI":"10.1016/S1571-0866(03)01012-1","ISSN":"15710866","author":[{"dropping-particle":"","family":"Pazzaglia","given":"Frank J.","non-dropping-particle":"","parse-names":false,"suffix":""}],"container-title":"Developments in Quaternary Science","id":"ITEM-3","issued":{"date-parts":[["2003"]]},"page":"247-274","title":"Landscape evolution models","type":"article-journal","volume":"1"},"uris":["http://www.mendeley.com/documents/?uuid=f1b795fa-da06-4adc-9060-5a2d07cb64ea"]}],"mendeley":{"formattedCitation":"(Coulthard, 2001; Pazzaglia, 2003; Temme et al., 2017)","plainTextFormattedCitation":"(Coulthard, 2001; Pazzaglia, 2003; Temme et al., 2017)","previouslyFormattedCitation":"(Coulthard, 2001; Pazzaglia, 2003; Temme et al., 2017)"},"properties":{"noteIndex":0},"schema":"https://github.com/citation-style-language/schema/raw/master/csl-citation.json"}</w:instrText>
      </w:r>
      <w:r w:rsidR="00517900">
        <w:rPr>
          <w:lang w:val="en-US"/>
        </w:rPr>
        <w:fldChar w:fldCharType="separate"/>
      </w:r>
      <w:r w:rsidR="00517900" w:rsidRPr="00A02DD7">
        <w:rPr>
          <w:noProof/>
          <w:lang w:val="en-US"/>
        </w:rPr>
        <w:t>(Coulthard, 2001; Pazzaglia, 2003; Temme et al., 2017)</w:t>
      </w:r>
      <w:r w:rsidR="00517900">
        <w:rPr>
          <w:lang w:val="en-US"/>
        </w:rPr>
        <w:fldChar w:fldCharType="end"/>
      </w:r>
      <w:r w:rsidR="000012EA">
        <w:rPr>
          <w:lang w:val="en-US"/>
        </w:rPr>
        <w:t xml:space="preserve">. </w:t>
      </w:r>
      <w:r w:rsidR="00C00818">
        <w:rPr>
          <w:lang w:val="en-US"/>
        </w:rPr>
        <w:t>For instance</w:t>
      </w:r>
      <w:r w:rsidR="00B708F1">
        <w:rPr>
          <w:lang w:val="en-US"/>
        </w:rPr>
        <w:t xml:space="preserve">, </w:t>
      </w:r>
      <w:del w:id="24" w:author="Anderson, Samuel R" w:date="2022-07-31T11:53:00Z">
        <w:r w:rsidR="00410220" w:rsidDel="00C54F78">
          <w:rPr>
            <w:lang w:val="en-US"/>
          </w:rPr>
          <w:delText xml:space="preserve">when dealing with water transport </w:delText>
        </w:r>
      </w:del>
      <w:r w:rsidR="000E46E6">
        <w:rPr>
          <w:lang w:val="en-US"/>
        </w:rPr>
        <w:t xml:space="preserve">the </w:t>
      </w:r>
      <w:r w:rsidR="000750C1">
        <w:rPr>
          <w:lang w:val="en-US"/>
        </w:rPr>
        <w:t xml:space="preserve">GOLEM model </w:t>
      </w:r>
      <w:r w:rsidR="000750C1">
        <w:rPr>
          <w:lang w:val="en-US"/>
        </w:rPr>
        <w:fldChar w:fldCharType="begin" w:fldLock="1"/>
      </w:r>
      <w:r w:rsidR="00C45E43">
        <w:rPr>
          <w:lang w:val="en-US"/>
        </w:rPr>
        <w:instrText>ADDIN CSL_CITATION {"citationItems":[{"id":"ITEM-1","itemData":{"DOI":"10.1029/94jb00320","ISSN":"01480227","abstract":"Erosional escarpments are common features of high-elevation rifted continents. Fission trace data suggest that these escarpments form by baselevel lowering and/or marginal uplift during rifting, followed by lateral retreat of an erosion front across tens to hundreds of kilometers. Previous modeling studies have shown that this characteristic pattern of denudation can have a profound impact upon marginal isostatic uplift and the evolution of offshore sedimentary basins. Yet at present there is only a rudimentary understanding of the geomorphic mechanisms capable of driving such prolonged escarpment retreat. In this study we present a nonlinear, two-dimensional landscape evolution model that is used to assess the necessary and sufficient conditions for long-term retreat of a rift-generated escarpment. Of all the conditions discussed here, high continental elevation is common to most rift margin escarpments and may ultimately be the most important factor. -after Authors","author":[{"dropping-particle":"","family":"Tucker","given":"Gregory E.","non-dropping-particle":"","parse-names":false,"suffix":""},{"dropping-particle":"","family":"Slingerland","given":"R. L.","non-dropping-particle":"","parse-names":false,"suffix":""}],"container-title":"Journal of Geophysical Research","id":"ITEM-1","issue":"B6","issued":{"date-parts":[["1994"]]},"title":"Erosional dynamics, flexural isostasy, and long-lived escarpments: a numerical modeling study","type":"article-journal","volume":"99"},"uris":["http://www.mendeley.com/documents/?uuid=d48a5ab7-8e44-4331-b3e0-ab0ed529f688"]}],"mendeley":{"formattedCitation":"(Tucker &amp; Slingerland, 1994)","plainTextFormattedCitation":"(Tucker &amp; Slingerland, 1994)","previouslyFormattedCitation":"(Tucker &amp; Slingerland, 1994)"},"properties":{"noteIndex":0},"schema":"https://github.com/citation-style-language/schema/raw/master/csl-citation.json"}</w:instrText>
      </w:r>
      <w:r w:rsidR="000750C1">
        <w:rPr>
          <w:lang w:val="en-US"/>
        </w:rPr>
        <w:fldChar w:fldCharType="separate"/>
      </w:r>
      <w:r w:rsidR="000750C1" w:rsidRPr="007C0746">
        <w:rPr>
          <w:noProof/>
          <w:lang w:val="en-US"/>
        </w:rPr>
        <w:t>(Tucker &amp; Slingerland, 1994)</w:t>
      </w:r>
      <w:r w:rsidR="000750C1">
        <w:rPr>
          <w:lang w:val="en-US"/>
        </w:rPr>
        <w:fldChar w:fldCharType="end"/>
      </w:r>
      <w:r w:rsidR="000750C1">
        <w:rPr>
          <w:lang w:val="en-US"/>
        </w:rPr>
        <w:t xml:space="preserve"> </w:t>
      </w:r>
      <w:r w:rsidR="001D78E0">
        <w:rPr>
          <w:lang w:val="en-US"/>
        </w:rPr>
        <w:t xml:space="preserve">assumes a </w:t>
      </w:r>
      <w:r w:rsidR="00EA6378">
        <w:rPr>
          <w:lang w:val="en-US"/>
        </w:rPr>
        <w:t>steady</w:t>
      </w:r>
      <w:r w:rsidR="0017358A">
        <w:rPr>
          <w:lang w:val="en-US"/>
        </w:rPr>
        <w:t xml:space="preserve"> si</w:t>
      </w:r>
      <w:r w:rsidR="000D2FCF">
        <w:rPr>
          <w:lang w:val="en-US"/>
        </w:rPr>
        <w:t>n</w:t>
      </w:r>
      <w:r w:rsidR="0017358A">
        <w:rPr>
          <w:lang w:val="en-US"/>
        </w:rPr>
        <w:t>gle</w:t>
      </w:r>
      <w:r w:rsidR="000D2FCF">
        <w:rPr>
          <w:lang w:val="en-US"/>
        </w:rPr>
        <w:t>-flow-</w:t>
      </w:r>
      <w:r w:rsidR="0017358A">
        <w:rPr>
          <w:lang w:val="en-US"/>
        </w:rPr>
        <w:t>direction</w:t>
      </w:r>
      <w:r w:rsidR="00EA6378">
        <w:rPr>
          <w:lang w:val="en-US"/>
        </w:rPr>
        <w:t xml:space="preserve"> water discharge </w:t>
      </w:r>
      <w:r w:rsidR="003013AA">
        <w:rPr>
          <w:lang w:val="en-US"/>
        </w:rPr>
        <w:t>defined</w:t>
      </w:r>
      <w:r w:rsidR="00FC1422" w:rsidRPr="007F1A28">
        <w:rPr>
          <w:lang w:val="en-US"/>
        </w:rPr>
        <w:t xml:space="preserve"> as </w:t>
      </w:r>
      <w:r w:rsidR="003013AA">
        <w:rPr>
          <w:lang w:val="en-US"/>
        </w:rPr>
        <w:t>the</w:t>
      </w:r>
      <w:r w:rsidR="00FC1422" w:rsidRPr="007F1A28">
        <w:rPr>
          <w:lang w:val="en-US"/>
        </w:rPr>
        <w:t xml:space="preserve"> product of drainage area and rainfall rate</w:t>
      </w:r>
      <w:r w:rsidR="003013AA">
        <w:rPr>
          <w:lang w:val="en-US"/>
        </w:rPr>
        <w:t xml:space="preserve">. </w:t>
      </w:r>
      <w:r w:rsidR="000E46E6">
        <w:rPr>
          <w:lang w:val="en-US"/>
        </w:rPr>
        <w:t xml:space="preserve">CAESAR </w:t>
      </w:r>
      <w:r w:rsidR="000E46E6">
        <w:rPr>
          <w:lang w:val="en-US"/>
        </w:rPr>
        <w:fldChar w:fldCharType="begin" w:fldLock="1"/>
      </w:r>
      <w:r w:rsidR="000E46E6">
        <w:rPr>
          <w:lang w:val="en-US"/>
        </w:rPr>
        <w:instrText>ADDIN CSL_CITATION {"citationItems":[{"id":"ITEM-1","itemData":{"DOI":"10.1002/esp.318","ISSN":"01979337","abstract":"The CAESAR (Cellular Automaton Evolutionary Slope And River) model is used to simulate the Holocene development of a small upland catchment (4.2 km2) and the alluvial fan at its base. The model operates at a 3 m grid scale and simulates every flood over the last 9200 years, using a rainfall record reconstructed from peat bog wetness indices and land cover history derived from palynological sources. Model results show that the simulated catchment sediment discharge above the alluvial fan closely follows the climate signal, but with an increase in the amplitude of response after deforestation. The important effects of sediment storage and remobilization are shown, and findings suggest that soil creep rates may be an important control on long term (&gt; 1000 years) temperate catchment sediment yield. The simulated alluvial fan shows a complex and episodic behaviour, with frequent avulsions across the fan surface. However, there appears to be no clear link between fan response and climate or land use changes suggesting that Holocene alluvial fan dynamics may be the result of phases of sediment storage and remobilization, or instabilities and thresholds within the fan itself. Copyright © 2002 John Wiley and Sons, Ltd.","author":[{"dropping-particle":"","family":"Coulthard","given":"T. J.","non-dropping-particle":"","parse-names":false,"suffix":""},{"dropping-particle":"","family":"Macklin","given":"M. G.","non-dropping-particle":"","parse-names":false,"suffix":""},{"dropping-particle":"","family":"Kirkby","given":"M. J.","non-dropping-particle":"","parse-names":false,"suffix":""}],"container-title":"Earth Surface Processes and Landforms","id":"ITEM-1","issue":"3","issued":{"date-parts":[["2002"]]},"page":"269-288","title":"A cellular model of Holocene upland river basin and alluvial fan evolution","type":"article-journal","volume":"27"},"uris":["http://www.mendeley.com/documents/?uuid=f840faa6-9a0b-4265-81b6-5fe2d9c33281"]}],"mendeley":{"formattedCitation":"(Coulthard et al., 2002)","plainTextFormattedCitation":"(Coulthard et al., 2002)","previouslyFormattedCitation":"(Coulthard et al., 2002)"},"properties":{"noteIndex":0},"schema":"https://github.com/citation-style-language/schema/raw/master/csl-citation.json"}</w:instrText>
      </w:r>
      <w:r w:rsidR="000E46E6">
        <w:rPr>
          <w:lang w:val="en-US"/>
        </w:rPr>
        <w:fldChar w:fldCharType="separate"/>
      </w:r>
      <w:r w:rsidR="000E46E6" w:rsidRPr="007F557A">
        <w:rPr>
          <w:noProof/>
          <w:lang w:val="en-US"/>
        </w:rPr>
        <w:t>(Coulthard et al., 2002)</w:t>
      </w:r>
      <w:r w:rsidR="000E46E6">
        <w:rPr>
          <w:lang w:val="en-US"/>
        </w:rPr>
        <w:fldChar w:fldCharType="end"/>
      </w:r>
      <w:r w:rsidR="000E46E6">
        <w:rPr>
          <w:lang w:val="en-US"/>
        </w:rPr>
        <w:t xml:space="preserve"> </w:t>
      </w:r>
      <w:r w:rsidR="004A0567">
        <w:rPr>
          <w:lang w:val="en-US"/>
        </w:rPr>
        <w:t xml:space="preserve">uses </w:t>
      </w:r>
      <w:del w:id="25" w:author="Anderson, Samuel R" w:date="2022-07-31T11:54:00Z">
        <w:r w:rsidR="004A0567" w:rsidDel="00C54F78">
          <w:rPr>
            <w:lang w:val="en-US"/>
          </w:rPr>
          <w:delText xml:space="preserve">a </w:delText>
        </w:r>
        <w:r w:rsidR="00F65740" w:rsidDel="00C54F78">
          <w:rPr>
            <w:lang w:val="en-US"/>
          </w:rPr>
          <w:delText xml:space="preserve">different </w:delText>
        </w:r>
        <w:r w:rsidR="009D27AD" w:rsidDel="00C54F78">
          <w:rPr>
            <w:lang w:val="en-US"/>
          </w:rPr>
          <w:delText>method</w:delText>
        </w:r>
        <w:r w:rsidR="00E327F1" w:rsidDel="00C54F78">
          <w:rPr>
            <w:lang w:val="en-US"/>
          </w:rPr>
          <w:delText xml:space="preserve"> to avoid </w:delText>
        </w:r>
        <w:commentRangeStart w:id="26"/>
        <w:r w:rsidR="00E327F1" w:rsidDel="00C54F78">
          <w:rPr>
            <w:lang w:val="en-US"/>
          </w:rPr>
          <w:delText>single flow direction</w:delText>
        </w:r>
        <w:commentRangeEnd w:id="26"/>
        <w:r w:rsidR="00C54F78" w:rsidDel="00C54F78">
          <w:rPr>
            <w:rStyle w:val="CommentReference"/>
          </w:rPr>
          <w:commentReference w:id="26"/>
        </w:r>
        <w:r w:rsidR="001537A6" w:rsidDel="00C54F78">
          <w:rPr>
            <w:lang w:val="en-US"/>
          </w:rPr>
          <w:delText xml:space="preserve">, they implemented </w:delText>
        </w:r>
      </w:del>
      <w:r w:rsidR="001537A6">
        <w:rPr>
          <w:lang w:val="en-US"/>
        </w:rPr>
        <w:t xml:space="preserve">a </w:t>
      </w:r>
      <w:r w:rsidR="00E327F1">
        <w:rPr>
          <w:lang w:val="en-US"/>
        </w:rPr>
        <w:t xml:space="preserve"> routing</w:t>
      </w:r>
      <w:r w:rsidR="001537A6">
        <w:rPr>
          <w:lang w:val="en-US"/>
        </w:rPr>
        <w:t xml:space="preserve"> </w:t>
      </w:r>
      <w:r w:rsidR="004A0567">
        <w:rPr>
          <w:lang w:val="en-US"/>
        </w:rPr>
        <w:t xml:space="preserve">scanning </w:t>
      </w:r>
      <w:r w:rsidR="00760969">
        <w:rPr>
          <w:lang w:val="en-US"/>
        </w:rPr>
        <w:t>algorithm to define flow direction</w:t>
      </w:r>
      <w:r w:rsidR="00BC4BD2">
        <w:rPr>
          <w:lang w:val="en-US"/>
        </w:rPr>
        <w:t xml:space="preserve">, </w:t>
      </w:r>
      <w:del w:id="27" w:author="Anderson, Samuel R" w:date="2022-07-31T11:54:00Z">
        <w:r w:rsidR="00BC4BD2" w:rsidDel="00C54F78">
          <w:rPr>
            <w:lang w:val="en-US"/>
          </w:rPr>
          <w:delText xml:space="preserve">thus </w:delText>
        </w:r>
      </w:del>
      <w:r w:rsidR="00BC4BD2">
        <w:rPr>
          <w:lang w:val="en-US"/>
        </w:rPr>
        <w:t>allowing</w:t>
      </w:r>
      <w:ins w:id="28" w:author="Anderson, Samuel R" w:date="2022-07-31T11:54:00Z">
        <w:r w:rsidR="00C54F78">
          <w:rPr>
            <w:lang w:val="en-US"/>
          </w:rPr>
          <w:t xml:space="preserve"> for</w:t>
        </w:r>
      </w:ins>
      <w:r w:rsidR="00BC4BD2">
        <w:rPr>
          <w:lang w:val="en-US"/>
        </w:rPr>
        <w:t xml:space="preserve"> multiple-flow-directions</w:t>
      </w:r>
      <w:ins w:id="29" w:author="Anderson, Samuel R" w:date="2022-07-31T11:54:00Z">
        <w:r w:rsidR="00C54F78">
          <w:rPr>
            <w:lang w:val="en-US"/>
          </w:rPr>
          <w:t>, thus avoiding single flow direction</w:t>
        </w:r>
      </w:ins>
      <w:r w:rsidR="00BC4BD2">
        <w:rPr>
          <w:lang w:val="en-US"/>
        </w:rPr>
        <w:t>.</w:t>
      </w:r>
      <w:r w:rsidR="00410220">
        <w:rPr>
          <w:lang w:val="en-US"/>
        </w:rPr>
        <w:t xml:space="preserve"> </w:t>
      </w:r>
      <w:r w:rsidR="00756393">
        <w:rPr>
          <w:lang w:val="en-US"/>
        </w:rPr>
        <w:t xml:space="preserve">In terms of </w:t>
      </w:r>
      <w:r w:rsidR="006B6F3E">
        <w:rPr>
          <w:lang w:val="en-US"/>
        </w:rPr>
        <w:t xml:space="preserve">defining a drainage network or small channels </w:t>
      </w:r>
      <w:r w:rsidR="00A07CF7">
        <w:rPr>
          <w:lang w:val="en-US"/>
        </w:rPr>
        <w:t xml:space="preserve">(relative to the cell size) </w:t>
      </w:r>
      <w:r w:rsidR="006B6F3E">
        <w:rPr>
          <w:lang w:val="en-US"/>
        </w:rPr>
        <w:t>within a catchment</w:t>
      </w:r>
      <w:ins w:id="30" w:author="Anderson, Samuel R" w:date="2022-07-31T11:55:00Z">
        <w:r w:rsidR="00C54F78">
          <w:rPr>
            <w:lang w:val="en-US"/>
          </w:rPr>
          <w:t>,</w:t>
        </w:r>
      </w:ins>
      <w:r w:rsidR="006B6F3E">
        <w:rPr>
          <w:lang w:val="en-US"/>
        </w:rPr>
        <w:t xml:space="preserve"> different models have different approaches. </w:t>
      </w:r>
      <w:r w:rsidR="00C37591">
        <w:rPr>
          <w:lang w:val="en-US"/>
        </w:rPr>
        <w:t xml:space="preserve">This is important because a channel can </w:t>
      </w:r>
      <w:r w:rsidR="005048B5">
        <w:rPr>
          <w:lang w:val="en-US"/>
        </w:rPr>
        <w:t xml:space="preserve">potentially be smaller </w:t>
      </w:r>
      <w:r w:rsidR="00A07953">
        <w:rPr>
          <w:lang w:val="en-US"/>
        </w:rPr>
        <w:t>than</w:t>
      </w:r>
      <w:r w:rsidR="005048B5">
        <w:rPr>
          <w:lang w:val="en-US"/>
        </w:rPr>
        <w:t xml:space="preserve"> the cell size and the</w:t>
      </w:r>
      <w:r w:rsidR="0016613B">
        <w:rPr>
          <w:lang w:val="en-US"/>
        </w:rPr>
        <w:t xml:space="preserve"> </w:t>
      </w:r>
      <w:r w:rsidR="00A17BB8">
        <w:rPr>
          <w:lang w:val="en-US"/>
        </w:rPr>
        <w:t xml:space="preserve">not be explicitly included in the </w:t>
      </w:r>
      <w:r w:rsidR="006853E3">
        <w:rPr>
          <w:lang w:val="en-US"/>
        </w:rPr>
        <w:t xml:space="preserve">grid used to solve the governing equations. </w:t>
      </w:r>
      <w:r w:rsidR="00C45E43">
        <w:rPr>
          <w:lang w:val="en-US"/>
        </w:rPr>
        <w:t xml:space="preserve">The CHILD model </w:t>
      </w:r>
      <w:r w:rsidR="00C45E43">
        <w:rPr>
          <w:lang w:val="en-US"/>
        </w:rPr>
        <w:fldChar w:fldCharType="begin" w:fldLock="1"/>
      </w:r>
      <w:r w:rsidR="00CE7C0A">
        <w:rPr>
          <w:lang w:val="en-US"/>
        </w:rPr>
        <w:instrText>ADDIN CSL_CITATION {"citationItems":[{"id":"ITEM-1","itemData":{"DOI":"10.1016/S0098-3004(00)00134-5","ISSN":"00983004","abstract":"We describe a new set of data structures and algorithms for dynamic terrain modeling using a triangulated irregular network (TINs). The framework provides an efficient method for storing, accessing, and updating a Delaunay triangulation and its associated Voronoi diagram. The basic data structure consists of three interconnected data objects: Triangles, nodes, and directed edges. Encapsulating each of these geometric elements within a data object makes it possible to essentially decouple the TIN representation from the modeling applications that make use of it. Both the triangulation and its corresponding Voronoi diagram can be rapidly retrieved or updated, making these methods well suited to adaptive remeshing schemes. We develop a set of algorithms for defining drainage networks and identifying closed depressions (e.g., lakes) for hydrologic and geomorphic modeling applications. We also outline simple numerical algorithms for solving network routing and 2D transport equations within the TIN framework. The methods are illustrated with two example applications, a landscape evolution model and a distributed rainfall-runoff model. © 2001 Elsevier Science Ltd. All rights reserved.","author":[{"dropping-particle":"","family":"Tucker","given":"Gregory E.","non-dropping-particle":"","parse-names":false,"suffix":""},{"dropping-particle":"","family":"Lancaster","given":"Stephen T.","non-dropping-particle":"","parse-names":false,"suffix":""},{"dropping-particle":"","family":"Gasparini","given":"Nicole M.","non-dropping-particle":"","parse-names":false,"suffix":""},{"dropping-particle":"","family":"Bras","given":"Rafael L.","non-dropping-particle":"","parse-names":false,"suffix":""},{"dropping-particle":"","family":"Rybarczyk","given":"Scott M.","non-dropping-particle":"","parse-names":false,"suffix":""}],"container-title":"Computers and Geosciences","id":"ITEM-1","issue":"8","issued":{"date-parts":[["2001"]]},"page":"959-973","title":"An object-oriented framework for distributed hydrologic and geomorphic modeling using triangulated irregular networks","type":"article-journal","volume":"27"},"uris":["http://www.mendeley.com/documents/?uuid=91fc7913-bb07-4be3-b853-4a5defbbc624"]}],"mendeley":{"formattedCitation":"(Tucker et al., 2001)","plainTextFormattedCitation":"(Tucker et al., 2001)","previouslyFormattedCitation":"(Tucker et al., 2001)"},"properties":{"noteIndex":0},"schema":"https://github.com/citation-style-language/schema/raw/master/csl-citation.json"}</w:instrText>
      </w:r>
      <w:r w:rsidR="00C45E43">
        <w:rPr>
          <w:lang w:val="en-US"/>
        </w:rPr>
        <w:fldChar w:fldCharType="separate"/>
      </w:r>
      <w:r w:rsidR="00C45E43" w:rsidRPr="00C45E43">
        <w:rPr>
          <w:noProof/>
          <w:lang w:val="en-US"/>
        </w:rPr>
        <w:t>(Tucker et al., 2001)</w:t>
      </w:r>
      <w:r w:rsidR="00C45E43">
        <w:rPr>
          <w:lang w:val="en-US"/>
        </w:rPr>
        <w:fldChar w:fldCharType="end"/>
      </w:r>
      <w:r w:rsidR="00C45E43">
        <w:rPr>
          <w:lang w:val="en-US"/>
        </w:rPr>
        <w:t xml:space="preserve"> </w:t>
      </w:r>
      <w:r w:rsidR="00C45E43" w:rsidRPr="00C00818">
        <w:rPr>
          <w:lang w:val="en-US"/>
        </w:rPr>
        <w:t xml:space="preserve">use an adaptive </w:t>
      </w:r>
      <w:r w:rsidR="004516D7" w:rsidRPr="004516D7">
        <w:rPr>
          <w:lang w:val="en-US"/>
        </w:rPr>
        <w:t>triangulated irregular mesh</w:t>
      </w:r>
      <w:r w:rsidR="00F63840">
        <w:rPr>
          <w:lang w:val="en-US"/>
        </w:rPr>
        <w:t xml:space="preserve"> to </w:t>
      </w:r>
      <w:r w:rsidR="00B85A6C">
        <w:rPr>
          <w:lang w:val="en-US"/>
        </w:rPr>
        <w:t xml:space="preserve">better </w:t>
      </w:r>
      <w:del w:id="31" w:author="Anderson, Samuel R" w:date="2022-07-31T11:55:00Z">
        <w:r w:rsidR="00B85A6C" w:rsidDel="00C54F78">
          <w:rPr>
            <w:lang w:val="en-US"/>
          </w:rPr>
          <w:delText>d</w:delText>
        </w:r>
        <w:r w:rsidR="004813C3" w:rsidDel="00C54F78">
          <w:rPr>
            <w:lang w:val="en-US"/>
          </w:rPr>
          <w:delText>istinct</w:delText>
        </w:r>
        <w:r w:rsidR="00EC6B2F" w:rsidDel="00C54F78">
          <w:rPr>
            <w:lang w:val="en-US"/>
          </w:rPr>
          <w:delText xml:space="preserve"> </w:delText>
        </w:r>
      </w:del>
      <w:ins w:id="32" w:author="Anderson, Samuel R" w:date="2022-07-31T11:55:00Z">
        <w:r w:rsidR="00C54F78">
          <w:rPr>
            <w:lang w:val="en-US"/>
          </w:rPr>
          <w:t>disti</w:t>
        </w:r>
      </w:ins>
      <w:ins w:id="33" w:author="Anderson, Samuel R" w:date="2022-07-31T11:56:00Z">
        <w:r w:rsidR="00C54F78">
          <w:rPr>
            <w:lang w:val="en-US"/>
          </w:rPr>
          <w:t>nguish</w:t>
        </w:r>
      </w:ins>
      <w:ins w:id="34" w:author="Anderson, Samuel R" w:date="2022-07-31T11:55:00Z">
        <w:r w:rsidR="00C54F78">
          <w:rPr>
            <w:lang w:val="en-US"/>
          </w:rPr>
          <w:t xml:space="preserve"> </w:t>
        </w:r>
      </w:ins>
      <w:r w:rsidR="00EC6B2F">
        <w:rPr>
          <w:lang w:val="en-US"/>
        </w:rPr>
        <w:t>between</w:t>
      </w:r>
      <w:r w:rsidR="004813C3">
        <w:rPr>
          <w:lang w:val="en-US"/>
        </w:rPr>
        <w:t xml:space="preserve"> channels and floodplains.</w:t>
      </w:r>
      <w:r w:rsidR="00F63840">
        <w:rPr>
          <w:lang w:val="en-US"/>
        </w:rPr>
        <w:t xml:space="preserve"> </w:t>
      </w:r>
      <w:r w:rsidR="00A971C0">
        <w:rPr>
          <w:lang w:val="en-US"/>
        </w:rPr>
        <w:t>In CAESAR</w:t>
      </w:r>
      <w:r w:rsidR="00EC6B2F">
        <w:rPr>
          <w:lang w:val="en-US"/>
        </w:rPr>
        <w:t>,</w:t>
      </w:r>
      <w:r w:rsidR="00A971C0">
        <w:rPr>
          <w:lang w:val="en-US"/>
        </w:rPr>
        <w:t xml:space="preserve"> </w:t>
      </w:r>
      <w:commentRangeStart w:id="35"/>
      <w:r w:rsidR="00E254FD">
        <w:rPr>
          <w:lang w:val="en-US"/>
        </w:rPr>
        <w:t xml:space="preserve">the cells </w:t>
      </w:r>
      <w:r w:rsidR="002E567D">
        <w:rPr>
          <w:lang w:val="en-US"/>
        </w:rPr>
        <w:t>must</w:t>
      </w:r>
      <w:r w:rsidR="00E254FD">
        <w:rPr>
          <w:lang w:val="en-US"/>
        </w:rPr>
        <w:t xml:space="preserve"> be concentrated near the channel to obtain more accurate result</w:t>
      </w:r>
      <w:commentRangeEnd w:id="35"/>
      <w:r w:rsidR="00C54F78">
        <w:rPr>
          <w:rStyle w:val="CommentReference"/>
        </w:rPr>
        <w:commentReference w:id="35"/>
      </w:r>
      <w:r w:rsidR="00E254FD">
        <w:rPr>
          <w:lang w:val="en-US"/>
        </w:rPr>
        <w:t>s.</w:t>
      </w:r>
      <w:r w:rsidR="00EC6B2F">
        <w:rPr>
          <w:lang w:val="en-US"/>
        </w:rPr>
        <w:t xml:space="preserve"> </w:t>
      </w:r>
      <w:r w:rsidR="009E335D">
        <w:rPr>
          <w:lang w:val="en-US"/>
        </w:rPr>
        <w:t xml:space="preserve">Usually, </w:t>
      </w:r>
      <w:r w:rsidR="00B329DE">
        <w:rPr>
          <w:lang w:val="en-US"/>
        </w:rPr>
        <w:t xml:space="preserve">the </w:t>
      </w:r>
      <w:r w:rsidR="0099126C">
        <w:rPr>
          <w:lang w:val="en-US"/>
        </w:rPr>
        <w:t>timescale</w:t>
      </w:r>
      <w:r w:rsidR="00B329DE">
        <w:rPr>
          <w:lang w:val="en-US"/>
        </w:rPr>
        <w:t xml:space="preserve"> in which a model can operate depends</w:t>
      </w:r>
      <w:r w:rsidR="009E335D">
        <w:rPr>
          <w:lang w:val="en-US"/>
        </w:rPr>
        <w:t xml:space="preserve"> on the number of simplifications to the natural processes involved in the evolution of a landscape</w:t>
      </w:r>
      <w:r w:rsidR="00B329DE">
        <w:rPr>
          <w:lang w:val="en-US"/>
        </w:rPr>
        <w:t xml:space="preserve">. </w:t>
      </w:r>
      <w:proofErr w:type="gramStart"/>
      <w:ins w:id="36" w:author="Anderson, Samuel R" w:date="2022-07-31T11:56:00Z">
        <w:r w:rsidR="00C54F78">
          <w:rPr>
            <w:lang w:val="en-US"/>
          </w:rPr>
          <w:t xml:space="preserve">More </w:t>
        </w:r>
        <w:proofErr w:type="spellStart"/>
        <w:r w:rsidR="00C54F78">
          <w:rPr>
            <w:lang w:val="en-US"/>
          </w:rPr>
          <w:t>simple</w:t>
        </w:r>
      </w:ins>
      <w:proofErr w:type="gramEnd"/>
      <w:del w:id="37" w:author="Anderson, Samuel R" w:date="2022-07-31T11:56:00Z">
        <w:r w:rsidR="0099126C" w:rsidDel="00C54F78">
          <w:rPr>
            <w:lang w:val="en-US"/>
          </w:rPr>
          <w:delText xml:space="preserve">Simplest </w:delText>
        </w:r>
      </w:del>
      <w:r w:rsidR="0099126C">
        <w:rPr>
          <w:lang w:val="en-US"/>
        </w:rPr>
        <w:t>models</w:t>
      </w:r>
      <w:proofErr w:type="spellEnd"/>
      <w:r w:rsidR="0099126C">
        <w:rPr>
          <w:lang w:val="en-US"/>
        </w:rPr>
        <w:t xml:space="preserve"> can predict changes in the order </w:t>
      </w:r>
      <w:r w:rsidR="00320ED0">
        <w:rPr>
          <w:lang w:val="en-US"/>
        </w:rPr>
        <w:t xml:space="preserve">of millennia in relatively </w:t>
      </w:r>
      <w:r w:rsidR="00F001CA">
        <w:rPr>
          <w:lang w:val="en-US"/>
        </w:rPr>
        <w:t xml:space="preserve">small </w:t>
      </w:r>
      <w:r w:rsidR="00C76638">
        <w:rPr>
          <w:lang w:val="en-US"/>
        </w:rPr>
        <w:t>execution</w:t>
      </w:r>
      <w:r w:rsidR="00F001CA">
        <w:rPr>
          <w:lang w:val="en-US"/>
        </w:rPr>
        <w:t xml:space="preserve"> </w:t>
      </w:r>
      <w:r w:rsidR="00586333">
        <w:rPr>
          <w:lang w:val="en-US"/>
        </w:rPr>
        <w:t>times,</w:t>
      </w:r>
      <w:r w:rsidR="000929DF">
        <w:rPr>
          <w:lang w:val="en-US"/>
        </w:rPr>
        <w:t xml:space="preserve"> </w:t>
      </w:r>
      <w:r w:rsidR="00A41F31">
        <w:rPr>
          <w:lang w:val="en-US"/>
        </w:rPr>
        <w:t>but</w:t>
      </w:r>
      <w:r w:rsidR="00F001CA">
        <w:rPr>
          <w:lang w:val="en-US"/>
        </w:rPr>
        <w:t xml:space="preserve"> </w:t>
      </w:r>
      <w:r w:rsidR="00586333">
        <w:rPr>
          <w:lang w:val="en-US"/>
        </w:rPr>
        <w:t xml:space="preserve">they </w:t>
      </w:r>
      <w:r w:rsidR="00F001CA">
        <w:rPr>
          <w:lang w:val="en-US"/>
        </w:rPr>
        <w:t>sacrific</w:t>
      </w:r>
      <w:r w:rsidR="00586333">
        <w:rPr>
          <w:lang w:val="en-US"/>
        </w:rPr>
        <w:t>e</w:t>
      </w:r>
      <w:r w:rsidR="00F001CA">
        <w:rPr>
          <w:lang w:val="en-US"/>
        </w:rPr>
        <w:t xml:space="preserve"> </w:t>
      </w:r>
      <w:r w:rsidR="00C84890">
        <w:rPr>
          <w:lang w:val="en-US"/>
        </w:rPr>
        <w:t>accuracy and</w:t>
      </w:r>
      <w:r w:rsidR="002C0386">
        <w:rPr>
          <w:lang w:val="en-US"/>
        </w:rPr>
        <w:t xml:space="preserve"> precision.</w:t>
      </w:r>
      <w:r w:rsidR="00A41F31">
        <w:rPr>
          <w:lang w:val="en-US"/>
        </w:rPr>
        <w:t xml:space="preserve"> Fine and detailed models</w:t>
      </w:r>
      <w:r w:rsidR="0087576A">
        <w:rPr>
          <w:lang w:val="en-US"/>
        </w:rPr>
        <w:t>,</w:t>
      </w:r>
      <w:r w:rsidR="00A41F31">
        <w:rPr>
          <w:lang w:val="en-US"/>
        </w:rPr>
        <w:t xml:space="preserve"> </w:t>
      </w:r>
      <w:proofErr w:type="spellStart"/>
      <w:r w:rsidR="0087576A" w:rsidRPr="0087576A">
        <w:rPr>
          <w:lang w:val="en-US"/>
        </w:rPr>
        <w:t>SedFoam</w:t>
      </w:r>
      <w:proofErr w:type="spellEnd"/>
      <w:r w:rsidR="00923511">
        <w:rPr>
          <w:lang w:val="en-US"/>
        </w:rPr>
        <w:t xml:space="preserve"> </w:t>
      </w:r>
      <w:r w:rsidR="00CE7C0A">
        <w:rPr>
          <w:lang w:val="en-US"/>
        </w:rPr>
        <w:fldChar w:fldCharType="begin" w:fldLock="1"/>
      </w:r>
      <w:r w:rsidR="00DE32B1">
        <w:rPr>
          <w:lang w:val="en-US"/>
        </w:rPr>
        <w:instrText>ADDIN CSL_CITATION {"citationItems":[{"id":"ITEM-1","itemData":{"DOI":"10.1016/j.coastaleng.2016.08.007","ISSN":"03783839","abstract":"A multi-dimensional Eulerian two-phase model for sediment transport, called SedFoam, is presented. The model was developed under the open-source framework via the CFD toolbox OpenFOAM. With closures of particle stresses and fluid-particle interactions, the model is able to resolve processes in the concentrated region of sediment transport and hence does not require conventional bedload/suspended load assumptions. A modified k − ϵ closure was adopted for the carrier flow turbulence. The model was validated for Reynolds-averaged steady and oscillatory sheet flows and verified with empirical formulae for scour downstream of an apron. The model was used to study momentary bed failure (or plug flow) under sheet flow conditions. Model results revealed the existence of instabilities of the near-bed transport layer when momentary bed failure criteria was exceeded. These instabilities evolved into 5–10 cm billows and were responsible for the large transport rate. The instabilities were associated with a large erosion depth, which was triggered by the combination of large bed shear stresses and large horizontal pressure gradients. Further numerical experiments confirmed the conjecture by previous studies that a criterion for onset of momentary bed failure in oscillatory sheet flow was a function of both the Shields parameter and Sleath parameter.","author":[{"dropping-particle":"","family":"Cheng","given":"Zhen","non-dropping-particle":"","parse-names":false,"suffix":""},{"dropping-particle":"","family":"Hsu","given":"Tian Jian","non-dropping-particle":"","parse-names":false,"suffix":""},{"dropping-particle":"","family":"Calantoni","given":"Joseph","non-dropping-particle":"","parse-names":false,"suffix":""}],"container-title":"Coastal Engineering","id":"ITEM-1","issued":{"date-parts":[["2017"]]},"page":"32-50","publisher":"Elsevier","title":"SedFoam: A multi-dimensional Eulerian two-phase model for sediment transport and its application to momentary bed failure","type":"article-journal","volume":"119"},"uris":["http://www.mendeley.com/documents/?uuid=3ca54ce6-8c8c-4044-9f3e-c744437cf244"]}],"mendeley":{"formattedCitation":"(Cheng et al., 2017)","plainTextFormattedCitation":"(Cheng et al., 2017)","previouslyFormattedCitation":"(Cheng et al., 2017)"},"properties":{"noteIndex":0},"schema":"https://github.com/citation-style-language/schema/raw/master/csl-citation.json"}</w:instrText>
      </w:r>
      <w:r w:rsidR="00CE7C0A">
        <w:rPr>
          <w:lang w:val="en-US"/>
        </w:rPr>
        <w:fldChar w:fldCharType="separate"/>
      </w:r>
      <w:r w:rsidR="00CE7C0A" w:rsidRPr="00CE7C0A">
        <w:rPr>
          <w:noProof/>
          <w:lang w:val="en-US"/>
        </w:rPr>
        <w:t>(Cheng et al., 2017)</w:t>
      </w:r>
      <w:r w:rsidR="00CE7C0A">
        <w:rPr>
          <w:lang w:val="en-US"/>
        </w:rPr>
        <w:fldChar w:fldCharType="end"/>
      </w:r>
      <w:r w:rsidR="0087576A">
        <w:rPr>
          <w:lang w:val="en-US"/>
        </w:rPr>
        <w:t xml:space="preserve"> for instance, </w:t>
      </w:r>
      <w:r w:rsidR="00A41F31">
        <w:rPr>
          <w:lang w:val="en-US"/>
        </w:rPr>
        <w:t>can predict small scale events</w:t>
      </w:r>
      <w:r w:rsidR="0087576A">
        <w:rPr>
          <w:lang w:val="en-US"/>
        </w:rPr>
        <w:t xml:space="preserve"> </w:t>
      </w:r>
      <w:r w:rsidR="00D9769C">
        <w:rPr>
          <w:lang w:val="en-US"/>
        </w:rPr>
        <w:t xml:space="preserve">such as </w:t>
      </w:r>
      <w:r w:rsidR="00F126A7">
        <w:rPr>
          <w:lang w:val="en-US"/>
        </w:rPr>
        <w:t>sand concentration at a submillimeter scale</w:t>
      </w:r>
      <w:r w:rsidR="00296458">
        <w:rPr>
          <w:lang w:val="en-US"/>
        </w:rPr>
        <w:t xml:space="preserve"> but a</w:t>
      </w:r>
      <w:r w:rsidR="00F001CA">
        <w:rPr>
          <w:lang w:val="en-US"/>
        </w:rPr>
        <w:t>re computationally expensive</w:t>
      </w:r>
      <w:r w:rsidR="00296458">
        <w:rPr>
          <w:lang w:val="en-US"/>
        </w:rPr>
        <w:t>.</w:t>
      </w:r>
      <w:r w:rsidR="0052494B">
        <w:rPr>
          <w:lang w:val="en-US"/>
        </w:rPr>
        <w:t xml:space="preserve"> </w:t>
      </w:r>
    </w:p>
    <w:p w14:paraId="21E72E15" w14:textId="6653F114" w:rsidR="00D074CD" w:rsidRDefault="00D074CD" w:rsidP="008B4DC3">
      <w:pPr>
        <w:rPr>
          <w:lang w:val="en-US"/>
        </w:rPr>
      </w:pPr>
    </w:p>
    <w:p w14:paraId="6930FC77" w14:textId="64B4F132" w:rsidR="00074048" w:rsidRDefault="00D03836" w:rsidP="00664BCE">
      <w:pPr>
        <w:rPr>
          <w:lang w:val="en-US"/>
        </w:rPr>
      </w:pPr>
      <w:r>
        <w:rPr>
          <w:lang w:val="en-US"/>
        </w:rPr>
        <w:t>Most LE</w:t>
      </w:r>
      <w:r w:rsidR="00FC433F">
        <w:rPr>
          <w:lang w:val="en-US"/>
        </w:rPr>
        <w:t>M</w:t>
      </w:r>
      <w:r>
        <w:rPr>
          <w:lang w:val="en-US"/>
        </w:rPr>
        <w:t xml:space="preserve"> assume that </w:t>
      </w:r>
      <w:r w:rsidR="00056274">
        <w:rPr>
          <w:lang w:val="en-US"/>
        </w:rPr>
        <w:t xml:space="preserve">river erosive processes </w:t>
      </w:r>
      <w:r w:rsidR="00957D2F">
        <w:rPr>
          <w:lang w:val="en-US"/>
        </w:rPr>
        <w:t>and</w:t>
      </w:r>
      <w:r w:rsidR="00056274">
        <w:rPr>
          <w:lang w:val="en-US"/>
        </w:rPr>
        <w:t xml:space="preserve"> tectonic </w:t>
      </w:r>
      <w:commentRangeStart w:id="38"/>
      <w:r w:rsidR="00056274">
        <w:rPr>
          <w:lang w:val="en-US"/>
        </w:rPr>
        <w:t>lift</w:t>
      </w:r>
      <w:commentRangeEnd w:id="38"/>
      <w:r w:rsidR="00C54F78">
        <w:rPr>
          <w:rStyle w:val="CommentReference"/>
        </w:rPr>
        <w:commentReference w:id="38"/>
      </w:r>
      <w:r w:rsidR="00056274">
        <w:rPr>
          <w:lang w:val="en-US"/>
        </w:rPr>
        <w:t xml:space="preserve"> are the controlling </w:t>
      </w:r>
      <w:r w:rsidR="00CC552B">
        <w:rPr>
          <w:lang w:val="en-US"/>
        </w:rPr>
        <w:t>factor</w:t>
      </w:r>
      <w:r w:rsidR="002646FF">
        <w:rPr>
          <w:lang w:val="en-US"/>
        </w:rPr>
        <w:t>s that shape</w:t>
      </w:r>
      <w:del w:id="39" w:author="Anderson, Samuel R" w:date="2022-07-31T11:57:00Z">
        <w:r w:rsidR="002646FF" w:rsidDel="00C54F78">
          <w:rPr>
            <w:lang w:val="en-US"/>
          </w:rPr>
          <w:delText>s</w:delText>
        </w:r>
      </w:del>
      <w:r w:rsidR="002646FF">
        <w:rPr>
          <w:lang w:val="en-US"/>
        </w:rPr>
        <w:t xml:space="preserve"> a basin in the long-term</w:t>
      </w:r>
      <w:r w:rsidR="004B2378">
        <w:rPr>
          <w:lang w:val="en-US"/>
        </w:rPr>
        <w:t xml:space="preserve"> (re</w:t>
      </w:r>
      <w:r w:rsidR="00A819C9">
        <w:rPr>
          <w:lang w:val="en-US"/>
        </w:rPr>
        <w:t>f needed)</w:t>
      </w:r>
      <w:r w:rsidR="002646FF">
        <w:rPr>
          <w:lang w:val="en-US"/>
        </w:rPr>
        <w:t xml:space="preserve">. </w:t>
      </w:r>
      <w:del w:id="40" w:author="Anderson, Samuel R" w:date="2022-07-31T11:58:00Z">
        <w:r w:rsidR="00D7034C" w:rsidDel="003317D0">
          <w:rPr>
            <w:lang w:val="en-US"/>
          </w:rPr>
          <w:delText>But, s</w:delText>
        </w:r>
      </w:del>
      <w:ins w:id="41" w:author="Anderson, Samuel R" w:date="2022-07-31T11:58:00Z">
        <w:r w:rsidR="003317D0">
          <w:rPr>
            <w:lang w:val="en-US"/>
          </w:rPr>
          <w:t>S</w:t>
        </w:r>
      </w:ins>
      <w:r w:rsidR="005E0C31">
        <w:rPr>
          <w:lang w:val="en-US"/>
        </w:rPr>
        <w:t>uch</w:t>
      </w:r>
      <w:r w:rsidR="00F26921">
        <w:rPr>
          <w:lang w:val="en-US"/>
        </w:rPr>
        <w:t xml:space="preserve"> assumption</w:t>
      </w:r>
      <w:r w:rsidR="009551B0">
        <w:rPr>
          <w:lang w:val="en-US"/>
        </w:rPr>
        <w:t>s</w:t>
      </w:r>
      <w:r w:rsidR="00F26921">
        <w:rPr>
          <w:lang w:val="en-US"/>
        </w:rPr>
        <w:t xml:space="preserve"> </w:t>
      </w:r>
      <w:r w:rsidR="002D7053">
        <w:rPr>
          <w:lang w:val="en-US"/>
        </w:rPr>
        <w:t>seem to</w:t>
      </w:r>
      <w:r w:rsidR="00F26921">
        <w:rPr>
          <w:lang w:val="en-US"/>
        </w:rPr>
        <w:t xml:space="preserve"> be </w:t>
      </w:r>
      <w:r w:rsidR="00093CE8">
        <w:rPr>
          <w:lang w:val="en-US"/>
        </w:rPr>
        <w:t xml:space="preserve">more realistic in bedrock </w:t>
      </w:r>
      <w:r w:rsidR="00345934">
        <w:rPr>
          <w:lang w:val="en-US"/>
        </w:rPr>
        <w:t xml:space="preserve">than in gravel-bedded rivers because </w:t>
      </w:r>
      <w:r w:rsidR="00A574FD">
        <w:rPr>
          <w:lang w:val="en-US"/>
        </w:rPr>
        <w:t>detachment-limited</w:t>
      </w:r>
      <w:r w:rsidR="00C22AAC">
        <w:rPr>
          <w:lang w:val="en-US"/>
        </w:rPr>
        <w:t xml:space="preserve"> (</w:t>
      </w:r>
      <w:r w:rsidR="006D6F80">
        <w:rPr>
          <w:lang w:val="en-US"/>
        </w:rPr>
        <w:t xml:space="preserve">sediment detached from the bed will </w:t>
      </w:r>
      <w:del w:id="42" w:author="Anderson, Samuel R" w:date="2022-07-31T11:58:00Z">
        <w:r w:rsidR="006D6F80" w:rsidDel="003317D0">
          <w:rPr>
            <w:lang w:val="en-US"/>
          </w:rPr>
          <w:delText xml:space="preserve">obligatorily </w:delText>
        </w:r>
      </w:del>
      <w:r w:rsidR="006D6F80">
        <w:rPr>
          <w:lang w:val="en-US"/>
        </w:rPr>
        <w:t>be transported</w:t>
      </w:r>
      <w:r w:rsidR="00C22AAC">
        <w:rPr>
          <w:lang w:val="en-US"/>
        </w:rPr>
        <w:t xml:space="preserve">) </w:t>
      </w:r>
      <w:r w:rsidR="00012239">
        <w:rPr>
          <w:lang w:val="en-US"/>
        </w:rPr>
        <w:t>conditions exist</w:t>
      </w:r>
      <w:r w:rsidR="006F4C1D">
        <w:rPr>
          <w:lang w:val="en-US"/>
        </w:rPr>
        <w:t xml:space="preserve"> </w:t>
      </w:r>
      <w:r w:rsidR="006F4C1D">
        <w:rPr>
          <w:lang w:val="en-US"/>
        </w:rPr>
        <w:fldChar w:fldCharType="begin" w:fldLock="1"/>
      </w:r>
      <w:r w:rsidR="00711D58">
        <w:rPr>
          <w:lang w:val="en-US"/>
        </w:rPr>
        <w:instrText>ADDIN CSL_CITATION {"citationItems":[{"id":"ITEM-1","itemData":{"DOI":"10.1002/jgrf.20031","ISSN":"21699011","abstract":"Erosion by bedrock river channels is commonly modeled with the stream power equation. We present a two-part approach to solving this nonlinear equation analytically and explore the implications for evolving river profiles. First, a method for non-dimensionalizing the stream power equation transforms river profiles in steady state with respect to uniform uplift into a straight line in dimensionless distance-elevation space. Second, a method that tracks the upstream migration of slope patches, which are mathematical entities that carry information about downstream river states, provides a basis for constructing analytical solutions. Slope patch analysis explains why the transient morphology of dimensionless river profiles differs fundamentally if the exponent on channel slope, n, is less than or greater than one and why only concave-up migrating knickpoints persist when n &lt; 1, whereas only concave-down migrating knickpoints persist when n &gt; 1. At migrating knickpoints, slope patches and the information they carry are lost, a phenomenon that fundamentally limits the potential for reconstructing tectonic histories from bedrock river profiles. Stationary knickpoints, which can arise from spatially varying uplift rates, differ from migrating knickpoints in that slope patches and the information they carry are not lost. Counterparts to migrating knickpoints, called \"stretch zones,\" are created when closely spaced slope patches spread to form smooth curves in distance-elevation space. These theoretical results are illustrated with examples from the California King Range and the Central Apennines. Key Points A dimensionless stream power equation linearizes steady state river profiles Analysis of slope patches yields analytical solutions for transient profiles Migrating knick points destroy information as it propagates upstream ©2013. American Geophysical Union. All Rights Reserved.","author":[{"dropping-particle":"","family":"Royden","given":"Leigh","non-dropping-particle":"","parse-names":false,"suffix":""},{"dropping-particle":"","family":"Taylor Perron","given":"J.","non-dropping-particle":"","parse-names":false,"suffix":""}],"container-title":"Journal of Geophysical Research: Earth Surface","id":"ITEM-1","issue":"2","issued":{"date-parts":[["2013"]]},"page":"497-518","title":"Solutions of the stream power equation and application to the evolution of river longitudinal profiles","type":"article-journal","volume":"118"},"uris":["http://www.mendeley.com/documents/?uuid=1628281b-70d6-47ee-bae0-cc403737ac77"]},{"id":"ITEM-2","itemData":{"DOI":"10.1002/2014JF003376","abstract":"The stream power equation is commonly used to model river incision into bedrock. Although specific conditions allow an analytical approach, finite difference methods (FDMs) are most frequently used to solve this equation. FDMs inevitably suffer from numerical smearing which may affect their suitability for transient river incision modeling. We propose the use of a finite volume method (FVM) which is total variation diminishing (TVD) to simulate river incision in a more accurate way. The TVD_FVM is designed to simulate sharp discontinuities, making it very suitable to simulate river incision pulses. We show that the TVD_FVM is much better capable of preserving propagating knickpoints than FDMs, using Niagara Falls as an example. Comparison of numerical results obtained using the TVD_FVM with analytical solutions shows a very good agreement. Furthermore, the uncertainty associated with parameter calibration is dramatically reduced when the TVD_FVM is applied. The high accuracy of the TVD_FDM allows correct simulation of transient incision waves as a consequence of older uplift pulses. This implies that the TVD_FVM is much more suitable than FDMs to reconstruct regional uplift histories from current river profile morphology and to simulate river incision processes in general.","author":[{"dropping-particle":"","family":"Campforts","given":"Benjamin","non-dropping-particle":"","parse-names":false,"suffix":""},{"dropping-particle":"","family":"Govers","given":"Gerard","non-dropping-particle":"","parse-names":false,"suffix":""}],"container-title":"Journal of Geophysical Research : Earth Surface","id":"ITEM-2","issued":{"date-parts":[["2015"]]},"page":"1189-1205","title":"Keeping the edge: A numerical method that avoids knickpoint smearing when solving the stream power law","type":"article-journal","volume":"120"},"uris":["http://www.mendeley.com/documents/?uuid=389f7000-b25e-414d-9f63-bbefcbd5065a"]},{"id":"ITEM-3","itemData":{"DOI":"10.1029/1999JB900120","author":[{"dropping-particle":"","family":"Whipple","given":"K.X.","non-dropping-particle":"","parse-names":false,"suffix":""},{"dropping-particle":"","family":"Tucker","given":"Gregory E.","non-dropping-particle":"","parse-names":false,"suffix":""}],"container-title":"Journal of Geophysical Research","id":"ITEM-3","issued":{"date-parts":[["1999"]]},"page":"17661-17674","title":"Dynamics of the stream-power river incision model: Implications for height limits of mountain ranges, landscape response timescales, and research needs","type":"article-journal","volume":"B8"},"uris":["http://www.mendeley.com/documents/?uuid=7a37a370-5715-47fa-9b99-334323a664a4"]}],"mendeley":{"formattedCitation":"(Campforts &amp; Govers, 2015; Royden &amp; Taylor Perron, 2013; Whipple &amp; Tucker, 1999)","plainTextFormattedCitation":"(Campforts &amp; Govers, 2015; Royden &amp; Taylor Perron, 2013; Whipple &amp; Tucker, 1999)","previouslyFormattedCitation":"(Campforts &amp; Govers, 2015; Royden &amp; Taylor Perron, 2013; Whipple &amp; Tucker, 1999)"},"properties":{"noteIndex":0},"schema":"https://github.com/citation-style-language/schema/raw/master/csl-citation.json"}</w:instrText>
      </w:r>
      <w:r w:rsidR="006F4C1D">
        <w:rPr>
          <w:lang w:val="en-US"/>
        </w:rPr>
        <w:fldChar w:fldCharType="separate"/>
      </w:r>
      <w:r w:rsidR="006F4C1D" w:rsidRPr="006F4C1D">
        <w:rPr>
          <w:noProof/>
          <w:lang w:val="en-US"/>
        </w:rPr>
        <w:t>(Campforts &amp; Govers, 2015; Royden &amp; Taylor Perron, 2013; Whipple &amp; Tucker, 1999)</w:t>
      </w:r>
      <w:r w:rsidR="006F4C1D">
        <w:rPr>
          <w:lang w:val="en-US"/>
        </w:rPr>
        <w:fldChar w:fldCharType="end"/>
      </w:r>
      <w:r w:rsidR="00012239">
        <w:rPr>
          <w:lang w:val="en-US"/>
        </w:rPr>
        <w:t xml:space="preserve">. </w:t>
      </w:r>
      <w:r w:rsidR="002C15A2">
        <w:rPr>
          <w:lang w:val="en-US"/>
        </w:rPr>
        <w:t>T</w:t>
      </w:r>
      <w:r w:rsidR="005904DE">
        <w:rPr>
          <w:lang w:val="en-US"/>
        </w:rPr>
        <w:t xml:space="preserve">he evolution of the </w:t>
      </w:r>
      <w:commentRangeStart w:id="43"/>
      <w:r w:rsidR="005904DE">
        <w:rPr>
          <w:lang w:val="en-US"/>
        </w:rPr>
        <w:t xml:space="preserve">shapes </w:t>
      </w:r>
      <w:commentRangeEnd w:id="43"/>
      <w:r w:rsidR="003317D0">
        <w:rPr>
          <w:rStyle w:val="CommentReference"/>
        </w:rPr>
        <w:commentReference w:id="43"/>
      </w:r>
      <w:r w:rsidR="005904DE">
        <w:rPr>
          <w:lang w:val="en-US"/>
        </w:rPr>
        <w:t xml:space="preserve">(i.e., </w:t>
      </w:r>
      <w:proofErr w:type="gramStart"/>
      <w:r w:rsidR="005904DE">
        <w:rPr>
          <w:lang w:val="en-US"/>
        </w:rPr>
        <w:t>longitudinal</w:t>
      </w:r>
      <w:proofErr w:type="gramEnd"/>
      <w:r w:rsidR="005904DE">
        <w:rPr>
          <w:lang w:val="en-US"/>
        </w:rPr>
        <w:t xml:space="preserve"> and cross-sectional profiles) and alignment of a river does not only respond to erosion and a generalized increase in bed surface elevation but </w:t>
      </w:r>
      <w:r w:rsidR="003C7BEA">
        <w:rPr>
          <w:lang w:val="en-US"/>
        </w:rPr>
        <w:t xml:space="preserve">also </w:t>
      </w:r>
      <w:r w:rsidR="005904DE">
        <w:rPr>
          <w:lang w:val="en-US"/>
        </w:rPr>
        <w:t xml:space="preserve">depends on the sediment that is deposited at different locations. </w:t>
      </w:r>
      <w:r w:rsidR="003C7BEA">
        <w:rPr>
          <w:lang w:val="en-US"/>
        </w:rPr>
        <w:t>For example,</w:t>
      </w:r>
      <w:r w:rsidR="00E71C51">
        <w:rPr>
          <w:lang w:val="en-US"/>
        </w:rPr>
        <w:t xml:space="preserve"> gravel-bedded river</w:t>
      </w:r>
      <w:r w:rsidR="0056657E">
        <w:rPr>
          <w:lang w:val="en-US"/>
        </w:rPr>
        <w:t>s</w:t>
      </w:r>
      <w:r w:rsidR="00330C7C">
        <w:rPr>
          <w:lang w:val="en-US"/>
        </w:rPr>
        <w:t xml:space="preserve"> </w:t>
      </w:r>
      <w:r w:rsidR="00D8636B">
        <w:rPr>
          <w:lang w:val="en-US"/>
        </w:rPr>
        <w:t xml:space="preserve">with local </w:t>
      </w:r>
      <w:r w:rsidR="006406B9">
        <w:rPr>
          <w:lang w:val="en-US"/>
        </w:rPr>
        <w:t>i</w:t>
      </w:r>
      <w:r w:rsidR="0008421F">
        <w:rPr>
          <w:lang w:val="en-US"/>
        </w:rPr>
        <w:t>m</w:t>
      </w:r>
      <w:r w:rsidR="006406B9">
        <w:rPr>
          <w:lang w:val="en-US"/>
        </w:rPr>
        <w:t xml:space="preserve">balance of </w:t>
      </w:r>
      <w:r w:rsidR="00EA4A79">
        <w:rPr>
          <w:lang w:val="en-US"/>
        </w:rPr>
        <w:t>mass</w:t>
      </w:r>
      <w:r w:rsidR="006406B9">
        <w:rPr>
          <w:lang w:val="en-US"/>
        </w:rPr>
        <w:t xml:space="preserve"> </w:t>
      </w:r>
      <w:r w:rsidR="00EC0DAC">
        <w:rPr>
          <w:lang w:val="en-US"/>
        </w:rPr>
        <w:t xml:space="preserve">flux </w:t>
      </w:r>
      <w:r w:rsidR="006406B9">
        <w:rPr>
          <w:lang w:val="en-US"/>
        </w:rPr>
        <w:t xml:space="preserve">can </w:t>
      </w:r>
      <w:r w:rsidR="00EA4A79">
        <w:rPr>
          <w:lang w:val="en-US"/>
        </w:rPr>
        <w:t xml:space="preserve">deposit sediment, thus </w:t>
      </w:r>
      <w:r w:rsidR="00593ABC">
        <w:rPr>
          <w:lang w:val="en-US"/>
        </w:rPr>
        <w:t xml:space="preserve">they </w:t>
      </w:r>
      <w:r w:rsidR="00C71973">
        <w:rPr>
          <w:lang w:val="en-US"/>
        </w:rPr>
        <w:t>increas</w:t>
      </w:r>
      <w:r w:rsidR="00593ABC">
        <w:rPr>
          <w:lang w:val="en-US"/>
        </w:rPr>
        <w:t>e</w:t>
      </w:r>
      <w:r w:rsidR="00EA4A79">
        <w:rPr>
          <w:lang w:val="en-US"/>
        </w:rPr>
        <w:t xml:space="preserve"> the slope and </w:t>
      </w:r>
      <w:r w:rsidR="0056657E">
        <w:rPr>
          <w:lang w:val="en-US"/>
        </w:rPr>
        <w:t xml:space="preserve">the </w:t>
      </w:r>
      <w:r w:rsidR="00E14D2A">
        <w:rPr>
          <w:lang w:val="en-US"/>
        </w:rPr>
        <w:t xml:space="preserve">capacity to transport </w:t>
      </w:r>
      <w:r w:rsidR="00406A51">
        <w:rPr>
          <w:lang w:val="en-US"/>
        </w:rPr>
        <w:t>material until a new equilibrium is reached</w:t>
      </w:r>
      <w:r w:rsidR="004114F3">
        <w:rPr>
          <w:lang w:val="en-US"/>
        </w:rPr>
        <w:t xml:space="preserve">. </w:t>
      </w:r>
      <w:r w:rsidR="003A061C">
        <w:rPr>
          <w:lang w:val="en-US"/>
        </w:rPr>
        <w:t xml:space="preserve">Adding the capability to </w:t>
      </w:r>
      <w:r w:rsidR="00257269">
        <w:rPr>
          <w:lang w:val="en-US"/>
        </w:rPr>
        <w:t>predict deposition</w:t>
      </w:r>
      <w:r w:rsidR="004316C8">
        <w:rPr>
          <w:lang w:val="en-US"/>
        </w:rPr>
        <w:t xml:space="preserve"> </w:t>
      </w:r>
      <w:r w:rsidR="00193105">
        <w:rPr>
          <w:lang w:val="en-US"/>
        </w:rPr>
        <w:t xml:space="preserve">(in addition to erosion) </w:t>
      </w:r>
      <w:r w:rsidR="004316C8">
        <w:rPr>
          <w:lang w:val="en-US"/>
        </w:rPr>
        <w:t>to LEM</w:t>
      </w:r>
      <w:r w:rsidR="00257269">
        <w:rPr>
          <w:lang w:val="en-US"/>
        </w:rPr>
        <w:t xml:space="preserve"> as a mass conservation problem</w:t>
      </w:r>
      <w:r w:rsidR="006C0E8B">
        <w:rPr>
          <w:lang w:val="en-US"/>
        </w:rPr>
        <w:t xml:space="preserve"> </w:t>
      </w:r>
      <w:r w:rsidR="007D37FD">
        <w:rPr>
          <w:lang w:val="en-US"/>
        </w:rPr>
        <w:t xml:space="preserve">makes </w:t>
      </w:r>
      <w:r w:rsidR="00C04704">
        <w:rPr>
          <w:lang w:val="en-US"/>
        </w:rPr>
        <w:t>th</w:t>
      </w:r>
      <w:r w:rsidR="00385E8F">
        <w:rPr>
          <w:lang w:val="en-US"/>
        </w:rPr>
        <w:t>e model development</w:t>
      </w:r>
      <w:r w:rsidR="007458F2">
        <w:rPr>
          <w:lang w:val="en-US"/>
        </w:rPr>
        <w:t xml:space="preserve"> </w:t>
      </w:r>
      <w:r w:rsidR="007D37FD">
        <w:rPr>
          <w:lang w:val="en-US"/>
        </w:rPr>
        <w:t xml:space="preserve">more complicated </w:t>
      </w:r>
      <w:r w:rsidR="007458F2">
        <w:rPr>
          <w:lang w:val="en-US"/>
        </w:rPr>
        <w:t xml:space="preserve">because it requires an accurate representation </w:t>
      </w:r>
      <w:r w:rsidR="00EC0DAC">
        <w:rPr>
          <w:lang w:val="en-US"/>
        </w:rPr>
        <w:t>not only of</w:t>
      </w:r>
      <w:r w:rsidR="007458F2">
        <w:rPr>
          <w:lang w:val="en-US"/>
        </w:rPr>
        <w:t xml:space="preserve"> flow direction </w:t>
      </w:r>
      <w:r w:rsidR="003C3380">
        <w:rPr>
          <w:lang w:val="en-US"/>
        </w:rPr>
        <w:t>but also of velocity and depth</w:t>
      </w:r>
      <w:r w:rsidR="00592230">
        <w:rPr>
          <w:lang w:val="en-US"/>
        </w:rPr>
        <w:t xml:space="preserve">. Also, it requires conducting a </w:t>
      </w:r>
      <w:r w:rsidR="00F15A5C">
        <w:rPr>
          <w:lang w:val="en-US"/>
        </w:rPr>
        <w:t>mass balance</w:t>
      </w:r>
      <w:r w:rsidR="003C191E">
        <w:rPr>
          <w:lang w:val="en-US"/>
        </w:rPr>
        <w:t xml:space="preserve"> </w:t>
      </w:r>
      <w:r w:rsidR="00592230">
        <w:rPr>
          <w:lang w:val="en-US"/>
        </w:rPr>
        <w:t>at</w:t>
      </w:r>
      <w:r w:rsidR="003C191E">
        <w:rPr>
          <w:lang w:val="en-US"/>
        </w:rPr>
        <w:t xml:space="preserve"> individual cells or control volumes</w:t>
      </w:r>
      <w:r w:rsidR="00C04704">
        <w:rPr>
          <w:lang w:val="en-US"/>
        </w:rPr>
        <w:t xml:space="preserve"> thus increasing the number of calculations per simulated time step. </w:t>
      </w:r>
    </w:p>
    <w:p w14:paraId="25CDE880" w14:textId="523A1A8D" w:rsidR="002A7E05" w:rsidRDefault="002A7E05" w:rsidP="00664BCE">
      <w:pPr>
        <w:rPr>
          <w:lang w:val="en-US"/>
        </w:rPr>
      </w:pPr>
    </w:p>
    <w:p w14:paraId="4D65D65A" w14:textId="4442CB5E" w:rsidR="00F34BE8" w:rsidRDefault="007C23D4" w:rsidP="00E01AD3">
      <w:pPr>
        <w:rPr>
          <w:lang w:val="en-US"/>
        </w:rPr>
      </w:pPr>
      <w:r>
        <w:rPr>
          <w:lang w:val="en-US"/>
        </w:rPr>
        <w:t>Accurate</w:t>
      </w:r>
      <w:r w:rsidR="00222480">
        <w:rPr>
          <w:lang w:val="en-US"/>
        </w:rPr>
        <w:t xml:space="preserve"> LEM </w:t>
      </w:r>
      <w:r>
        <w:rPr>
          <w:lang w:val="en-US"/>
        </w:rPr>
        <w:t xml:space="preserve">can be constructed using the components </w:t>
      </w:r>
      <w:r w:rsidR="00222480">
        <w:rPr>
          <w:lang w:val="en-US"/>
        </w:rPr>
        <w:t>available in Landlab</w:t>
      </w:r>
      <w:r w:rsidR="00E70A22">
        <w:rPr>
          <w:lang w:val="en-US"/>
        </w:rPr>
        <w:t xml:space="preserve">, a </w:t>
      </w:r>
      <w:r w:rsidR="004E5E59">
        <w:rPr>
          <w:lang w:val="en-US"/>
        </w:rPr>
        <w:t xml:space="preserve">modeling platform </w:t>
      </w:r>
      <w:r w:rsidR="00992CDE">
        <w:rPr>
          <w:lang w:val="en-US"/>
        </w:rPr>
        <w:t>written in Python the create</w:t>
      </w:r>
      <w:r w:rsidR="005826BE">
        <w:rPr>
          <w:lang w:val="en-US"/>
        </w:rPr>
        <w:t xml:space="preserve">, assemble, and run </w:t>
      </w:r>
      <w:r w:rsidR="002A26A2">
        <w:rPr>
          <w:lang w:val="en-US"/>
        </w:rPr>
        <w:t>bidimensional (</w:t>
      </w:r>
      <w:r w:rsidR="005826BE">
        <w:rPr>
          <w:lang w:val="en-US"/>
        </w:rPr>
        <w:t>2D</w:t>
      </w:r>
      <w:r w:rsidR="002A26A2">
        <w:rPr>
          <w:lang w:val="en-US"/>
        </w:rPr>
        <w:t>)</w:t>
      </w:r>
      <w:r w:rsidR="005826BE">
        <w:rPr>
          <w:lang w:val="en-US"/>
        </w:rPr>
        <w:t xml:space="preserve"> models</w:t>
      </w:r>
      <w:r w:rsidR="00644D7E">
        <w:rPr>
          <w:lang w:val="en-US"/>
        </w:rPr>
        <w:t>.</w:t>
      </w:r>
      <w:r w:rsidR="00E02461">
        <w:rPr>
          <w:lang w:val="en-US"/>
        </w:rPr>
        <w:t xml:space="preserve"> Thanks to the plug-and-play capacities </w:t>
      </w:r>
      <w:r w:rsidR="00F71C2B">
        <w:rPr>
          <w:lang w:val="en-US"/>
        </w:rPr>
        <w:t xml:space="preserve">of Landlab different </w:t>
      </w:r>
      <w:r w:rsidR="00587E01">
        <w:rPr>
          <w:lang w:val="en-US"/>
        </w:rPr>
        <w:t xml:space="preserve">processes </w:t>
      </w:r>
      <w:r w:rsidR="00587E01">
        <w:rPr>
          <w:lang w:val="en-US"/>
        </w:rPr>
        <w:lastRenderedPageBreak/>
        <w:t xml:space="preserve">can be included by combining the </w:t>
      </w:r>
      <w:r w:rsidR="0037331E">
        <w:rPr>
          <w:lang w:val="en-US"/>
        </w:rPr>
        <w:t xml:space="preserve">adequate components. For example, </w:t>
      </w:r>
      <w:r w:rsidR="00F21D81" w:rsidRPr="00DE32B1">
        <w:rPr>
          <w:noProof/>
          <w:lang w:val="en-US"/>
        </w:rPr>
        <w:t>Adams et al.</w:t>
      </w:r>
      <w:r w:rsidR="00F21D81">
        <w:rPr>
          <w:noProof/>
          <w:lang w:val="en-US"/>
        </w:rPr>
        <w:t xml:space="preserve"> (</w:t>
      </w:r>
      <w:r w:rsidR="00F21D81" w:rsidRPr="00DE32B1">
        <w:rPr>
          <w:noProof/>
          <w:lang w:val="en-US"/>
        </w:rPr>
        <w:t>2017</w:t>
      </w:r>
      <w:r w:rsidR="00F21D81">
        <w:rPr>
          <w:noProof/>
          <w:lang w:val="en-US"/>
        </w:rPr>
        <w:t xml:space="preserve">) used </w:t>
      </w:r>
      <w:r w:rsidR="00FF531D">
        <w:rPr>
          <w:noProof/>
          <w:lang w:val="en-US"/>
        </w:rPr>
        <w:t xml:space="preserve">OverlandFlow </w:t>
      </w:r>
      <w:r w:rsidR="008C0594">
        <w:rPr>
          <w:noProof/>
          <w:lang w:val="en-US"/>
        </w:rPr>
        <w:t xml:space="preserve">coupled </w:t>
      </w:r>
      <w:r w:rsidR="003D333C">
        <w:rPr>
          <w:noProof/>
          <w:lang w:val="en-US"/>
        </w:rPr>
        <w:t>to DetachmentLtdErosion</w:t>
      </w:r>
      <w:r w:rsidR="00E14EA4" w:rsidRPr="00E14EA4">
        <w:t xml:space="preserve"> </w:t>
      </w:r>
      <w:r w:rsidR="00E14EA4" w:rsidRPr="00E14EA4">
        <w:rPr>
          <w:lang w:val="en-US"/>
        </w:rPr>
        <w:t xml:space="preserve">to analyze how incision across a watershed </w:t>
      </w:r>
      <w:r w:rsidR="0043016B">
        <w:rPr>
          <w:lang w:val="en-US"/>
        </w:rPr>
        <w:t>varies when using a more accurate flow routing method.</w:t>
      </w:r>
      <w:r w:rsidR="00BE1CB9">
        <w:rPr>
          <w:lang w:val="en-US"/>
        </w:rPr>
        <w:t xml:space="preserve"> However, </w:t>
      </w:r>
      <w:ins w:id="44" w:author="Anderson, Samuel R" w:date="2022-07-31T12:01:00Z">
        <w:r w:rsidR="003317D0">
          <w:rPr>
            <w:noProof/>
            <w:lang w:val="en-US"/>
          </w:rPr>
          <w:t>DetachmentLtdErosion</w:t>
        </w:r>
        <w:r w:rsidR="003317D0" w:rsidDel="003317D0">
          <w:rPr>
            <w:lang w:val="en-US"/>
          </w:rPr>
          <w:t xml:space="preserve"> </w:t>
        </w:r>
      </w:ins>
      <w:del w:id="45" w:author="Anderson, Samuel R" w:date="2022-07-31T12:01:00Z">
        <w:r w:rsidR="00451B3C" w:rsidDel="003317D0">
          <w:rPr>
            <w:lang w:val="en-US"/>
          </w:rPr>
          <w:delText xml:space="preserve">the LEM </w:delText>
        </w:r>
      </w:del>
      <w:r w:rsidR="00451B3C">
        <w:rPr>
          <w:lang w:val="en-US"/>
        </w:rPr>
        <w:t>is not applicable to gra</w:t>
      </w:r>
      <w:ins w:id="46" w:author="Anderson, Samuel R" w:date="2022-07-31T12:01:00Z">
        <w:r w:rsidR="003317D0">
          <w:rPr>
            <w:lang w:val="en-US"/>
          </w:rPr>
          <w:t>v</w:t>
        </w:r>
      </w:ins>
      <w:del w:id="47" w:author="Anderson, Samuel R" w:date="2022-07-31T12:01:00Z">
        <w:r w:rsidR="00451B3C" w:rsidDel="003317D0">
          <w:rPr>
            <w:lang w:val="en-US"/>
          </w:rPr>
          <w:delText>b</w:delText>
        </w:r>
      </w:del>
      <w:r w:rsidR="00451B3C">
        <w:rPr>
          <w:lang w:val="en-US"/>
        </w:rPr>
        <w:t xml:space="preserve">el-bedded rivers because </w:t>
      </w:r>
      <w:del w:id="48" w:author="Anderson, Samuel R" w:date="2022-07-31T12:02:00Z">
        <w:r w:rsidR="00F9085C" w:rsidDel="003317D0">
          <w:rPr>
            <w:lang w:val="en-US"/>
          </w:rPr>
          <w:delText>the geomorphological model</w:delText>
        </w:r>
      </w:del>
      <w:ins w:id="49" w:author="Anderson, Samuel R" w:date="2022-07-31T12:02:00Z">
        <w:r w:rsidR="003317D0">
          <w:rPr>
            <w:lang w:val="en-US"/>
          </w:rPr>
          <w:t>it</w:t>
        </w:r>
      </w:ins>
      <w:r w:rsidR="00F9085C">
        <w:rPr>
          <w:lang w:val="en-US"/>
        </w:rPr>
        <w:t xml:space="preserve"> uses the stream power law</w:t>
      </w:r>
      <w:ins w:id="50" w:author="Anderson, Samuel R" w:date="2022-07-31T12:02:00Z">
        <w:r w:rsidR="003317D0">
          <w:rPr>
            <w:lang w:val="en-US"/>
          </w:rPr>
          <w:t xml:space="preserve"> which</w:t>
        </w:r>
      </w:ins>
      <w:r w:rsidR="00754BEF">
        <w:rPr>
          <w:lang w:val="en-US"/>
        </w:rPr>
        <w:t xml:space="preserve"> </w:t>
      </w:r>
      <w:del w:id="51" w:author="Anderson, Samuel R" w:date="2022-07-31T12:02:00Z">
        <w:r w:rsidR="00754BEF" w:rsidDel="003317D0">
          <w:rPr>
            <w:lang w:val="en-US"/>
          </w:rPr>
          <w:delText xml:space="preserve">ignoring </w:delText>
        </w:r>
      </w:del>
      <w:ins w:id="52" w:author="Anderson, Samuel R" w:date="2022-07-31T12:02:00Z">
        <w:r w:rsidR="003317D0">
          <w:rPr>
            <w:lang w:val="en-US"/>
          </w:rPr>
          <w:t>ignores the</w:t>
        </w:r>
        <w:r w:rsidR="003317D0">
          <w:rPr>
            <w:lang w:val="en-US"/>
          </w:rPr>
          <w:t xml:space="preserve"> </w:t>
        </w:r>
      </w:ins>
      <w:r w:rsidR="00754BEF">
        <w:rPr>
          <w:lang w:val="en-US"/>
        </w:rPr>
        <w:t>effects of fractional sediment transport and deposition.</w:t>
      </w:r>
      <w:r w:rsidR="00DA047C">
        <w:rPr>
          <w:lang w:val="en-US"/>
        </w:rPr>
        <w:t xml:space="preserve"> </w:t>
      </w:r>
      <w:r w:rsidR="004F3EEB">
        <w:rPr>
          <w:lang w:val="en-US"/>
        </w:rPr>
        <w:t xml:space="preserve">An alternative to include more detailed sediment transport processes is </w:t>
      </w:r>
      <w:proofErr w:type="spellStart"/>
      <w:r w:rsidR="00F25052" w:rsidRPr="00F25052">
        <w:rPr>
          <w:lang w:val="en-US"/>
        </w:rPr>
        <w:t>NetworkSedimentTransporter</w:t>
      </w:r>
      <w:proofErr w:type="spellEnd"/>
      <w:r w:rsidR="00EC3563">
        <w:rPr>
          <w:lang w:val="en-US"/>
        </w:rPr>
        <w:t xml:space="preserve"> </w:t>
      </w:r>
      <w:r w:rsidR="00EC3563">
        <w:rPr>
          <w:lang w:val="en-US"/>
        </w:rPr>
        <w:fldChar w:fldCharType="begin" w:fldLock="1"/>
      </w:r>
      <w:r w:rsidR="006F4C1D">
        <w:rPr>
          <w:lang w:val="en-US"/>
        </w:rPr>
        <w:instrText>ADDIN CSL_CITATION {"citationItems":[{"id":"ITEM-1","itemData":{"DOI":"10.21105/joss.02341","abstract":"… Interplay between spatially explicit sediment sourcing, hierarchical river-network structure, and in-channel bed material sediment transport and storage dynamics. Journal of Geophysical Research: Earth Surface, 122(5), 1090–1120. doi:10.1002/2016JF003965 …","author":[{"dropping-particle":"","family":"Pfeiffer","given":"Allison","non-dropping-particle":"","parse-names":false,"suffix":""},{"dropping-particle":"","family":"Barnhart","given":"Katherine","non-dropping-particle":"","parse-names":false,"suffix":""},{"dropping-particle":"","family":"Czuba","given":"Jonathan","non-dropping-particle":"","parse-names":false,"suffix":""},{"dropping-particle":"","family":"Hutton","given":"Eric","non-dropping-particle":"","parse-names":false,"suffix":""}],"container-title":"Journal of Open Source Software","id":"ITEM-1","issue":"53","issued":{"date-parts":[["2020"]]},"page":"2341","title":"NetworkSedimentTransporter: A Landlab component for bed material transport through river networks","type":"article-journal","volume":"5"},"uris":["http://www.mendeley.com/documents/?uuid=c33bfdca-1fad-410a-9d26-903e195abb0e"]}],"mendeley":{"formattedCitation":"(Pfeiffer et al., 2020)","plainTextFormattedCitation":"(Pfeiffer et al., 2020)","previouslyFormattedCitation":"(Pfeiffer et al., 2020)"},"properties":{"noteIndex":0},"schema":"https://github.com/citation-style-language/schema/raw/master/csl-citation.json"}</w:instrText>
      </w:r>
      <w:r w:rsidR="00EC3563">
        <w:rPr>
          <w:lang w:val="en-US"/>
        </w:rPr>
        <w:fldChar w:fldCharType="separate"/>
      </w:r>
      <w:r w:rsidR="00EC3563" w:rsidRPr="00EC3563">
        <w:rPr>
          <w:noProof/>
          <w:lang w:val="en-US"/>
        </w:rPr>
        <w:t>(Pfeiffer et al., 2020)</w:t>
      </w:r>
      <w:r w:rsidR="00EC3563">
        <w:rPr>
          <w:lang w:val="en-US"/>
        </w:rPr>
        <w:fldChar w:fldCharType="end"/>
      </w:r>
      <w:r w:rsidR="00F25052">
        <w:rPr>
          <w:lang w:val="en-US"/>
        </w:rPr>
        <w:t xml:space="preserve">, </w:t>
      </w:r>
      <w:r w:rsidR="00B03AE7">
        <w:rPr>
          <w:lang w:val="en-US"/>
        </w:rPr>
        <w:t xml:space="preserve">a </w:t>
      </w:r>
      <w:proofErr w:type="spellStart"/>
      <w:r w:rsidR="00B03AE7">
        <w:rPr>
          <w:lang w:val="en-US"/>
        </w:rPr>
        <w:t>lagrangian</w:t>
      </w:r>
      <w:proofErr w:type="spellEnd"/>
      <w:r w:rsidR="00B03AE7">
        <w:rPr>
          <w:lang w:val="en-US"/>
        </w:rPr>
        <w:t xml:space="preserve"> model </w:t>
      </w:r>
      <w:r w:rsidR="00CC3228">
        <w:rPr>
          <w:lang w:val="en-US"/>
        </w:rPr>
        <w:t xml:space="preserve">that predict </w:t>
      </w:r>
      <w:r w:rsidR="00CC3228" w:rsidRPr="00B03AE7">
        <w:rPr>
          <w:lang w:val="en-US"/>
        </w:rPr>
        <w:t>changes in bed material grain size and river bed elevation</w:t>
      </w:r>
      <w:r w:rsidR="00CC3228">
        <w:rPr>
          <w:lang w:val="en-US"/>
        </w:rPr>
        <w:t xml:space="preserve"> </w:t>
      </w:r>
      <w:r w:rsidR="00E46564">
        <w:rPr>
          <w:lang w:val="en-US"/>
        </w:rPr>
        <w:t xml:space="preserve">based on </w:t>
      </w:r>
      <w:r w:rsidR="00CC3228">
        <w:rPr>
          <w:lang w:val="en-US"/>
        </w:rPr>
        <w:t xml:space="preserve">bed load </w:t>
      </w:r>
      <w:r w:rsidR="00E46564">
        <w:rPr>
          <w:lang w:val="en-US"/>
        </w:rPr>
        <w:t xml:space="preserve">estimates </w:t>
      </w:r>
      <w:r w:rsidR="00CC3228">
        <w:rPr>
          <w:lang w:val="en-US"/>
        </w:rPr>
        <w:t>through a river network</w:t>
      </w:r>
      <w:r w:rsidR="00E46564">
        <w:rPr>
          <w:lang w:val="en-US"/>
        </w:rPr>
        <w:t>.</w:t>
      </w:r>
      <w:r w:rsidR="00FC1EE4">
        <w:rPr>
          <w:lang w:val="en-US"/>
        </w:rPr>
        <w:t xml:space="preserve"> </w:t>
      </w:r>
      <w:r w:rsidR="00D05553">
        <w:rPr>
          <w:lang w:val="en-US"/>
        </w:rPr>
        <w:t xml:space="preserve">It can </w:t>
      </w:r>
      <w:r w:rsidR="006B745C">
        <w:rPr>
          <w:lang w:val="en-US"/>
        </w:rPr>
        <w:t>potentially be used in long-term simulations</w:t>
      </w:r>
      <w:r w:rsidR="0074722D">
        <w:rPr>
          <w:lang w:val="en-US"/>
        </w:rPr>
        <w:t xml:space="preserve"> and is very accurate in its predictions</w:t>
      </w:r>
      <w:r w:rsidR="00D05553">
        <w:rPr>
          <w:lang w:val="en-US"/>
        </w:rPr>
        <w:t xml:space="preserve">, but </w:t>
      </w:r>
      <w:r w:rsidR="00F42973">
        <w:rPr>
          <w:lang w:val="en-US"/>
        </w:rPr>
        <w:t>it</w:t>
      </w:r>
      <w:r w:rsidR="00E8356B">
        <w:rPr>
          <w:lang w:val="en-US"/>
        </w:rPr>
        <w:t xml:space="preserve"> was not</w:t>
      </w:r>
      <w:r w:rsidR="0074722D">
        <w:rPr>
          <w:lang w:val="en-US"/>
        </w:rPr>
        <w:t xml:space="preserve"> design</w:t>
      </w:r>
      <w:r w:rsidR="00E8356B">
        <w:rPr>
          <w:lang w:val="en-US"/>
        </w:rPr>
        <w:t>ed</w:t>
      </w:r>
      <w:r w:rsidR="0087275A">
        <w:rPr>
          <w:lang w:val="en-US"/>
        </w:rPr>
        <w:t xml:space="preserve"> </w:t>
      </w:r>
      <w:r w:rsidR="002359DC">
        <w:rPr>
          <w:lang w:val="en-US"/>
        </w:rPr>
        <w:t xml:space="preserve">to predict bed </w:t>
      </w:r>
      <w:r w:rsidR="00A77B6F">
        <w:rPr>
          <w:lang w:val="en-US"/>
        </w:rPr>
        <w:t xml:space="preserve">surface changes at </w:t>
      </w:r>
      <w:r w:rsidR="00D7128B">
        <w:rPr>
          <w:lang w:val="en-US"/>
        </w:rPr>
        <w:t xml:space="preserve">every </w:t>
      </w:r>
      <w:r w:rsidR="00A77B6F">
        <w:rPr>
          <w:lang w:val="en-US"/>
        </w:rPr>
        <w:t xml:space="preserve">location </w:t>
      </w:r>
      <w:r w:rsidR="0087275A">
        <w:rPr>
          <w:lang w:val="en-US"/>
        </w:rPr>
        <w:t xml:space="preserve">within </w:t>
      </w:r>
      <w:r w:rsidR="00D7128B">
        <w:rPr>
          <w:lang w:val="en-US"/>
        </w:rPr>
        <w:t>a watershed</w:t>
      </w:r>
      <w:r w:rsidR="00DF125D">
        <w:rPr>
          <w:lang w:val="en-US"/>
        </w:rPr>
        <w:t xml:space="preserve">. </w:t>
      </w:r>
      <w:r w:rsidR="00EC66CC">
        <w:rPr>
          <w:lang w:val="en-US"/>
        </w:rPr>
        <w:t xml:space="preserve">Given the potential of </w:t>
      </w:r>
      <w:proofErr w:type="spellStart"/>
      <w:r w:rsidR="00EC66CC">
        <w:rPr>
          <w:lang w:val="en-US"/>
        </w:rPr>
        <w:t>OverlandFlow</w:t>
      </w:r>
      <w:proofErr w:type="spellEnd"/>
      <w:r w:rsidR="00EC66CC">
        <w:rPr>
          <w:lang w:val="en-US"/>
        </w:rPr>
        <w:t xml:space="preserve"> to</w:t>
      </w:r>
      <w:r w:rsidR="003D333C">
        <w:rPr>
          <w:lang w:val="en-US"/>
        </w:rPr>
        <w:t xml:space="preserve"> predict with high accuracy </w:t>
      </w:r>
      <w:r w:rsidR="002D25D4">
        <w:rPr>
          <w:lang w:val="en-US"/>
        </w:rPr>
        <w:t xml:space="preserve">the </w:t>
      </w:r>
      <w:r w:rsidR="00110F90">
        <w:rPr>
          <w:lang w:val="en-US"/>
        </w:rPr>
        <w:t xml:space="preserve">flow hydraulics </w:t>
      </w:r>
      <w:r w:rsidR="000F65E9">
        <w:rPr>
          <w:lang w:val="en-US"/>
        </w:rPr>
        <w:t>under non-steady and non-uniform flow conditions</w:t>
      </w:r>
      <w:ins w:id="53" w:author="Anderson, Samuel R" w:date="2022-07-31T12:02:00Z">
        <w:r w:rsidR="00B054D7">
          <w:rPr>
            <w:lang w:val="en-US"/>
          </w:rPr>
          <w:t>,</w:t>
        </w:r>
      </w:ins>
      <w:r w:rsidR="000F65E9">
        <w:rPr>
          <w:lang w:val="en-US"/>
        </w:rPr>
        <w:t xml:space="preserve"> and that there is no available component in Landlab to accurately represent </w:t>
      </w:r>
      <w:r w:rsidR="00CB5E32">
        <w:rPr>
          <w:lang w:val="en-US"/>
        </w:rPr>
        <w:t xml:space="preserve">the dynamics of sediment transport in gravel-bedded rivers in a </w:t>
      </w:r>
      <w:r w:rsidR="001B4E0B">
        <w:rPr>
          <w:lang w:val="en-US"/>
        </w:rPr>
        <w:t xml:space="preserve">2D </w:t>
      </w:r>
      <w:r w:rsidR="00CB5E32">
        <w:rPr>
          <w:lang w:val="en-US"/>
        </w:rPr>
        <w:t xml:space="preserve">distributed </w:t>
      </w:r>
      <w:r w:rsidR="001B4E0B">
        <w:rPr>
          <w:lang w:val="en-US"/>
        </w:rPr>
        <w:t>way</w:t>
      </w:r>
      <w:r w:rsidR="00193682">
        <w:rPr>
          <w:lang w:val="en-US"/>
        </w:rPr>
        <w:t>,</w:t>
      </w:r>
      <w:r w:rsidR="00505239">
        <w:rPr>
          <w:lang w:val="en-US"/>
        </w:rPr>
        <w:t xml:space="preserve"> we </w:t>
      </w:r>
      <w:r w:rsidR="000C36B1">
        <w:rPr>
          <w:lang w:val="en-US"/>
        </w:rPr>
        <w:t xml:space="preserve">proposed, </w:t>
      </w:r>
      <w:r w:rsidR="00505239">
        <w:rPr>
          <w:lang w:val="en-US"/>
        </w:rPr>
        <w:t>developed</w:t>
      </w:r>
      <w:r w:rsidR="006D7C5C">
        <w:rPr>
          <w:lang w:val="en-US"/>
        </w:rPr>
        <w:t>,</w:t>
      </w:r>
      <w:r w:rsidR="006F3266">
        <w:rPr>
          <w:lang w:val="en-US"/>
        </w:rPr>
        <w:t xml:space="preserve"> and tested a new component</w:t>
      </w:r>
      <w:ins w:id="54" w:author="Anderson, Samuel R" w:date="2022-07-31T12:03:00Z">
        <w:r w:rsidR="00B054D7">
          <w:rPr>
            <w:lang w:val="en-US"/>
          </w:rPr>
          <w:t>,</w:t>
        </w:r>
      </w:ins>
      <w:r w:rsidR="006F3266">
        <w:rPr>
          <w:lang w:val="en-US"/>
        </w:rPr>
        <w:t xml:space="preserve"> </w:t>
      </w:r>
      <w:del w:id="55" w:author="Anderson, Samuel R" w:date="2022-07-31T12:03:00Z">
        <w:r w:rsidR="008716D6" w:rsidDel="00B054D7">
          <w:rPr>
            <w:lang w:val="en-US"/>
          </w:rPr>
          <w:delText xml:space="preserve">called </w:delText>
        </w:r>
      </w:del>
      <w:proofErr w:type="spellStart"/>
      <w:r w:rsidR="008716D6">
        <w:rPr>
          <w:lang w:val="en-US"/>
        </w:rPr>
        <w:t>riverBedDynamics</w:t>
      </w:r>
      <w:proofErr w:type="spellEnd"/>
      <w:ins w:id="56" w:author="Anderson, Samuel R" w:date="2022-07-31T12:03:00Z">
        <w:r w:rsidR="00B054D7">
          <w:rPr>
            <w:lang w:val="en-US"/>
          </w:rPr>
          <w:t xml:space="preserve">, </w:t>
        </w:r>
        <w:r w:rsidR="00B054D7">
          <w:rPr>
            <w:lang w:val="en-US"/>
          </w:rPr>
          <w:t>that addresses this knowledge gap</w:t>
        </w:r>
      </w:ins>
      <w:r w:rsidR="008716D6">
        <w:rPr>
          <w:lang w:val="en-US"/>
        </w:rPr>
        <w:t xml:space="preserve">. </w:t>
      </w:r>
    </w:p>
    <w:p w14:paraId="05A30796" w14:textId="219ED555" w:rsidR="00EC66CC" w:rsidRDefault="00EC66CC" w:rsidP="00E01AD3">
      <w:pPr>
        <w:rPr>
          <w:lang w:val="en-US"/>
        </w:rPr>
      </w:pPr>
    </w:p>
    <w:p w14:paraId="656AE2D0" w14:textId="22F7893A" w:rsidR="00EC66CC" w:rsidRDefault="000C36B1" w:rsidP="00E01AD3">
      <w:pPr>
        <w:rPr>
          <w:lang w:val="en-US"/>
        </w:rPr>
      </w:pPr>
      <w:del w:id="57" w:author="Anderson, Samuel R" w:date="2022-07-31T12:04:00Z">
        <w:r w:rsidDel="00B054D7">
          <w:rPr>
            <w:lang w:val="en-US"/>
          </w:rPr>
          <w:delText>The new component</w:delText>
        </w:r>
      </w:del>
      <w:proofErr w:type="spellStart"/>
      <w:ins w:id="58" w:author="Anderson, Samuel R" w:date="2022-07-31T12:04:00Z">
        <w:r w:rsidR="00B054D7">
          <w:rPr>
            <w:lang w:val="en-US"/>
          </w:rPr>
          <w:t>riverBedDynamics</w:t>
        </w:r>
      </w:ins>
      <w:proofErr w:type="spellEnd"/>
      <w:r>
        <w:rPr>
          <w:lang w:val="en-US"/>
        </w:rPr>
        <w:t xml:space="preserve"> </w:t>
      </w:r>
      <w:r w:rsidR="006D7C5C">
        <w:rPr>
          <w:lang w:val="en-US"/>
        </w:rPr>
        <w:t xml:space="preserve">was designed to work </w:t>
      </w:r>
      <w:del w:id="59" w:author="Anderson, Samuel R" w:date="2022-07-31T12:04:00Z">
        <w:r w:rsidR="0089362F" w:rsidDel="00B054D7">
          <w:rPr>
            <w:lang w:val="en-US"/>
          </w:rPr>
          <w:delText>with</w:delText>
        </w:r>
        <w:r w:rsidR="006D7C5C" w:rsidDel="00B054D7">
          <w:rPr>
            <w:lang w:val="en-US"/>
          </w:rPr>
          <w:delText xml:space="preserve"> </w:delText>
        </w:r>
      </w:del>
      <w:ins w:id="60" w:author="Anderson, Samuel R" w:date="2022-07-31T12:04:00Z">
        <w:r w:rsidR="00B054D7">
          <w:rPr>
            <w:lang w:val="en-US"/>
          </w:rPr>
          <w:t>in</w:t>
        </w:r>
        <w:r w:rsidR="00B054D7">
          <w:rPr>
            <w:lang w:val="en-US"/>
          </w:rPr>
          <w:t xml:space="preserve"> </w:t>
        </w:r>
      </w:ins>
      <w:r w:rsidR="00260E0F">
        <w:rPr>
          <w:lang w:val="en-US"/>
        </w:rPr>
        <w:t>gravel-bedded river</w:t>
      </w:r>
      <w:ins w:id="61" w:author="Anderson, Samuel R" w:date="2022-07-31T12:04:00Z">
        <w:r w:rsidR="00B054D7">
          <w:rPr>
            <w:lang w:val="en-US"/>
          </w:rPr>
          <w:t>s</w:t>
        </w:r>
      </w:ins>
      <w:r w:rsidR="00260E0F">
        <w:rPr>
          <w:lang w:val="en-US"/>
        </w:rPr>
        <w:t xml:space="preserve">. </w:t>
      </w:r>
      <w:commentRangeStart w:id="62"/>
      <w:commentRangeStart w:id="63"/>
      <w:r w:rsidR="0003780C">
        <w:rPr>
          <w:lang w:val="en-US"/>
        </w:rPr>
        <w:t>Four bed load transport models are available</w:t>
      </w:r>
      <w:r w:rsidR="00AA115B">
        <w:rPr>
          <w:lang w:val="en-US"/>
        </w:rPr>
        <w:t>, covering the requirements of simple bed surface elevation</w:t>
      </w:r>
      <w:r w:rsidR="00EC4C3F">
        <w:rPr>
          <w:lang w:val="en-US"/>
        </w:rPr>
        <w:t xml:space="preserve"> predictions, using </w:t>
      </w:r>
      <w:r w:rsidR="00EC4C3F">
        <w:rPr>
          <w:lang w:val="en-US"/>
        </w:rPr>
        <w:fldChar w:fldCharType="begin" w:fldLock="1"/>
      </w:r>
      <w:r w:rsidR="00CD6841">
        <w:rPr>
          <w:lang w:val="en-US"/>
        </w:rPr>
        <w:instrText>ADDIN CSL_CITATION {"citationItems":[{"id":"ITEM-1","itemData":{"DOI":"1948-06-07","abstract":"In the following paper, a brief summary is first of all given of the results and interpretation of tests already made known in former publications of the Laboratory for Hydraulic Research and Soil Mechanics at the Federal Institute of Technology, Zurich. After that, an attempt is made to derive an empirical law of bed-load transport based on recent experimental data. We desire to state expressly that by bed-load transport is meant the movement of the solid material rolling or jumping along the bed of a river; transport of matter in suspension is not included.","author":[{"dropping-particle":"","family":"Meyer-Peter","given":"E.","non-dropping-particle":"","parse-names":false,"suffix":""},{"dropping-particle":"","family":"Müller","given":"R.","non-dropping-particle":"","parse-names":false,"suffix":""}],"container-title":"Proceedings of the 2nd Meeting of the International Association of Hydraulic Research","id":"ITEM-1","issued":{"date-parts":[["1948"]]},"page":"39-64","title":"Formulas for Bed-Load Transport","type":"paper-conference"},"uris":["http://www.mendeley.com/documents/?uuid=f372aaf2-d402-4bb1-a3dd-67f01be0d3ee"]}],"mendeley":{"formattedCitation":"(Meyer-Peter &amp; Müller, 1948)","manualFormatting":"Meyer-Peter &amp; Müller (1948)","plainTextFormattedCitation":"(Meyer-Peter &amp; Müller, 1948)","previouslyFormattedCitation":"(Meyer-Peter &amp; Müller, 1948)"},"properties":{"noteIndex":0},"schema":"https://github.com/citation-style-language/schema/raw/master/csl-citation.json"}</w:instrText>
      </w:r>
      <w:r w:rsidR="00EC4C3F">
        <w:rPr>
          <w:lang w:val="en-US"/>
        </w:rPr>
        <w:fldChar w:fldCharType="separate"/>
      </w:r>
      <w:r w:rsidR="00EC4C3F" w:rsidRPr="00EC4C3F">
        <w:rPr>
          <w:noProof/>
          <w:lang w:val="en-US"/>
        </w:rPr>
        <w:t xml:space="preserve">Meyer-Peter &amp; Müller </w:t>
      </w:r>
      <w:r w:rsidR="00EC4C3F">
        <w:rPr>
          <w:noProof/>
          <w:lang w:val="en-US"/>
        </w:rPr>
        <w:t>(</w:t>
      </w:r>
      <w:r w:rsidR="00EC4C3F" w:rsidRPr="00EC4C3F">
        <w:rPr>
          <w:noProof/>
          <w:lang w:val="en-US"/>
        </w:rPr>
        <w:t>1948)</w:t>
      </w:r>
      <w:r w:rsidR="00EC4C3F">
        <w:rPr>
          <w:lang w:val="en-US"/>
        </w:rPr>
        <w:fldChar w:fldCharType="end"/>
      </w:r>
      <w:r w:rsidR="00E71A90">
        <w:rPr>
          <w:lang w:val="en-US"/>
        </w:rPr>
        <w:t xml:space="preserve"> equation</w:t>
      </w:r>
      <w:r w:rsidR="00EC4C3F">
        <w:rPr>
          <w:lang w:val="en-US"/>
        </w:rPr>
        <w:t xml:space="preserve">, or </w:t>
      </w:r>
      <w:r w:rsidR="006247DA">
        <w:rPr>
          <w:lang w:val="en-US"/>
        </w:rPr>
        <w:t xml:space="preserve">more advanced </w:t>
      </w:r>
      <w:r w:rsidR="00B34AE6">
        <w:rPr>
          <w:lang w:val="en-US"/>
        </w:rPr>
        <w:t xml:space="preserve">fractional sediment transport </w:t>
      </w:r>
      <w:r w:rsidR="006247DA">
        <w:rPr>
          <w:lang w:val="en-US"/>
        </w:rPr>
        <w:t xml:space="preserve">to simulate bed surface </w:t>
      </w:r>
      <w:r w:rsidR="0006548D">
        <w:rPr>
          <w:lang w:val="en-US"/>
        </w:rPr>
        <w:t xml:space="preserve">elevation and grain size distribution evolution </w:t>
      </w:r>
      <w:r w:rsidR="00CD6841">
        <w:rPr>
          <w:lang w:val="en-US"/>
        </w:rPr>
        <w:t xml:space="preserve">and changes in the stratigraphy using </w:t>
      </w:r>
      <w:r w:rsidR="00CD6841">
        <w:rPr>
          <w:lang w:val="en-US"/>
        </w:rPr>
        <w:fldChar w:fldCharType="begin" w:fldLock="1"/>
      </w:r>
      <w:r w:rsidR="00BC4925">
        <w:rPr>
          <w:lang w:val="en-US"/>
        </w:rPr>
        <w:instrText>ADDIN CSL_CITATION {"citationItems":[{"id":"ITEM-1","itemData":{"DOI":"10.1061/(ASCE)0733-9429(2003)129:2(120)","ISSN":"0733-9429","author":[{"dropping-particle":"","family":"Wilcock","given":"Peter R.","non-dropping-particle":"","parse-names":false,"suffix":""},{"dropping-particle":"","family":"Crowe","given":"Joanna C.","non-dropping-particle":"","parse-names":false,"suffix":""}],"container-title":"Journal of Hydraulic Engineering","id":"ITEM-1","issue":"2","issued":{"date-parts":[["2003","1","15"]]},"note":"From Duplicate 1 (Surface-based Transport Model for Mixed-Size Sediment - Wilcock, Peter R; Asce, M; Crowe, Joanna C)\n\nFrom Duplicate 1 (Surface-based Transport Model for Mixed-Size Sediment - Wilcock, P; Crowe, J)\n\ndoi: 10.1061/(ASCE)0733-9429(2003)129:2(120)\n\nFrom Duplicate 2 (Surface-based Transport Model for Mixed-Size Sediment - Wilcock, P; Crowe, J)\n\ndoi: 10.1061/(ASCE)0733-9429(2003)129:2(120)","page":"120-128","publisher":"American Society of Civil Engineers","title":"Surface-based transport model for mixed-size sediment","type":"article-journal","volume":"129"},"uris":["http://www.mendeley.com/documents/?uuid=91b9cfbe-2782-4835-a6e6-708b95fcf293"]}],"mendeley":{"formattedCitation":"(Wilcock &amp; Crowe, 2003)","manualFormatting":"Wilcock &amp; Crowe (2003)","plainTextFormattedCitation":"(Wilcock &amp; Crowe, 2003)","previouslyFormattedCitation":"(Wilcock &amp; Crowe, 2003)"},"properties":{"noteIndex":0},"schema":"https://github.com/citation-style-language/schema/raw/master/csl-citation.json"}</w:instrText>
      </w:r>
      <w:r w:rsidR="00CD6841">
        <w:rPr>
          <w:lang w:val="en-US"/>
        </w:rPr>
        <w:fldChar w:fldCharType="separate"/>
      </w:r>
      <w:r w:rsidR="00CD6841" w:rsidRPr="00CD6841">
        <w:rPr>
          <w:noProof/>
          <w:lang w:val="en-US"/>
        </w:rPr>
        <w:t xml:space="preserve">Wilcock &amp; Crowe </w:t>
      </w:r>
      <w:r w:rsidR="00E71A90">
        <w:rPr>
          <w:noProof/>
          <w:lang w:val="en-US"/>
        </w:rPr>
        <w:t>(</w:t>
      </w:r>
      <w:r w:rsidR="00CD6841" w:rsidRPr="00CD6841">
        <w:rPr>
          <w:noProof/>
          <w:lang w:val="en-US"/>
        </w:rPr>
        <w:t>2003)</w:t>
      </w:r>
      <w:r w:rsidR="00CD6841">
        <w:rPr>
          <w:lang w:val="en-US"/>
        </w:rPr>
        <w:fldChar w:fldCharType="end"/>
      </w:r>
      <w:r w:rsidR="00B83E1B">
        <w:rPr>
          <w:lang w:val="en-US"/>
        </w:rPr>
        <w:t xml:space="preserve"> </w:t>
      </w:r>
      <w:r w:rsidR="00E71A90">
        <w:rPr>
          <w:lang w:val="en-US"/>
        </w:rPr>
        <w:t>model</w:t>
      </w:r>
      <w:commentRangeEnd w:id="62"/>
      <w:r w:rsidR="00B054D7">
        <w:rPr>
          <w:rStyle w:val="CommentReference"/>
        </w:rPr>
        <w:commentReference w:id="62"/>
      </w:r>
      <w:commentRangeEnd w:id="63"/>
      <w:r w:rsidR="00B054D7">
        <w:rPr>
          <w:rStyle w:val="CommentReference"/>
        </w:rPr>
        <w:commentReference w:id="63"/>
      </w:r>
      <w:r w:rsidR="00E71A90">
        <w:rPr>
          <w:lang w:val="en-US"/>
        </w:rPr>
        <w:t xml:space="preserve">. </w:t>
      </w:r>
      <w:r w:rsidR="007234DD">
        <w:rPr>
          <w:lang w:val="en-US"/>
        </w:rPr>
        <w:t>All sediment transport predictions a</w:t>
      </w:r>
      <w:r w:rsidR="002433B0">
        <w:rPr>
          <w:lang w:val="en-US"/>
        </w:rPr>
        <w:t xml:space="preserve">re based on </w:t>
      </w:r>
      <w:r w:rsidR="00F86336">
        <w:rPr>
          <w:lang w:val="en-US"/>
        </w:rPr>
        <w:t>the</w:t>
      </w:r>
      <w:r w:rsidR="002433B0">
        <w:rPr>
          <w:lang w:val="en-US"/>
        </w:rPr>
        <w:t xml:space="preserve"> unsteady </w:t>
      </w:r>
      <w:r w:rsidR="00F86336">
        <w:rPr>
          <w:lang w:val="en-US"/>
        </w:rPr>
        <w:t xml:space="preserve">total </w:t>
      </w:r>
      <w:r w:rsidR="002433B0">
        <w:rPr>
          <w:lang w:val="en-US"/>
        </w:rPr>
        <w:t>shear stress</w:t>
      </w:r>
      <w:r w:rsidR="00F86336">
        <w:rPr>
          <w:lang w:val="en-US"/>
        </w:rPr>
        <w:t xml:space="preserve">, </w:t>
      </w:r>
      <w:r w:rsidR="00D7775E">
        <w:rPr>
          <w:lang w:val="en-US"/>
        </w:rPr>
        <w:t xml:space="preserve">which </w:t>
      </w:r>
      <w:r w:rsidR="00172136">
        <w:rPr>
          <w:lang w:val="en-US"/>
        </w:rPr>
        <w:t>accounts for</w:t>
      </w:r>
      <w:r w:rsidR="00D7775E">
        <w:rPr>
          <w:lang w:val="en-US"/>
        </w:rPr>
        <w:t xml:space="preserve"> </w:t>
      </w:r>
      <w:r w:rsidR="00F943DD">
        <w:rPr>
          <w:lang w:val="en-US"/>
        </w:rPr>
        <w:t xml:space="preserve">spatial </w:t>
      </w:r>
      <w:r w:rsidR="0035128D">
        <w:rPr>
          <w:lang w:val="en-US"/>
        </w:rPr>
        <w:t xml:space="preserve">and time </w:t>
      </w:r>
      <w:r w:rsidR="00D7775E">
        <w:rPr>
          <w:lang w:val="en-US"/>
        </w:rPr>
        <w:t xml:space="preserve">gradient in </w:t>
      </w:r>
      <w:r w:rsidR="0035128D">
        <w:rPr>
          <w:lang w:val="en-US"/>
        </w:rPr>
        <w:t xml:space="preserve">flow velocity and local </w:t>
      </w:r>
      <w:r w:rsidR="007E3598">
        <w:rPr>
          <w:lang w:val="en-US"/>
        </w:rPr>
        <w:t xml:space="preserve">variations in </w:t>
      </w:r>
      <w:r w:rsidR="00D7775E">
        <w:rPr>
          <w:lang w:val="en-US"/>
        </w:rPr>
        <w:t>bed elevation</w:t>
      </w:r>
      <w:r w:rsidR="007E3598">
        <w:rPr>
          <w:lang w:val="en-US"/>
        </w:rPr>
        <w:t xml:space="preserve"> and</w:t>
      </w:r>
      <w:r w:rsidR="00D7775E">
        <w:rPr>
          <w:lang w:val="en-US"/>
        </w:rPr>
        <w:t xml:space="preserve"> water depth</w:t>
      </w:r>
      <w:r w:rsidR="00490576">
        <w:rPr>
          <w:lang w:val="en-US"/>
        </w:rPr>
        <w:t>.</w:t>
      </w:r>
      <w:r w:rsidR="00887706">
        <w:rPr>
          <w:lang w:val="en-US"/>
        </w:rPr>
        <w:t xml:space="preserve"> Our component was coupled to a</w:t>
      </w:r>
      <w:r w:rsidR="00B81D8D">
        <w:rPr>
          <w:lang w:val="en-US"/>
        </w:rPr>
        <w:t xml:space="preserve">n </w:t>
      </w:r>
      <w:commentRangeStart w:id="64"/>
      <w:r w:rsidR="00B81D8D">
        <w:rPr>
          <w:lang w:val="en-US"/>
        </w:rPr>
        <w:t xml:space="preserve">extended </w:t>
      </w:r>
      <w:commentRangeEnd w:id="64"/>
      <w:r w:rsidR="00B054D7">
        <w:rPr>
          <w:rStyle w:val="CommentReference"/>
        </w:rPr>
        <w:commentReference w:id="64"/>
      </w:r>
      <w:r w:rsidR="00887706">
        <w:rPr>
          <w:lang w:val="en-US"/>
        </w:rPr>
        <w:t xml:space="preserve">version of </w:t>
      </w:r>
      <w:proofErr w:type="spellStart"/>
      <w:r w:rsidR="00887706">
        <w:rPr>
          <w:lang w:val="en-US"/>
        </w:rPr>
        <w:t>OverlandFlow</w:t>
      </w:r>
      <w:proofErr w:type="spellEnd"/>
      <w:r w:rsidR="00B81D8D">
        <w:rPr>
          <w:lang w:val="en-US"/>
        </w:rPr>
        <w:t xml:space="preserve">, from which all hydraulics variables required to calculate the total shear stress are </w:t>
      </w:r>
      <w:r w:rsidR="00F84D58">
        <w:rPr>
          <w:lang w:val="en-US"/>
        </w:rPr>
        <w:t>obtained</w:t>
      </w:r>
      <w:r w:rsidR="0081283F">
        <w:rPr>
          <w:lang w:val="en-US"/>
        </w:rPr>
        <w:t>. Evaluations</w:t>
      </w:r>
      <w:r w:rsidR="00F84D58">
        <w:rPr>
          <w:lang w:val="en-US"/>
        </w:rPr>
        <w:t xml:space="preserve"> </w:t>
      </w:r>
      <w:r w:rsidR="0081283F">
        <w:rPr>
          <w:lang w:val="en-US"/>
        </w:rPr>
        <w:t xml:space="preserve">of </w:t>
      </w:r>
      <w:r w:rsidR="00850A24">
        <w:rPr>
          <w:lang w:val="en-US"/>
        </w:rPr>
        <w:t xml:space="preserve">our </w:t>
      </w:r>
      <w:r w:rsidR="000804B5">
        <w:rPr>
          <w:lang w:val="en-US"/>
        </w:rPr>
        <w:t xml:space="preserve">component </w:t>
      </w:r>
      <w:r w:rsidR="0081283F">
        <w:rPr>
          <w:lang w:val="en-US"/>
        </w:rPr>
        <w:t>are</w:t>
      </w:r>
      <w:r w:rsidR="0004128B">
        <w:rPr>
          <w:lang w:val="en-US"/>
        </w:rPr>
        <w:t xml:space="preserve"> conducted using</w:t>
      </w:r>
      <w:r w:rsidR="007601EE">
        <w:rPr>
          <w:lang w:val="en-US"/>
        </w:rPr>
        <w:t xml:space="preserve"> </w:t>
      </w:r>
      <w:r w:rsidR="00892C4A">
        <w:rPr>
          <w:lang w:val="en-US"/>
        </w:rPr>
        <w:t>test case</w:t>
      </w:r>
      <w:r w:rsidR="00455AC9">
        <w:rPr>
          <w:lang w:val="en-US"/>
        </w:rPr>
        <w:t>s</w:t>
      </w:r>
      <w:r w:rsidR="00892C4A">
        <w:rPr>
          <w:lang w:val="en-US"/>
        </w:rPr>
        <w:t xml:space="preserve"> with anal</w:t>
      </w:r>
      <w:r w:rsidR="00A73EDF">
        <w:rPr>
          <w:lang w:val="en-US"/>
        </w:rPr>
        <w:t>ytical solution</w:t>
      </w:r>
      <w:ins w:id="65" w:author="Anderson, Samuel R" w:date="2022-07-31T12:07:00Z">
        <w:r w:rsidR="00B054D7">
          <w:rPr>
            <w:lang w:val="en-US"/>
          </w:rPr>
          <w:t>s</w:t>
        </w:r>
      </w:ins>
      <w:r w:rsidR="00A73EDF">
        <w:rPr>
          <w:lang w:val="en-US"/>
        </w:rPr>
        <w:t xml:space="preserve"> </w:t>
      </w:r>
      <w:ins w:id="66" w:author="Anderson, Samuel R" w:date="2022-07-31T12:07:00Z">
        <w:r w:rsidR="00B054D7">
          <w:rPr>
            <w:lang w:val="en-US"/>
          </w:rPr>
          <w:t>from</w:t>
        </w:r>
      </w:ins>
      <w:del w:id="67" w:author="Anderson, Samuel R" w:date="2022-07-31T12:07:00Z">
        <w:r w:rsidR="0004128B" w:rsidDel="00B054D7">
          <w:rPr>
            <w:lang w:val="en-US"/>
          </w:rPr>
          <w:delText>and</w:delText>
        </w:r>
        <w:r w:rsidR="00A73EDF" w:rsidDel="00B054D7">
          <w:rPr>
            <w:lang w:val="en-US"/>
          </w:rPr>
          <w:delText xml:space="preserve"> with</w:delText>
        </w:r>
      </w:del>
      <w:r w:rsidR="00A73EDF">
        <w:rPr>
          <w:lang w:val="en-US"/>
        </w:rPr>
        <w:t xml:space="preserve"> previously </w:t>
      </w:r>
      <w:commentRangeStart w:id="68"/>
      <w:r w:rsidR="00A73EDF">
        <w:rPr>
          <w:lang w:val="en-US"/>
        </w:rPr>
        <w:t xml:space="preserve">reported </w:t>
      </w:r>
      <w:commentRangeEnd w:id="68"/>
      <w:r w:rsidR="00B054D7">
        <w:rPr>
          <w:rStyle w:val="CommentReference"/>
        </w:rPr>
        <w:commentReference w:id="68"/>
      </w:r>
      <w:r w:rsidR="00A73EDF">
        <w:rPr>
          <w:lang w:val="en-US"/>
        </w:rPr>
        <w:t>models</w:t>
      </w:r>
      <w:r w:rsidR="00455AC9">
        <w:rPr>
          <w:lang w:val="en-US"/>
        </w:rPr>
        <w:t xml:space="preserve">. </w:t>
      </w:r>
      <w:r w:rsidR="0004128B">
        <w:rPr>
          <w:lang w:val="en-US"/>
        </w:rPr>
        <w:t xml:space="preserve">An application to a large watershed </w:t>
      </w:r>
      <w:r w:rsidR="002F45B3">
        <w:rPr>
          <w:lang w:val="en-US"/>
        </w:rPr>
        <w:t>is used to explore large scale applications of the component.</w:t>
      </w:r>
      <w:r w:rsidR="006635E4">
        <w:rPr>
          <w:lang w:val="en-US"/>
        </w:rPr>
        <w:t xml:space="preserve"> </w:t>
      </w:r>
    </w:p>
    <w:p w14:paraId="69319777" w14:textId="46B9EC7D" w:rsidR="003F2BA5" w:rsidRPr="0040044E" w:rsidRDefault="003F2BA5" w:rsidP="003F2BA5">
      <w:pPr>
        <w:pStyle w:val="Heading1"/>
        <w:rPr>
          <w:lang w:val="en-US"/>
        </w:rPr>
      </w:pPr>
      <w:r w:rsidRPr="0040044E">
        <w:rPr>
          <w:lang w:val="en-US"/>
        </w:rPr>
        <w:t>2 A general overview of the Landlab modeling approach</w:t>
      </w:r>
    </w:p>
    <w:p w14:paraId="2B72D110" w14:textId="3E14F462" w:rsidR="00967172" w:rsidRPr="0040044E" w:rsidRDefault="00F60A15" w:rsidP="001865FE">
      <w:pPr>
        <w:rPr>
          <w:lang w:val="en-US"/>
        </w:rPr>
      </w:pPr>
      <w:r w:rsidRPr="0040044E">
        <w:rPr>
          <w:lang w:val="en-US"/>
        </w:rPr>
        <w:t>Landlab is a Python-based interdisciplinary open-source platform containing</w:t>
      </w:r>
      <w:r w:rsidR="006A34BC" w:rsidRPr="0040044E">
        <w:rPr>
          <w:lang w:val="en-US"/>
        </w:rPr>
        <w:t xml:space="preserve"> a series of libraries and tools that allows </w:t>
      </w:r>
      <w:del w:id="69" w:author="Anderson, Samuel R" w:date="2022-07-31T12:08:00Z">
        <w:r w:rsidR="006A34BC" w:rsidRPr="0040044E" w:rsidDel="00695AD1">
          <w:rPr>
            <w:lang w:val="en-US"/>
          </w:rPr>
          <w:delText>scientist and practitioners</w:delText>
        </w:r>
      </w:del>
      <w:ins w:id="70" w:author="Anderson, Samuel R" w:date="2022-07-31T12:08:00Z">
        <w:r w:rsidR="00695AD1">
          <w:rPr>
            <w:lang w:val="en-US"/>
          </w:rPr>
          <w:t>people to</w:t>
        </w:r>
      </w:ins>
      <w:r w:rsidR="006A34BC" w:rsidRPr="0040044E">
        <w:rPr>
          <w:lang w:val="en-US"/>
        </w:rPr>
        <w:t xml:space="preserve"> use, explore, and develop computational landscape models related to earth surface dynamic processes</w:t>
      </w:r>
      <w:r w:rsidRPr="0040044E">
        <w:rPr>
          <w:lang w:val="en-US"/>
        </w:rPr>
        <w:t xml:space="preserve"> </w:t>
      </w:r>
      <w:r w:rsidRPr="0040044E">
        <w:rPr>
          <w:lang w:val="en-US"/>
        </w:rPr>
        <w:fldChar w:fldCharType="begin" w:fldLock="1"/>
      </w:r>
      <w:r w:rsidR="00A9416C" w:rsidRPr="0040044E">
        <w:rPr>
          <w:lang w:val="en-US"/>
        </w:rPr>
        <w:instrText>ADDIN CSL_CITATION {"citationItems":[{"id":"ITEM-1","itemData":{"DOI":"10.5194/esurf-5-21-2017","ISSN":"2196632X","abstract":"The ability to model surface processes and to couple them to both subsurface and atmospheric regimes has proven invaluable to research in the Earth and planetary sciences. However, creating a new model typically demands a very large investment of time, and modifying an existing model to address a new problem typically means the new work is constrained to its detriment by model adaptations for a different problem. Landlab is an open-source software framework explicitly designed to accelerate the development of new process models by providing (1) a set of tools and existing grid structures-including both regular and irregular grids-to make it faster and easier to develop new process components, or numerical implementations of physical processes; (2) a suite of stable, modular, and interoperable process components that can be combined to create an integrated model; and (3) a set of tools for data input, output, manipulation, and visualization. A set of example models built with these components is also provided. Landlab's structure makes it ideal not only for fully developed modelling applications but also for model prototyping and classroom use. Because of its modular nature, it can also act as a platform for model intercomparison and epistemic uncertainty and sensitivity analyses. Landlab exposes a standardized model interoperability interface, and is able to couple to third-party models and software. Landlab also offers tools to allow the creation of cellular automata, and allows native coupling of such models to more traditional continuous differential equation-based modules. We illustrate the principles of component coupling in Landlab using a model of landform evolution, a cellular ecohydrologic model, and a flood-wave routing model.","author":[{"dropping-particle":"","family":"Hobley","given":"Daniel E.J.","non-dropping-particle":"","parse-names":false,"suffix":""},{"dropping-particle":"","family":"Adams","given":"Jordan M.","non-dropping-particle":"","parse-names":false,"suffix":""},{"dropping-particle":"","family":"Siddhartha Nudurupati","given":"Sai","non-dropping-particle":"","parse-names":false,"suffix":""},{"dropping-particle":"","family":"Hutton","given":"Eric W.H.","non-dropping-particle":"","parse-names":false,"suffix":""},{"dropping-particle":"","family":"Gasparini","given":"Nicole M.","non-dropping-particle":"","parse-names":false,"suffix":""},{"dropping-particle":"","family":"Istanbulluoglu","given":"Erkan","non-dropping-particle":"","parse-names":false,"suffix":""},{"dropping-particle":"","family":"Tucker","given":"Gregory E.","non-dropping-particle":"","parse-names":false,"suffix":""}],"container-title":"Earth Surface Dynamics","id":"ITEM-1","issue":"1","issued":{"date-parts":[["2017"]]},"page":"21-46","title":"Creative computing with Landlab: An open-source toolkit for building, coupling, and exploring two-dimensional numerical models of Earth-surface dynamics","type":"article-journal","volume":"5"},"uris":["http://www.mendeley.com/documents/?uuid=2e5052f8-3f2b-4982-8ae5-f9c9a90f832d"]},{"id":"ITEM-2","itemData":{"DOI":"10.5194/esurf-8-379-2020","ISSN":"2196632X","abstract":"Numerical simulation of the form and characteristics of Earth's surface provides insight into its evolution. Landlab is an open-source Python package that contains modularized elements of numerical models for Earth's surface, thus reducing time required for researchers to create new or reimplement existing models. Landlab contains a gridding engine which represents the model domain as a dual graph of structured quadrilaterals (e.g., raster) or irregular Voronoi polygon-Delaunay triangle mesh (e.g., regular hexagons, radially symmetric meshes, and fully irregular meshes). Landlab also contains &lt;i&gt;components&lt;/i&gt; - modular implementations of single physical processes - and a suite of utilities that support numerical methods, input/output, and visualization. This contribution describes package development since version 1.0 and backward-compatibility-breaking changes that necessitate the new major release, version 2.0. Substantial changes include refactoring the grid, improving the component standard interface, dropping Python 2 support, and creating 31 new components - for a total of 58 components in the Landlab package. We describe reasons why many changes were made in order to provide insight for designers of future packages. We conclude by discussing lessons about the dynamics of scientific software development gained from the experience of using, developing, maintaining, and teaching with Landlab.","author":[{"dropping-particle":"","family":"Barnhart","given":"Katherine R.","non-dropping-particle":"","parse-names":false,"suffix":""},{"dropping-particle":"","family":"Hutton","given":"Eric W.H.","non-dropping-particle":"","parse-names":false,"suffix":""},{"dropping-particle":"","family":"Tucker","given":"Gregory E.","non-dropping-particle":"","parse-names":false,"suffix":""},{"dropping-particle":"","family":"M. Gasparini","given":"Nicole","non-dropping-particle":"","parse-names":false,"suffix":""},{"dropping-particle":"","family":"Istanbulluoglu","given":"Erkan","non-dropping-particle":"","parse-names":false,"suffix":""},{"dropping-particle":"","family":"E. J. Hobley","given":"Daniel","non-dropping-particle":"","parse-names":false,"suffix":""},{"dropping-particle":"","family":"J. Lyons","given":"Nathan","non-dropping-particle":"","parse-names":false,"suffix":""},{"dropping-particle":"","family":"Mouchene","given":"Margaux","non-dropping-particle":"","parse-names":false,"suffix":""},{"dropping-particle":"","family":"Siddhartha Nudurupati","given":"Sai","non-dropping-particle":"","parse-names":false,"suffix":""},{"dropping-particle":"","family":"M. Adams","given":"Jordan","non-dropping-particle":"","parse-names":false,"suffix":""},{"dropping-particle":"","family":"Bandaragoda","given":"Christina","non-dropping-particle":"","parse-names":false,"suffix":""}],"container-title":"Earth Surface Dynamics","id":"ITEM-2","issue":"2","issued":{"date-parts":[["2020"]]},"page":"379-397","title":"Short communication: Landlab v2.0: A software package for Earth surface dynamics","type":"article-journal","volume":"8"},"uris":["http://www.mendeley.com/documents/?uuid=94ef3112-acdf-41d8-8b86-ba5312f86f42"]}],"mendeley":{"formattedCitation":"(Barnhart et al., 2020; Hobley et al., 2017)","plainTextFormattedCitation":"(Barnhart et al., 2020; Hobley et al., 2017)","previouslyFormattedCitation":"(Barnhart et al., 2020; Hobley et al., 2017)"},"properties":{"noteIndex":0},"schema":"https://github.com/citation-style-language/schema/raw/master/csl-citation.json"}</w:instrText>
      </w:r>
      <w:r w:rsidRPr="0040044E">
        <w:rPr>
          <w:lang w:val="en-US"/>
        </w:rPr>
        <w:fldChar w:fldCharType="separate"/>
      </w:r>
      <w:r w:rsidRPr="0040044E">
        <w:rPr>
          <w:noProof/>
          <w:lang w:val="en-US"/>
        </w:rPr>
        <w:t>(Barnhart et al., 2020; Hobley et al., 2017)</w:t>
      </w:r>
      <w:r w:rsidRPr="0040044E">
        <w:rPr>
          <w:lang w:val="en-US"/>
        </w:rPr>
        <w:fldChar w:fldCharType="end"/>
      </w:r>
      <w:r w:rsidR="006A34BC" w:rsidRPr="0040044E">
        <w:rPr>
          <w:lang w:val="en-US"/>
        </w:rPr>
        <w:t xml:space="preserve">. </w:t>
      </w:r>
      <w:r w:rsidR="00CE2B67" w:rsidRPr="0040044E">
        <w:rPr>
          <w:lang w:val="en-US"/>
        </w:rPr>
        <w:t xml:space="preserve">The general structure of Landlab has been described in detail in several studies (e.g., </w:t>
      </w:r>
      <w:r w:rsidR="00A9416C" w:rsidRPr="0040044E">
        <w:rPr>
          <w:lang w:val="en-US"/>
        </w:rPr>
        <w:fldChar w:fldCharType="begin" w:fldLock="1"/>
      </w:r>
      <w:r w:rsidR="00C45E43">
        <w:rPr>
          <w:lang w:val="en-US"/>
        </w:rPr>
        <w:instrText>ADDIN CSL_CITATION {"citationItems":[{"id":"ITEM-1","itemData":{"DOI":"10.5194/gmd-10-4577-2017","ISSN":"19919603","abstract":"Models of landscape evolution by river erosion are often either transport-limited (sediment is always available but may or may not be transportable) or detachment-limited (sediment must be detached from the bed but is then always transportable). While several models incorporate elements of, or transition between, transport-limited and detachment-limited behavior, most require that either sediment or bedrock, but not both, are eroded at any given time. Modeling landscape evolution over large spatial and temporal scales requires a model that can (1) transition freely between transport-limited and detachment-limited behavior, (2) simultaneously treat sediment transport and bedrock erosion, and (3) run in 2-D over large grids and be coupled with other surface process models. We present SPACE (stream power with alluvium conservation and entrainment) 1.0, a new model for simultaneous evolution of an alluvium layer and a bedrock bed based on conservation of sediment mass both on the bed and in the water column. The model treats sediment transport and bedrock erosion simultaneously, embracing the reality that many rivers (even those commonly defined as &lt;q&gt;bedrock&lt;/q&gt; rivers) flow over a partially alluviated bed. SPACE improves on previous models of bedrock&amp;ndash;alluvial rivers by explicitly calculating sediment erosion and deposition rather than relying on a flux-divergence (Exner) approach. The SPACE model is a component of the Landlab modeling toolkit, a Python-language library used to create models of Earth surface processes. Landlab allows efficient coupling between the SPACE model and components simulating basin hydrology, hillslope evolution, weathering, lithospheric flexure, and other surface processes. Here, we first derive the governing equations of the SPACE model from existing sediment transport and bedrock erosion formulations and explore the behavior of local analytical solutions for sediment flux and alluvium thickness. We derive steady-state analytical solutions for channel slope, alluvium thickness, and sediment flux, and show that SPACE matches predicted behavior in detachment-limited, transport-limited, and mixed conditions. We provide an example of landscape evolution modeling in which SPACE is coupled with hillslope diffusion, and demonstrate that SPACE provides an effective framework for simultaneously modeling 2-D sediment transport and bedrock erosion.","author":[{"dropping-particle":"","family":"Shobe","given":"Charles M.","non-dropping-particle":"","parse-names":false,"suffix":""},{"dropping-particle":"","family":"Tucker","given":"Gregory E.","non-dropping-particle":"","parse-names":false,"suffix":""},{"dropping-particle":"","family":"Barnhart","given":"Katherine R.","non-dropping-particle":"","parse-names":false,"suffix":""}],"container-title":"Geoscientific Model Development","id":"ITEM-1","issue":"12","issued":{"date-parts":[["2017"]]},"page":"4577-4604","title":"The SPACE 1.0 model: A Landlab component for 2-D calculation of sediment transport, bedrock erosion, and landscape evolution","type":"article-journal","volume":"10"},"uris":["http://www.mendeley.com/documents/?uuid=cc4fc139-319f-4955-bdff-0f4c0808234c"]},{"id":"ITEM-2","itemData":{"DOI":"10.5194/esurf-5-21-2017","ISSN":"2196632X","abstract":"The ability to model surface processes and to couple them to both subsurface and atmospheric regimes has proven invaluable to research in the Earth and planetary sciences. However, creating a new model typically demands a very large investment of time, and modifying an existing model to address a new problem typically means the new work is constrained to its detriment by model adaptations for a different problem. Landlab is an open-source software framework explicitly designed to accelerate the development of new process models by providing (1) a set of tools and existing grid structures-including both regular and irregular grids-to make it faster and easier to develop new process components, or numerical implementations of physical processes; (2) a suite of stable, modular, and interoperable process components that can be combined to create an integrated model; and (3) a set of tools for data input, output, manipulation, and visualization. A set of example models built with these components is also provided. Landlab's structure makes it ideal not only for fully developed modelling applications but also for model prototyping and classroom use. Because of its modular nature, it can also act as a platform for model intercomparison and epistemic uncertainty and sensitivity analyses. Landlab exposes a standardized model interoperability interface, and is able to couple to third-party models and software. Landlab also offers tools to allow the creation of cellular automata, and allows native coupling of such models to more traditional continuous differential equation-based modules. We illustrate the principles of component coupling in Landlab using a model of landform evolution, a cellular ecohydrologic model, and a flood-wave routing model.","author":[{"dropping-particle":"","family":"Hobley","given":"Daniel E.J.","non-dropping-particle":"","parse-names":false,"suffix":""},{"dropping-particle":"","family":"Adams","given":"Jordan M.","non-dropping-particle":"","parse-names":false,"suffix":""},{"dropping-particle":"","family":"Siddhartha Nudurupati","given":"Sai","non-dropping-particle":"","parse-names":false,"suffix":""},{"dropping-particle":"","family":"Hutton","given":"Eric W.H.","non-dropping-particle":"","parse-names":false,"suffix":""},{"dropping-particle":"","family":"Gasparini","given":"Nicole M.","non-dropping-particle":"","parse-names":false,"suffix":""},{"dropping-particle":"","family":"Istanbulluoglu","given":"Erkan","non-dropping-particle":"","parse-names":false,"suffix":""},{"dropping-particle":"","family":"Tucker","given":"Gregory E.","non-dropping-particle":"","parse-names":false,"suffix":""}],"container-title":"Earth Surface Dynamics","id":"ITEM-2","issue":"1","issued":{"date-parts":[["2017"]]},"page":"21-46","title":"Creative computing with Landlab: An open-source toolkit for building, coupling, and exploring two-dimensional numerical models of Earth-surface dynamics","type":"article-journal","volume":"5"},"uris":["http://www.mendeley.com/documents/?uuid=2e5052f8-3f2b-4982-8ae5-f9c9a90f832d"]},{"id":"ITEM-3","itemData":{"DOI":"10.5194/esurf-8-379-2020","ISSN":"2196632X","abstract":"Numerical simulation of the form and characteristics of Earth's surface provides insight into its evolution. Landlab is an open-source Python package that contains modularized elements of numerical models for Earth's surface, thus reducing time required for researchers to create new or reimplement existing models. Landlab contains a gridding engine which represents the model domain as a dual graph of structured quadrilaterals (e.g., raster) or irregular Voronoi polygon-Delaunay triangle mesh (e.g., regular hexagons, radially symmetric meshes, and fully irregular meshes). Landlab also contains &lt;i&gt;components&lt;/i&gt; - modular implementations of single physical processes - and a suite of utilities that support numerical methods, input/output, and visualization. This contribution describes package development since version 1.0 and backward-compatibility-breaking changes that necessitate the new major release, version 2.0. Substantial changes include refactoring the grid, improving the component standard interface, dropping Python 2 support, and creating 31 new components - for a total of 58 components in the Landlab package. We describe reasons why many changes were made in order to provide insight for designers of future packages. We conclude by discussing lessons about the dynamics of scientific software development gained from the experience of using, developing, maintaining, and teaching with Landlab.","author":[{"dropping-particle":"","family":"Barnhart","given":"Katherine R.","non-dropping-particle":"","parse-names":false,"suffix":""},{"dropping-particle":"","family":"Hutton","given":"Eric W.H.","non-dropping-particle":"","parse-names":false,"suffix":""},{"dropping-particle":"","family":"Tucker","given":"Gregory E.","non-dropping-particle":"","parse-names":false,"suffix":""},{"dropping-particle":"","family":"M. Gasparini","given":"Nicole","non-dropping-particle":"","parse-names":false,"suffix":""},{"dropping-particle":"","family":"Istanbulluoglu","given":"Erkan","non-dropping-particle":"","parse-names":false,"suffix":""},{"dropping-particle":"","family":"E. J. Hobley","given":"Daniel","non-dropping-particle":"","parse-names":false,"suffix":""},{"dropping-particle":"","family":"J. Lyons","given":"Nathan","non-dropping-particle":"","parse-names":false,"suffix":""},{"dropping-particle":"","family":"Mouchene","given":"Margaux","non-dropping-particle":"","parse-names":false,"suffix":""},{"dropping-particle":"","family":"Siddhartha Nudurupati","given":"Sai","non-dropping-particle":"","parse-names":false,"suffix":""},{"dropping-particle":"","family":"M. Adams","given":"Jordan","non-dropping-particle":"","parse-names":false,"suffix":""},{"dropping-particle":"","family":"Bandaragoda","given":"Christina","non-dropping-particle":"","parse-names":false,"suffix":""}],"container-title":"Earth Surface Dynamics","id":"ITEM-3","issue":"2","issued":{"date-parts":[["2020"]]},"page":"379-397","title":"Short communication: Landlab v2.0: A software package for Earth surface dynamics","type":"article-journal","volume":"8"},"uris":["http://www.mendeley.com/documents/?uuid=94ef3112-acdf-41d8-8b86-ba5312f86f42"]},{"id":"ITEM-4","itemData":{"DOI":"10.5194/gmd-10-1645-2017","ISSN":"19919603","abstract":"Representation of flowing water in landscape evolution models (LEMs) is often simplified compared to hydrodynamic models, as LEMs make assumptions reducing physical complexity in favor of computational efficiency. The Landlab modeling framework can be used to bridge the divide between complex runoff models and more traditional LEMs, creating a new type of framework not commonly used in the geomorphology or hydrology communities. Landlab is a Python-language library that includes tools and process components that can be used to create models of Earth-surface dynamics over a range of temporal and spatial scales. The Landlab OverlandFlow component is based on a simplified inertial approximation of the shallow water equations, following the solution of de Almeida et al.(2012). This explicit two-dimensional hydrodynamic algorithm simulates a flood wave across a model domain, where water discharge and flow depth are calculated at all locations within a structured (raster) grid. Here, we illustrate how the OverlandFlow component contained within Landlab can be applied as a simplified event-based runoff model and how to couple the runoff model with an incision model operating on decadal timescales. Examples of flow routing on both real and synthetic landscapes are shown. Hydrographs from a single storm at multiple locations in the Spring Creek watershed, Colorado, USA, are illustrated, along with a map of shear stress applied on the land surface by flowing water. The OverlandFlow component can also be coupled with the Landlab DetachmentLtdErosion component to illustrate how the non-steady flow routing regime impacts incision across a watershed. The hydrograph and incision results are compared to simulations driven by steady-state runoff. Results from the coupled runoff and incision model indicate that runoff dynamics can impact landscape relief and channel concavity, suggesting that, on landscape evolution timescales, the OverlandFlow model may lead to differences in simulated topography in comparison with traditional methods. The exploratory test cases described within demonstrate how the OverlandFlow component can be used in both hydrologic and geomorphic applications.","author":[{"dropping-particle":"","family":"Adams","given":"Jordan M.","non-dropping-particle":"","parse-names":false,"suffix":""},{"dropping-particle":"","family":"Gasparini","given":"Nicole M.","non-dropping-particle":"","parse-names":false,"suffix":""},{"dropping-particle":"","family":"Hobley","given":"Daniel E.J.","non-dropping-particle":"","parse-names":false,"suffix":""},{"dropping-particle":"","family":"Tucker","given":"Gregory E.","non-dropping-particle":"","parse-names":false,"suffix":""},{"dropping-particle":"","family":"Hutton","given":"Eric W.H.","non-dropping-particle":"","parse-names":false,"suffix":""},{"dropping-particle":"","family":"Nudurupati","given":"Sai S.","non-dropping-particle":"","parse-names":false,"suffix":""},{"dropping-particle":"","family":"Istanbulluoglu","given":"Erkan","non-dropping-particle":"","parse-names":false,"suffix":""}],"container-title":"Geoscientific Model Development","id":"ITEM-4","issue":"4","issued":{"date-parts":[["2017"]]},"page":"1645-1663","title":"The Landlab v1.0 OverlandFlow component: A Python tool for computing shallow-water flow across watersheds","type":"article-journal","volume":"10"},"uris":["http://www.mendeley.com/documents/?uuid=aa97b1f6-cfd7-4c7b-ac4e-0fcb5b804bbe"]},{"id":"ITEM-5","itemData":{"DOI":"10.5194/gmd-12-1267-2019","ISSN":"19919603","abstract":"Models of landscape evolution provide insight into the geomorphic history of specific field areas, create testable predictions of landform development, demonstrate the consequences of current geomorphic process theory, and spark imagination through hypothetical scenarios. While the last 4 decades have brought the proliferation of many alternative formulations for the redistribution of mass by Earth surface processes, relatively few studies have systematically compared and tested these alternative equations. We present a new Python package, terrainbento 1.0, that enables multimodel comparison, sensitivity analysis, and calibration of Earth surface process models. Terrainbento provides a set of 28 model programs that implement alternative transport laws related to four process elements: hillslope processes, surface-water hydrology, erosion by flowing water, and material properties. The 28 model programs are a systematic subset of the 2048 possible numerical models associated with 11 binary choices. Each binary choice is related to one of these four elements for example, the use of linear or nonlinear hillslope diffusion. Terrainbento is an extensible framework: base classes that treat the elements common to all numerical models (such as input/output and boundary conditions) make it possible to create a new numerical model without reinventing these common methods. Terrainbento is built on top of the Landlab framework such that new Landlab components directly support the creation of new terrainbento model programs. Terrainbento is fully documented, has 100% unit test coverage including numerical comparison with analytical solutions for process models, and continuous integration testing. We support future users and developers with introductory Jupyter notebooks and a template for creating new terrainbento model programs. In this paper, we describe the package structure, process theory, and software implementation of terrainbento. Finally, we illustrate the utility of terrainbento with a benchmark example highlighting the differences in steady-state topography between five different numerical models.","author":[{"dropping-particle":"","family":"Barnhart","given":"Katherine R.","non-dropping-particle":"","parse-names":false,"suffix":""},{"dropping-particle":"","family":"Glade","given":"Rachel C.","non-dropping-particle":"","parse-names":false,"suffix":""},{"dropping-particle":"","family":"Shobe","given":"Charles M.","non-dropping-particle":"","parse-names":false,"suffix":""},{"dropping-particle":"","family":"Tucker","given":"Gregory E.","non-dropping-particle":"","parse-names":false,"suffix":""}],"container-title":"Geoscientific Model Development","id":"ITEM-5","issue":"4","issued":{"date-parts":[["2019"]]},"page":"1267-1297","title":"Terrainbento 1.0: A Python package for multi-model analysis in long-term drainage basin evolution","type":"article-journal","volume":"12"},"uris":["http://www.mendeley.com/documents/?uuid=34b77687-dc03-4247-b4a2-ded1488ae848"]},{"id":"ITEM-6","itemData":{"DOI":"10.5194/gmd-15-1413-2022","ISSN":"19919603","abstract":"Computational modeling occupies a unique niche in Earth and environmental sciences. Models serve not just as scientific technology and infrastructure but also as digital containers of the scientific community's understanding of the natural world. As this understanding improves, so too must the associated software. This dual nature - models as both infrastructure and hypotheses - means that modeling software must be designed to evolve continually as geoscientific knowledge itself evolves. Here we describe design principles, protocols, and tools developed by the Community Surface Dynamics Modeling System (CSDMS) to promote a flexible, interoperable, and ever-improving research software ecosystem. These include a community repository for model sharing and metadata, interface and ontology standards for model interoperability, language-bridging tools, a modular programming library for model construction, modular software components for data access, and a Python-based execution and model-coupling framework. Methods of community support and engagement that help create a community-centered software ecosystem are also discussed.","author":[{"dropping-particle":"","family":"Tucker","given":"Gregory E.","non-dropping-particle":"","parse-names":false,"suffix":""},{"dropping-particle":"","family":"Hutton","given":"Eric W.H.","non-dropping-particle":"","parse-names":false,"suffix":""},{"dropping-particle":"","family":"Piper","given":"Mark D.","non-dropping-particle":"","parse-names":false,"suffix":""},{"dropping-particle":"","family":"Campforts","given":"Benjamin","non-dropping-particle":"","parse-names":false,"suffix":""},{"dropping-particle":"","family":"Gan","given":"Tian","non-dropping-particle":"","parse-names":false,"suffix":""},{"dropping-particle":"","family":"Barnhart","given":"Katherine R.","non-dropping-particle":"","parse-names":false,"suffix":""},{"dropping-particle":"","family":"Kettner","given":"Albert J.","non-dropping-particle":"","parse-names":false,"suffix":""},{"dropping-particle":"","family":"Overeem","given":"Irina","non-dropping-particle":"","parse-names":false,"suffix":""},{"dropping-particle":"","family":"Peckham","given":"Scott D.","non-dropping-particle":"","parse-names":false,"suffix":""},{"dropping-particle":"","family":"McCready","given":"Lynn","non-dropping-particle":"","parse-names":false,"suffix":""},{"dropping-particle":"","family":"Syvitski","given":"Jaia","non-dropping-particle":"","parse-names":false,"suffix":""}],"container-title":"Geoscientific Model Development","id":"ITEM-6","issue":"4","issued":{"date-parts":[["2022"]]},"page":"1413-1439","title":"CSDMS: A community platform for numerical modeling of Earth surface processes","type":"article-journal","volume":"15"},"uris":["http://www.mendeley.com/documents/?uuid=c414f852-e694-417d-abee-dc46a9d9c744"]}],"mendeley":{"formattedCitation":"(Adams et al., 2017; Barnhart et al., 2019, 2020; Hobley et al., 2017; Shobe et al., 2017; Tucker et al., 2022)","manualFormatting":"Adams et al., 2017; Barnhart et al., 2019, 2020; Hobley et al., 2017; Shobe et al., 2017; Tucker et al., 2022)","plainTextFormattedCitation":"(Adams et al., 2017; Barnhart et al., 2019, 2020; Hobley et al., 2017; Shobe et al., 2017; Tucker et al., 2022)","previouslyFormattedCitation":"(Adams et al., 2017; Barnhart et al., 2019, 2020; Hobley et al., 2017; Shobe et al., 2017; Tucker et al., 2022)"},"properties":{"noteIndex":0},"schema":"https://github.com/citation-style-language/schema/raw/master/csl-citation.json"}</w:instrText>
      </w:r>
      <w:r w:rsidR="00A9416C" w:rsidRPr="0040044E">
        <w:rPr>
          <w:lang w:val="en-US"/>
        </w:rPr>
        <w:fldChar w:fldCharType="separate"/>
      </w:r>
      <w:r w:rsidR="00A9416C" w:rsidRPr="0040044E">
        <w:rPr>
          <w:noProof/>
          <w:lang w:val="en-US"/>
        </w:rPr>
        <w:t>Adams et al., 2017; Barnhart et al., 2019, 2020; Hobley et al., 2017; Shobe et al., 2017; Tucker et al., 2022)</w:t>
      </w:r>
      <w:r w:rsidR="00A9416C" w:rsidRPr="0040044E">
        <w:rPr>
          <w:lang w:val="en-US"/>
        </w:rPr>
        <w:fldChar w:fldCharType="end"/>
      </w:r>
      <w:r w:rsidR="00A9416C" w:rsidRPr="0040044E">
        <w:rPr>
          <w:lang w:val="en-US"/>
        </w:rPr>
        <w:t xml:space="preserve">, therefore, we only focus on the main aspects related to the implementation of the </w:t>
      </w:r>
      <w:proofErr w:type="spellStart"/>
      <w:r w:rsidR="00A9416C" w:rsidRPr="0040044E">
        <w:rPr>
          <w:lang w:val="en-US"/>
        </w:rPr>
        <w:t>riverBedDynamics</w:t>
      </w:r>
      <w:proofErr w:type="spellEnd"/>
      <w:r w:rsidR="00A9416C" w:rsidRPr="0040044E">
        <w:rPr>
          <w:lang w:val="en-US"/>
        </w:rPr>
        <w:t xml:space="preserve"> </w:t>
      </w:r>
      <w:r w:rsidR="00A518E7" w:rsidRPr="0040044E">
        <w:rPr>
          <w:lang w:val="en-US"/>
        </w:rPr>
        <w:t>component</w:t>
      </w:r>
      <w:r w:rsidR="00A9416C" w:rsidRPr="0040044E">
        <w:rPr>
          <w:lang w:val="en-US"/>
        </w:rPr>
        <w:t xml:space="preserve"> within </w:t>
      </w:r>
      <w:r w:rsidR="003F40A2">
        <w:rPr>
          <w:lang w:val="en-US"/>
        </w:rPr>
        <w:t xml:space="preserve">our </w:t>
      </w:r>
      <w:r w:rsidR="00454138" w:rsidRPr="0040044E">
        <w:rPr>
          <w:lang w:val="en-US"/>
        </w:rPr>
        <w:t xml:space="preserve">modeling approach. </w:t>
      </w:r>
      <w:del w:id="71" w:author="Anderson, Samuel R" w:date="2022-07-31T12:08:00Z">
        <w:r w:rsidR="00C04095" w:rsidRPr="0040044E" w:rsidDel="00695AD1">
          <w:rPr>
            <w:lang w:val="en-US"/>
          </w:rPr>
          <w:delText xml:space="preserve">The </w:delText>
        </w:r>
      </w:del>
      <w:proofErr w:type="spellStart"/>
      <w:r w:rsidR="00454138" w:rsidRPr="0040044E">
        <w:rPr>
          <w:lang w:val="en-US"/>
        </w:rPr>
        <w:t>Landlab’s</w:t>
      </w:r>
      <w:proofErr w:type="spellEnd"/>
      <w:r w:rsidR="00454138" w:rsidRPr="0040044E">
        <w:rPr>
          <w:lang w:val="en-US"/>
        </w:rPr>
        <w:t xml:space="preserve"> Gridding Library is the core of our new component</w:t>
      </w:r>
      <w:r w:rsidR="00C5238D" w:rsidRPr="0040044E">
        <w:rPr>
          <w:lang w:val="en-US"/>
        </w:rPr>
        <w:t xml:space="preserve">. Data creation, manipulation, and exchange between different components is based on a </w:t>
      </w:r>
      <w:r w:rsidR="00B11121">
        <w:rPr>
          <w:lang w:val="en-US"/>
        </w:rPr>
        <w:t xml:space="preserve">2D </w:t>
      </w:r>
      <w:r w:rsidR="00C5238D" w:rsidRPr="0040044E">
        <w:rPr>
          <w:lang w:val="en-US"/>
        </w:rPr>
        <w:t>structured grid (irregular grids are not currently supported by our component) which can handle numerical operations for flow, bed surface, and sediment variables at a given simulation time</w:t>
      </w:r>
      <w:r w:rsidR="005632E2">
        <w:rPr>
          <w:lang w:val="en-US"/>
        </w:rPr>
        <w:t xml:space="preserve"> (e.g., </w:t>
      </w:r>
      <w:r w:rsidR="00C5238D" w:rsidRPr="0040044E">
        <w:rPr>
          <w:lang w:val="en-US"/>
        </w:rPr>
        <w:t>topographic gradients, sediment mass balance, mapping velocity from grid links to nodes</w:t>
      </w:r>
      <w:r w:rsidR="005632E2">
        <w:rPr>
          <w:lang w:val="en-US"/>
        </w:rPr>
        <w:t xml:space="preserve">, </w:t>
      </w:r>
      <w:r w:rsidR="00687826">
        <w:rPr>
          <w:lang w:val="en-US"/>
        </w:rPr>
        <w:t>etc.</w:t>
      </w:r>
      <w:r w:rsidR="005632E2">
        <w:rPr>
          <w:lang w:val="en-US"/>
        </w:rPr>
        <w:t>)</w:t>
      </w:r>
      <w:r w:rsidR="00687826">
        <w:rPr>
          <w:lang w:val="en-US"/>
        </w:rPr>
        <w:t>.</w:t>
      </w:r>
      <w:r w:rsidR="00C5238D" w:rsidRPr="0040044E">
        <w:rPr>
          <w:lang w:val="en-US"/>
        </w:rPr>
        <w:t xml:space="preserve"> The elements of the grid in which our component is built are</w:t>
      </w:r>
      <w:r w:rsidR="00D2094E" w:rsidRPr="0040044E">
        <w:rPr>
          <w:lang w:val="en-US"/>
        </w:rPr>
        <w:t xml:space="preserve"> </w:t>
      </w:r>
      <w:r w:rsidR="00CD6B22" w:rsidRPr="0040044E">
        <w:rPr>
          <w:lang w:val="en-US"/>
        </w:rPr>
        <w:t>nodes, cells, and links</w:t>
      </w:r>
      <w:r w:rsidR="00C5238D" w:rsidRPr="0040044E">
        <w:rPr>
          <w:lang w:val="en-US"/>
        </w:rPr>
        <w:t xml:space="preserve"> (</w:t>
      </w:r>
      <w:r w:rsidR="00C5238D" w:rsidRPr="0040044E">
        <w:rPr>
          <w:lang w:val="en-US"/>
        </w:rPr>
        <w:fldChar w:fldCharType="begin"/>
      </w:r>
      <w:r w:rsidR="00C5238D" w:rsidRPr="0040044E">
        <w:rPr>
          <w:lang w:val="en-US"/>
        </w:rPr>
        <w:instrText xml:space="preserve"> REF _Ref100767054 </w:instrText>
      </w:r>
      <w:r w:rsidR="00C5238D" w:rsidRPr="0040044E">
        <w:rPr>
          <w:lang w:val="en-US"/>
        </w:rPr>
        <w:fldChar w:fldCharType="separate"/>
      </w:r>
      <w:r w:rsidR="00F5136C" w:rsidRPr="0040044E">
        <w:rPr>
          <w:lang w:val="en-US"/>
        </w:rPr>
        <w:t xml:space="preserve">Figure </w:t>
      </w:r>
      <w:r w:rsidR="00F5136C">
        <w:rPr>
          <w:noProof/>
          <w:lang w:val="en-US"/>
        </w:rPr>
        <w:t>1</w:t>
      </w:r>
      <w:r w:rsidR="00C5238D" w:rsidRPr="0040044E">
        <w:rPr>
          <w:lang w:val="en-US"/>
        </w:rPr>
        <w:fldChar w:fldCharType="end"/>
      </w:r>
      <w:r w:rsidR="00C5238D" w:rsidRPr="0040044E">
        <w:rPr>
          <w:lang w:val="en-US"/>
        </w:rPr>
        <w:t>)</w:t>
      </w:r>
      <w:r w:rsidR="00CD6B22" w:rsidRPr="0040044E">
        <w:rPr>
          <w:lang w:val="en-US"/>
        </w:rPr>
        <w:t>.</w:t>
      </w:r>
      <w:r w:rsidR="001865FE" w:rsidRPr="0040044E">
        <w:rPr>
          <w:lang w:val="en-US"/>
        </w:rPr>
        <w:t xml:space="preserve"> </w:t>
      </w:r>
      <w:commentRangeStart w:id="72"/>
      <w:r w:rsidR="001865FE" w:rsidRPr="0040044E">
        <w:rPr>
          <w:lang w:val="en-US"/>
        </w:rPr>
        <w:t>Nodes are set of (</w:t>
      </w:r>
      <w:proofErr w:type="spellStart"/>
      <w:proofErr w:type="gramStart"/>
      <w:r w:rsidR="001865FE" w:rsidRPr="0040044E">
        <w:rPr>
          <w:lang w:val="en-US"/>
        </w:rPr>
        <w:t>x;y</w:t>
      </w:r>
      <w:proofErr w:type="spellEnd"/>
      <w:proofErr w:type="gramEnd"/>
      <w:r w:rsidR="001865FE" w:rsidRPr="0040044E">
        <w:rPr>
          <w:lang w:val="en-US"/>
        </w:rPr>
        <w:t>) poin</w:t>
      </w:r>
      <w:commentRangeEnd w:id="72"/>
      <w:r w:rsidR="00695AD1">
        <w:rPr>
          <w:rStyle w:val="CommentReference"/>
        </w:rPr>
        <w:commentReference w:id="72"/>
      </w:r>
      <w:r w:rsidR="001865FE" w:rsidRPr="0040044E">
        <w:rPr>
          <w:lang w:val="en-US"/>
        </w:rPr>
        <w:t xml:space="preserve">ts. Links are </w:t>
      </w:r>
      <w:r w:rsidR="00B8397E" w:rsidRPr="0040044E">
        <w:rPr>
          <w:lang w:val="en-US"/>
        </w:rPr>
        <w:t xml:space="preserve">a line segment </w:t>
      </w:r>
      <w:r w:rsidR="00B8397E" w:rsidRPr="0040044E">
        <w:rPr>
          <w:lang w:val="en-US"/>
        </w:rPr>
        <w:lastRenderedPageBreak/>
        <w:t xml:space="preserve">connecting neighbor nodes with a fixed directionality. </w:t>
      </w:r>
      <w:commentRangeStart w:id="73"/>
      <w:r w:rsidR="00B8397E" w:rsidRPr="0040044E">
        <w:rPr>
          <w:lang w:val="en-US"/>
        </w:rPr>
        <w:t>For instance, links are always pointing towards the right and north</w:t>
      </w:r>
      <w:r w:rsidR="00677E2A" w:rsidRPr="0040044E">
        <w:rPr>
          <w:lang w:val="en-US"/>
        </w:rPr>
        <w:t xml:space="preserve"> </w:t>
      </w:r>
      <w:r w:rsidR="00687826">
        <w:rPr>
          <w:lang w:val="en-US"/>
        </w:rPr>
        <w:t xml:space="preserve">for the </w:t>
      </w:r>
      <w:r w:rsidR="00677E2A" w:rsidRPr="0040044E">
        <w:rPr>
          <w:lang w:val="en-US"/>
        </w:rPr>
        <w:t>increasing x and y directions</w:t>
      </w:r>
      <w:r w:rsidR="00687826">
        <w:rPr>
          <w:lang w:val="en-US"/>
        </w:rPr>
        <w:t>, respectivel</w:t>
      </w:r>
      <w:commentRangeEnd w:id="73"/>
      <w:r w:rsidR="00695AD1">
        <w:rPr>
          <w:rStyle w:val="CommentReference"/>
        </w:rPr>
        <w:commentReference w:id="73"/>
      </w:r>
      <w:r w:rsidR="00687826">
        <w:rPr>
          <w:lang w:val="en-US"/>
        </w:rPr>
        <w:t>y</w:t>
      </w:r>
      <w:r w:rsidR="00677E2A" w:rsidRPr="0040044E">
        <w:rPr>
          <w:lang w:val="en-US"/>
        </w:rPr>
        <w:t xml:space="preserve">. However, this link ordering is only for grid representation and has no effect of fluxes direction which </w:t>
      </w:r>
      <w:r w:rsidR="004B54A5" w:rsidRPr="0040044E">
        <w:rPr>
          <w:lang w:val="en-US"/>
        </w:rPr>
        <w:t>are</w:t>
      </w:r>
      <w:r w:rsidR="00677E2A" w:rsidRPr="0040044E">
        <w:rPr>
          <w:lang w:val="en-US"/>
        </w:rPr>
        <w:t xml:space="preserve"> defined </w:t>
      </w:r>
      <w:r w:rsidR="004C03FA">
        <w:rPr>
          <w:lang w:val="en-US"/>
        </w:rPr>
        <w:t>when</w:t>
      </w:r>
      <w:r w:rsidR="00967172" w:rsidRPr="0040044E">
        <w:rPr>
          <w:lang w:val="en-US"/>
        </w:rPr>
        <w:t xml:space="preserve"> solving the governing equations of given processes. </w:t>
      </w:r>
      <w:r w:rsidR="004C0E7B" w:rsidRPr="0040044E">
        <w:rPr>
          <w:lang w:val="en-US"/>
        </w:rPr>
        <w:t xml:space="preserve">The area around a non-boundary (i.e., interior) node, bounded by a set of lines known as faces, are cells. In our component all cells are </w:t>
      </w:r>
      <w:r w:rsidR="00037312" w:rsidRPr="0040044E">
        <w:rPr>
          <w:lang w:val="en-US"/>
        </w:rPr>
        <w:t xml:space="preserve">rectangular-shaped </w:t>
      </w:r>
      <w:r w:rsidR="004C0E7B" w:rsidRPr="0040044E">
        <w:rPr>
          <w:lang w:val="en-US"/>
        </w:rPr>
        <w:t xml:space="preserve">and </w:t>
      </w:r>
      <w:r w:rsidR="00037312" w:rsidRPr="0040044E">
        <w:rPr>
          <w:lang w:val="en-US"/>
        </w:rPr>
        <w:t>have the same dimensions in the x (</w:t>
      </w:r>
      <m:oMath>
        <m:r>
          <w:rPr>
            <w:rFonts w:ascii="Cambria Math" w:hAnsi="Cambria Math"/>
            <w:lang w:val="en-US"/>
          </w:rPr>
          <m:t>∆x</m:t>
        </m:r>
      </m:oMath>
      <w:r w:rsidR="00037312" w:rsidRPr="0040044E">
        <w:rPr>
          <w:lang w:val="en-US"/>
        </w:rPr>
        <w:t>) and y (</w:t>
      </w:r>
      <m:oMath>
        <m:r>
          <w:rPr>
            <w:rFonts w:ascii="Cambria Math" w:hAnsi="Cambria Math"/>
            <w:lang w:val="en-US"/>
          </w:rPr>
          <m:t>∆y</m:t>
        </m:r>
      </m:oMath>
      <w:r w:rsidR="00037312" w:rsidRPr="0040044E">
        <w:rPr>
          <w:lang w:val="en-US"/>
        </w:rPr>
        <w:t>)</w:t>
      </w:r>
      <w:r w:rsidR="00441B33">
        <w:rPr>
          <w:lang w:val="en-US"/>
        </w:rPr>
        <w:t xml:space="preserve"> </w:t>
      </w:r>
      <w:r w:rsidR="00037312" w:rsidRPr="0040044E">
        <w:rPr>
          <w:lang w:val="en-US"/>
        </w:rPr>
        <w:t xml:space="preserve">direction. </w:t>
      </w:r>
    </w:p>
    <w:p w14:paraId="31E66235" w14:textId="1DF7F8BA" w:rsidR="00CD6B22" w:rsidRPr="0040044E" w:rsidRDefault="00CD6B22" w:rsidP="004552D6">
      <w:pPr>
        <w:rPr>
          <w:lang w:val="en-US"/>
        </w:rPr>
      </w:pPr>
    </w:p>
    <w:p w14:paraId="4D0DB53C" w14:textId="455F7ACF" w:rsidR="00CD6B22" w:rsidRPr="0040044E" w:rsidRDefault="00EF160D" w:rsidP="009E444D">
      <w:pPr>
        <w:jc w:val="center"/>
        <w:rPr>
          <w:lang w:val="en-US"/>
        </w:rPr>
      </w:pPr>
      <w:r w:rsidRPr="0040044E">
        <w:rPr>
          <w:noProof/>
          <w:lang w:val="en-US"/>
        </w:rPr>
        <w:drawing>
          <wp:inline distT="0" distB="0" distL="0" distR="0" wp14:anchorId="7AF73442" wp14:editId="3270C6B2">
            <wp:extent cx="1534601" cy="1945346"/>
            <wp:effectExtent l="0" t="0" r="889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2"/>
                    <a:stretch>
                      <a:fillRect/>
                    </a:stretch>
                  </pic:blipFill>
                  <pic:spPr>
                    <a:xfrm>
                      <a:off x="0" y="0"/>
                      <a:ext cx="1538139" cy="1949831"/>
                    </a:xfrm>
                    <a:prstGeom prst="rect">
                      <a:avLst/>
                    </a:prstGeom>
                  </pic:spPr>
                </pic:pic>
              </a:graphicData>
            </a:graphic>
          </wp:inline>
        </w:drawing>
      </w:r>
    </w:p>
    <w:p w14:paraId="2DA82B6F" w14:textId="3C7753A6" w:rsidR="00D2094E" w:rsidRPr="0040044E" w:rsidRDefault="00D2094E" w:rsidP="003E45E6">
      <w:pPr>
        <w:pStyle w:val="Caption"/>
        <w:jc w:val="center"/>
        <w:rPr>
          <w:lang w:val="en-US"/>
        </w:rPr>
      </w:pPr>
      <w:bookmarkStart w:id="74" w:name="_Ref100767054"/>
      <w:r w:rsidRPr="0040044E">
        <w:rPr>
          <w:lang w:val="en-US"/>
        </w:rPr>
        <w:t xml:space="preserve">Figure </w:t>
      </w:r>
      <w:r w:rsidRPr="0040044E">
        <w:rPr>
          <w:lang w:val="en-US"/>
        </w:rPr>
        <w:fldChar w:fldCharType="begin"/>
      </w:r>
      <w:r w:rsidRPr="0040044E">
        <w:rPr>
          <w:lang w:val="en-US"/>
        </w:rPr>
        <w:instrText xml:space="preserve"> SEQ Figure \* ARABIC </w:instrText>
      </w:r>
      <w:r w:rsidRPr="0040044E">
        <w:rPr>
          <w:lang w:val="en-US"/>
        </w:rPr>
        <w:fldChar w:fldCharType="separate"/>
      </w:r>
      <w:r w:rsidR="00C83179">
        <w:rPr>
          <w:noProof/>
          <w:lang w:val="en-US"/>
        </w:rPr>
        <w:t>1</w:t>
      </w:r>
      <w:r w:rsidRPr="0040044E">
        <w:rPr>
          <w:lang w:val="en-US"/>
        </w:rPr>
        <w:fldChar w:fldCharType="end"/>
      </w:r>
      <w:bookmarkEnd w:id="74"/>
      <w:r w:rsidRPr="0040044E">
        <w:rPr>
          <w:lang w:val="en-US"/>
        </w:rPr>
        <w:t xml:space="preserve">: Elements of a Landlab grid used by our component. </w:t>
      </w:r>
      <w:r w:rsidR="001A7DEB" w:rsidRPr="0040044E">
        <w:rPr>
          <w:lang w:val="en-US"/>
        </w:rPr>
        <w:t xml:space="preserve">An example of a portion of a grid of 5 by 5 nodes is shown here. Number inside the circles represent the identification (Id) of nodes and number next to arrows are links Id. </w:t>
      </w:r>
      <w:r w:rsidR="00E71807">
        <w:rPr>
          <w:lang w:val="en-US"/>
        </w:rPr>
        <w:t>I</w:t>
      </w:r>
      <w:r w:rsidR="003E45E6" w:rsidRPr="0040044E">
        <w:rPr>
          <w:lang w:val="en-US"/>
        </w:rPr>
        <w:t xml:space="preserve">nformation is stores in nodes and </w:t>
      </w:r>
      <w:r w:rsidR="001C1403">
        <w:rPr>
          <w:lang w:val="en-US"/>
        </w:rPr>
        <w:t>links</w:t>
      </w:r>
      <w:r w:rsidR="003E45E6" w:rsidRPr="0040044E">
        <w:rPr>
          <w:lang w:val="en-US"/>
        </w:rPr>
        <w:t xml:space="preserve">. For example, </w:t>
      </w:r>
      <w:r w:rsidR="00C51A91">
        <w:rPr>
          <w:lang w:val="en-US"/>
        </w:rPr>
        <w:t>surface</w:t>
      </w:r>
      <w:r w:rsidR="003E45E6" w:rsidRPr="0040044E">
        <w:rPr>
          <w:lang w:val="en-US"/>
        </w:rPr>
        <w:t xml:space="preserve"> bed elevation </w:t>
      </w:r>
      <w:r w:rsidR="00C51A91">
        <w:rPr>
          <w:lang w:val="en-US"/>
        </w:rPr>
        <w:t xml:space="preserve">is stored in nodes while </w:t>
      </w:r>
      <w:r w:rsidR="003E45E6" w:rsidRPr="0040044E">
        <w:rPr>
          <w:lang w:val="en-US"/>
        </w:rPr>
        <w:t xml:space="preserve">gradient </w:t>
      </w:r>
      <w:r w:rsidR="00C51A91">
        <w:rPr>
          <w:lang w:val="en-US"/>
        </w:rPr>
        <w:t>in</w:t>
      </w:r>
      <w:r w:rsidR="003E45E6" w:rsidRPr="0040044E">
        <w:rPr>
          <w:lang w:val="en-US"/>
        </w:rPr>
        <w:t xml:space="preserve"> links.</w:t>
      </w:r>
      <w:r w:rsidR="001865FE" w:rsidRPr="0040044E">
        <w:rPr>
          <w:lang w:val="en-US"/>
        </w:rPr>
        <w:t xml:space="preserve"> </w:t>
      </w:r>
    </w:p>
    <w:p w14:paraId="5BF978C5" w14:textId="77777777" w:rsidR="00D2094E" w:rsidRPr="0040044E" w:rsidRDefault="00D2094E" w:rsidP="009E444D">
      <w:pPr>
        <w:jc w:val="center"/>
        <w:rPr>
          <w:lang w:val="en-US"/>
        </w:rPr>
      </w:pPr>
    </w:p>
    <w:p w14:paraId="285CE92B" w14:textId="12ED6401" w:rsidR="00CB15B7" w:rsidRPr="0040044E" w:rsidRDefault="00544FD3" w:rsidP="004552D6">
      <w:pPr>
        <w:rPr>
          <w:lang w:val="en-US"/>
        </w:rPr>
      </w:pPr>
      <w:r w:rsidRPr="0040044E">
        <w:rPr>
          <w:lang w:val="en-US"/>
        </w:rPr>
        <w:t xml:space="preserve">We developed our component around the </w:t>
      </w:r>
      <w:proofErr w:type="spellStart"/>
      <w:r w:rsidRPr="0040044E">
        <w:rPr>
          <w:lang w:val="en-US"/>
        </w:rPr>
        <w:t>RasterModelGrid</w:t>
      </w:r>
      <w:proofErr w:type="spellEnd"/>
      <w:r w:rsidRPr="0040044E">
        <w:rPr>
          <w:lang w:val="en-US"/>
        </w:rPr>
        <w:t xml:space="preserve"> class because </w:t>
      </w:r>
      <w:r w:rsidR="002919C4" w:rsidRPr="0040044E">
        <w:rPr>
          <w:lang w:val="en-US"/>
        </w:rPr>
        <w:t xml:space="preserve">it </w:t>
      </w:r>
      <w:r w:rsidRPr="0040044E">
        <w:rPr>
          <w:lang w:val="en-US"/>
        </w:rPr>
        <w:t xml:space="preserve">allowed us </w:t>
      </w:r>
      <w:r w:rsidR="008D315B" w:rsidRPr="0040044E">
        <w:rPr>
          <w:lang w:val="en-US"/>
        </w:rPr>
        <w:t xml:space="preserve">implementing the numerical solution of partial differential equations </w:t>
      </w:r>
      <w:r w:rsidR="00CB15B7" w:rsidRPr="0040044E">
        <w:rPr>
          <w:lang w:val="en-US"/>
        </w:rPr>
        <w:t xml:space="preserve">(e.g., Exner equation for sediment mass conservation) and spatially variable processes </w:t>
      </w:r>
      <w:r w:rsidR="008D315B" w:rsidRPr="0040044E">
        <w:rPr>
          <w:lang w:val="en-US"/>
        </w:rPr>
        <w:t xml:space="preserve">in a relatively simple </w:t>
      </w:r>
      <w:r w:rsidR="00CB15B7" w:rsidRPr="0040044E">
        <w:rPr>
          <w:lang w:val="en-US"/>
        </w:rPr>
        <w:t xml:space="preserve">and direct representation. For example, the bed load transport equation of </w:t>
      </w:r>
      <w:r w:rsidR="00CB15B7" w:rsidRPr="0040044E">
        <w:rPr>
          <w:lang w:val="en-US"/>
        </w:rPr>
        <w:fldChar w:fldCharType="begin" w:fldLock="1"/>
      </w:r>
      <w:r w:rsidR="00CE01F0" w:rsidRPr="0040044E">
        <w:rPr>
          <w:lang w:val="en-US"/>
        </w:rPr>
        <w:instrText>ADDIN CSL_CITATION {"citationItems":[{"id":"ITEM-1","itemData":{"DOI":"1948-06-07","abstract":"In the following paper, a brief summary is first of all given of the results and interpretation of tests already made known in former publications of the Laboratory for Hydraulic Research and Soil Mechanics at the Federal Institute of Technology, Zurich. After that, an attempt is made to derive an empirical law of bed-load transport based on recent experimental data. We desire to state expressly that by bed-load transport is meant the movement of the solid material rolling or jumping along the bed of a river; transport of matter in suspension is not included.","author":[{"dropping-particle":"","family":"Meyer-Peter","given":"E.","non-dropping-particle":"","parse-names":false,"suffix":""},{"dropping-particle":"","family":"Müller","given":"R.","non-dropping-particle":"","parse-names":false,"suffix":""}],"container-title":"Proceedings of the 2nd Meeting of the International Association of Hydraulic Research","id":"ITEM-1","issued":{"date-parts":[["1948"]]},"page":"39-64","title":"Formulas for Bed-Load Transport","type":"paper-conference"},"uris":["http://www.mendeley.com/documents/?uuid=f372aaf2-d402-4bb1-a3dd-67f01be0d3ee"]}],"mendeley":{"formattedCitation":"(Meyer-Peter &amp; Müller, 1948)","manualFormatting":"Meyer-Peter &amp; Müller (1948)","plainTextFormattedCitation":"(Meyer-Peter &amp; Müller, 1948)","previouslyFormattedCitation":"(Meyer-Peter &amp; Müller, 1948)"},"properties":{"noteIndex":0},"schema":"https://github.com/citation-style-language/schema/raw/master/csl-citation.json"}</w:instrText>
      </w:r>
      <w:r w:rsidR="00CB15B7" w:rsidRPr="0040044E">
        <w:rPr>
          <w:lang w:val="en-US"/>
        </w:rPr>
        <w:fldChar w:fldCharType="separate"/>
      </w:r>
      <w:r w:rsidR="00CB15B7" w:rsidRPr="0040044E">
        <w:rPr>
          <w:noProof/>
          <w:lang w:val="en-US"/>
        </w:rPr>
        <w:t>Meyer-Peter &amp; Müller (1948)</w:t>
      </w:r>
      <w:r w:rsidR="00CB15B7" w:rsidRPr="0040044E">
        <w:rPr>
          <w:lang w:val="en-US"/>
        </w:rPr>
        <w:fldChar w:fldCharType="end"/>
      </w:r>
      <w:r w:rsidR="007C51E4" w:rsidRPr="0040044E">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6"/>
        <w:gridCol w:w="3315"/>
        <w:gridCol w:w="3324"/>
      </w:tblGrid>
      <w:tr w:rsidR="007C51E4" w:rsidRPr="0040044E" w14:paraId="184A1218" w14:textId="77777777" w:rsidTr="00827606">
        <w:trPr>
          <w:jc w:val="center"/>
        </w:trPr>
        <w:tc>
          <w:tcPr>
            <w:tcW w:w="3417" w:type="dxa"/>
          </w:tcPr>
          <w:p w14:paraId="67261E33" w14:textId="12C246F6" w:rsidR="007C51E4" w:rsidRPr="0040044E" w:rsidRDefault="00000000" w:rsidP="004552D6">
            <w:pPr>
              <w:rPr>
                <w:lang w:val="en-US"/>
              </w:rPr>
            </w:pPr>
            <m:oMathPara>
              <m:oMathParaPr>
                <m:jc m:val="left"/>
              </m:oMathParaPr>
              <m:oMath>
                <m:sSubSup>
                  <m:sSubSupPr>
                    <m:ctrlPr>
                      <w:rPr>
                        <w:rFonts w:ascii="Cambria Math" w:hAnsi="Cambria Math"/>
                        <w:i/>
                        <w:lang w:val="en-US"/>
                      </w:rPr>
                    </m:ctrlPr>
                  </m:sSubSupPr>
                  <m:e>
                    <m:r>
                      <w:rPr>
                        <w:rFonts w:ascii="Cambria Math" w:hAnsi="Cambria Math"/>
                        <w:lang w:val="en-US"/>
                      </w:rPr>
                      <m:t>τ</m:t>
                    </m:r>
                  </m:e>
                  <m:sub>
                    <m:r>
                      <w:rPr>
                        <w:rFonts w:ascii="Cambria Math" w:hAnsi="Cambria Math"/>
                        <w:lang w:val="en-US"/>
                      </w:rPr>
                      <m:t>c</m:t>
                    </m:r>
                  </m:sub>
                  <m:sup>
                    <m:r>
                      <w:rPr>
                        <w:rFonts w:ascii="Cambria Math" w:hAnsi="Cambria Math"/>
                        <w:lang w:val="en-US"/>
                      </w:rPr>
                      <m:t>*</m:t>
                    </m:r>
                  </m:sup>
                </m:sSubSup>
                <m:r>
                  <w:rPr>
                    <w:rFonts w:ascii="Cambria Math" w:hAnsi="Cambria Math"/>
                    <w:lang w:val="en-US"/>
                  </w:rPr>
                  <m:t>=0.047</m:t>
                </m:r>
              </m:oMath>
            </m:oMathPara>
          </w:p>
        </w:tc>
        <w:tc>
          <w:tcPr>
            <w:tcW w:w="3417" w:type="dxa"/>
          </w:tcPr>
          <w:p w14:paraId="3C61711B" w14:textId="77777777" w:rsidR="007C51E4" w:rsidRPr="0040044E" w:rsidRDefault="007C51E4" w:rsidP="004552D6">
            <w:pPr>
              <w:rPr>
                <w:lang w:val="en-US"/>
              </w:rPr>
            </w:pPr>
          </w:p>
        </w:tc>
        <w:tc>
          <w:tcPr>
            <w:tcW w:w="3417" w:type="dxa"/>
          </w:tcPr>
          <w:p w14:paraId="013CE5D7" w14:textId="58E12B6F" w:rsidR="007C51E4" w:rsidRPr="0040044E" w:rsidRDefault="002249FE" w:rsidP="002249FE">
            <w:pPr>
              <w:pStyle w:val="Caption"/>
              <w:jc w:val="right"/>
              <w:rPr>
                <w:lang w:val="en-US"/>
              </w:rPr>
            </w:pPr>
            <w:bookmarkStart w:id="75" w:name="_Ref100751025"/>
            <w:r w:rsidRPr="0040044E">
              <w:rPr>
                <w:lang w:val="en-US"/>
              </w:rPr>
              <w:t xml:space="preserve">Eq. </w:t>
            </w:r>
            <w:r w:rsidR="005A080A" w:rsidRPr="0040044E">
              <w:rPr>
                <w:lang w:val="en-US"/>
              </w:rPr>
              <w:fldChar w:fldCharType="begin"/>
            </w:r>
            <w:r w:rsidR="005A080A" w:rsidRPr="0040044E">
              <w:rPr>
                <w:lang w:val="en-US"/>
              </w:rPr>
              <w:instrText xml:space="preserve"> SEQ Eq. \* ARABIC </w:instrText>
            </w:r>
            <w:r w:rsidR="005A080A" w:rsidRPr="0040044E">
              <w:rPr>
                <w:lang w:val="en-US"/>
              </w:rPr>
              <w:fldChar w:fldCharType="separate"/>
            </w:r>
            <w:r w:rsidR="00F5136C">
              <w:rPr>
                <w:noProof/>
                <w:lang w:val="en-US"/>
              </w:rPr>
              <w:t>1</w:t>
            </w:r>
            <w:r w:rsidR="005A080A" w:rsidRPr="0040044E">
              <w:rPr>
                <w:lang w:val="en-US"/>
              </w:rPr>
              <w:fldChar w:fldCharType="end"/>
            </w:r>
            <w:bookmarkEnd w:id="75"/>
          </w:p>
        </w:tc>
      </w:tr>
      <w:tr w:rsidR="00827606" w:rsidRPr="0040044E" w14:paraId="2CA81174" w14:textId="77777777" w:rsidTr="00827606">
        <w:trPr>
          <w:jc w:val="center"/>
        </w:trPr>
        <w:tc>
          <w:tcPr>
            <w:tcW w:w="3417" w:type="dxa"/>
          </w:tcPr>
          <w:p w14:paraId="22E0CCCA" w14:textId="25A2F191" w:rsidR="00827606" w:rsidRPr="0040044E" w:rsidRDefault="00000000" w:rsidP="00827606">
            <w:pPr>
              <w:rPr>
                <w:lang w:val="en-US"/>
              </w:rPr>
            </w:pPr>
            <m:oMathPara>
              <m:oMathParaPr>
                <m:jc m:val="left"/>
              </m:oMathParaPr>
              <m:oMath>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b</m:t>
                    </m:r>
                  </m:sub>
                  <m:sup>
                    <m:r>
                      <w:rPr>
                        <w:rFonts w:ascii="Cambria Math" w:hAnsi="Cambria Math"/>
                        <w:lang w:val="en-US"/>
                      </w:rPr>
                      <m:t>*</m:t>
                    </m:r>
                  </m:sup>
                </m:sSubSup>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8</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τ</m:t>
                                    </m:r>
                                  </m:e>
                                  <m:sup>
                                    <m:r>
                                      <w:rPr>
                                        <w:rFonts w:ascii="Cambria Math" w:hAnsi="Cambria Math"/>
                                        <w:lang w:val="en-US"/>
                                      </w:rPr>
                                      <m:t>*</m:t>
                                    </m:r>
                                  </m:sup>
                                </m:s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τ</m:t>
                                    </m:r>
                                  </m:e>
                                  <m:sub>
                                    <m:r>
                                      <w:rPr>
                                        <w:rFonts w:ascii="Cambria Math" w:hAnsi="Cambria Math"/>
                                        <w:lang w:val="en-US"/>
                                      </w:rPr>
                                      <m:t>c</m:t>
                                    </m:r>
                                  </m:sub>
                                  <m:sup>
                                    <m:r>
                                      <w:rPr>
                                        <w:rFonts w:ascii="Cambria Math" w:hAnsi="Cambria Math"/>
                                        <w:lang w:val="en-US"/>
                                      </w:rPr>
                                      <m:t>*</m:t>
                                    </m:r>
                                  </m:sup>
                                </m:sSubSup>
                              </m:e>
                            </m:d>
                          </m:e>
                          <m:sup>
                            <m:f>
                              <m:fPr>
                                <m:type m:val="lin"/>
                                <m:ctrlPr>
                                  <w:rPr>
                                    <w:rFonts w:ascii="Cambria Math" w:hAnsi="Cambria Math"/>
                                    <w:i/>
                                    <w:lang w:val="en-US"/>
                                  </w:rPr>
                                </m:ctrlPr>
                              </m:fPr>
                              <m:num>
                                <m:r>
                                  <w:rPr>
                                    <w:rFonts w:ascii="Cambria Math" w:hAnsi="Cambria Math"/>
                                    <w:lang w:val="en-US"/>
                                  </w:rPr>
                                  <m:t>3</m:t>
                                </m:r>
                              </m:num>
                              <m:den>
                                <m:r>
                                  <w:rPr>
                                    <w:rFonts w:ascii="Cambria Math" w:hAnsi="Cambria Math"/>
                                    <w:lang w:val="en-US"/>
                                  </w:rPr>
                                  <m:t>2</m:t>
                                </m:r>
                              </m:den>
                            </m:f>
                          </m:sup>
                        </m:sSup>
                        <m:r>
                          <w:rPr>
                            <w:rFonts w:ascii="Cambria Math" w:hAnsi="Cambria Math"/>
                            <w:lang w:val="en-US"/>
                          </w:rPr>
                          <m:t xml:space="preserve">  ,  </m:t>
                        </m:r>
                        <m:sSup>
                          <m:sSupPr>
                            <m:ctrlPr>
                              <w:rPr>
                                <w:rFonts w:ascii="Cambria Math" w:hAnsi="Cambria Math"/>
                                <w:i/>
                                <w:lang w:val="en-US"/>
                              </w:rPr>
                            </m:ctrlPr>
                          </m:sSupPr>
                          <m:e>
                            <m:r>
                              <w:rPr>
                                <w:rFonts w:ascii="Cambria Math" w:hAnsi="Cambria Math"/>
                                <w:lang w:val="en-US"/>
                              </w:rPr>
                              <m:t>τ</m:t>
                            </m:r>
                          </m:e>
                          <m:sup>
                            <m:r>
                              <w:rPr>
                                <w:rFonts w:ascii="Cambria Math" w:hAnsi="Cambria Math"/>
                                <w:lang w:val="en-US"/>
                              </w:rPr>
                              <m:t>*</m:t>
                            </m:r>
                          </m:sup>
                        </m:sSup>
                        <m:r>
                          <w:rPr>
                            <w:rFonts w:ascii="Cambria Math" w:hAnsi="Cambria Math"/>
                            <w:lang w:val="en-US"/>
                          </w:rPr>
                          <m:t>&gt;</m:t>
                        </m:r>
                        <m:sSubSup>
                          <m:sSubSupPr>
                            <m:ctrlPr>
                              <w:rPr>
                                <w:rFonts w:ascii="Cambria Math" w:hAnsi="Cambria Math"/>
                                <w:i/>
                                <w:lang w:val="en-US"/>
                              </w:rPr>
                            </m:ctrlPr>
                          </m:sSubSupPr>
                          <m:e>
                            <m:r>
                              <w:rPr>
                                <w:rFonts w:ascii="Cambria Math" w:hAnsi="Cambria Math"/>
                                <w:lang w:val="en-US"/>
                              </w:rPr>
                              <m:t>τ</m:t>
                            </m:r>
                          </m:e>
                          <m:sub>
                            <m:r>
                              <w:rPr>
                                <w:rFonts w:ascii="Cambria Math" w:hAnsi="Cambria Math"/>
                                <w:lang w:val="en-US"/>
                              </w:rPr>
                              <m:t>c</m:t>
                            </m:r>
                          </m:sub>
                          <m:sup>
                            <m:r>
                              <w:rPr>
                                <w:rFonts w:ascii="Cambria Math" w:hAnsi="Cambria Math"/>
                                <w:lang w:val="en-US"/>
                              </w:rPr>
                              <m:t>*</m:t>
                            </m:r>
                          </m:sup>
                        </m:sSubSup>
                      </m:e>
                      <m:e>
                        <m:r>
                          <w:rPr>
                            <w:rFonts w:ascii="Cambria Math" w:hAnsi="Cambria Math"/>
                            <w:lang w:val="en-US"/>
                          </w:rPr>
                          <m:t xml:space="preserve">     0         ,  </m:t>
                        </m:r>
                        <m:sSup>
                          <m:sSupPr>
                            <m:ctrlPr>
                              <w:rPr>
                                <w:rFonts w:ascii="Cambria Math" w:hAnsi="Cambria Math"/>
                                <w:i/>
                                <w:lang w:val="en-US"/>
                              </w:rPr>
                            </m:ctrlPr>
                          </m:sSupPr>
                          <m:e>
                            <m:r>
                              <w:rPr>
                                <w:rFonts w:ascii="Cambria Math" w:hAnsi="Cambria Math"/>
                                <w:lang w:val="en-US"/>
                              </w:rPr>
                              <m:t>τ</m:t>
                            </m:r>
                          </m:e>
                          <m:sup>
                            <m:r>
                              <w:rPr>
                                <w:rFonts w:ascii="Cambria Math" w:hAnsi="Cambria Math"/>
                                <w:lang w:val="en-US"/>
                              </w:rPr>
                              <m:t>*</m:t>
                            </m:r>
                          </m:sup>
                        </m:s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τ</m:t>
                            </m:r>
                          </m:e>
                          <m:sub>
                            <m:r>
                              <w:rPr>
                                <w:rFonts w:ascii="Cambria Math" w:hAnsi="Cambria Math"/>
                                <w:lang w:val="en-US"/>
                              </w:rPr>
                              <m:t>c</m:t>
                            </m:r>
                          </m:sub>
                          <m:sup>
                            <m:r>
                              <w:rPr>
                                <w:rFonts w:ascii="Cambria Math" w:hAnsi="Cambria Math"/>
                                <w:lang w:val="en-US"/>
                              </w:rPr>
                              <m:t>*</m:t>
                            </m:r>
                          </m:sup>
                        </m:sSubSup>
                      </m:e>
                    </m:eqArr>
                  </m:e>
                </m:d>
              </m:oMath>
            </m:oMathPara>
          </w:p>
        </w:tc>
        <w:tc>
          <w:tcPr>
            <w:tcW w:w="3417" w:type="dxa"/>
          </w:tcPr>
          <w:p w14:paraId="251D17B5" w14:textId="77777777" w:rsidR="00827606" w:rsidRPr="0040044E" w:rsidRDefault="00827606" w:rsidP="00827606">
            <w:pPr>
              <w:rPr>
                <w:lang w:val="en-US"/>
              </w:rPr>
            </w:pPr>
          </w:p>
        </w:tc>
        <w:tc>
          <w:tcPr>
            <w:tcW w:w="3417" w:type="dxa"/>
          </w:tcPr>
          <w:p w14:paraId="682348AD" w14:textId="4E2AE6F4" w:rsidR="00827606" w:rsidRPr="0040044E" w:rsidRDefault="00827606" w:rsidP="00827606">
            <w:pPr>
              <w:pStyle w:val="Caption"/>
              <w:jc w:val="right"/>
              <w:rPr>
                <w:lang w:val="en-US"/>
              </w:rPr>
            </w:pPr>
            <w:bookmarkStart w:id="76" w:name="_Ref100750938"/>
            <w:r w:rsidRPr="0040044E">
              <w:rPr>
                <w:lang w:val="en-US"/>
              </w:rPr>
              <w:t xml:space="preserve">Eq. </w:t>
            </w:r>
            <w:r w:rsidR="005A080A" w:rsidRPr="0040044E">
              <w:rPr>
                <w:lang w:val="en-US"/>
              </w:rPr>
              <w:fldChar w:fldCharType="begin"/>
            </w:r>
            <w:r w:rsidR="005A080A" w:rsidRPr="0040044E">
              <w:rPr>
                <w:lang w:val="en-US"/>
              </w:rPr>
              <w:instrText xml:space="preserve"> SEQ Eq. \* ARABIC </w:instrText>
            </w:r>
            <w:r w:rsidR="005A080A" w:rsidRPr="0040044E">
              <w:rPr>
                <w:lang w:val="en-US"/>
              </w:rPr>
              <w:fldChar w:fldCharType="separate"/>
            </w:r>
            <w:r w:rsidR="00F5136C">
              <w:rPr>
                <w:noProof/>
                <w:lang w:val="en-US"/>
              </w:rPr>
              <w:t>2</w:t>
            </w:r>
            <w:r w:rsidR="005A080A" w:rsidRPr="0040044E">
              <w:rPr>
                <w:lang w:val="en-US"/>
              </w:rPr>
              <w:fldChar w:fldCharType="end"/>
            </w:r>
            <w:bookmarkEnd w:id="76"/>
          </w:p>
        </w:tc>
      </w:tr>
    </w:tbl>
    <w:p w14:paraId="593AA0B8" w14:textId="07889C64" w:rsidR="00C04095" w:rsidRPr="0040044E" w:rsidRDefault="001E3036" w:rsidP="00ED1933">
      <w:pPr>
        <w:rPr>
          <w:lang w:val="en-US"/>
        </w:rPr>
      </w:pPr>
      <w:r w:rsidRPr="0040044E">
        <w:rPr>
          <w:lang w:val="en-US"/>
        </w:rPr>
        <w:t xml:space="preserve">where </w:t>
      </w:r>
      <m:oMath>
        <m:sSubSup>
          <m:sSubSupPr>
            <m:ctrlPr>
              <w:rPr>
                <w:rFonts w:ascii="Cambria Math" w:hAnsi="Cambria Math"/>
                <w:i/>
                <w:lang w:val="en-US"/>
              </w:rPr>
            </m:ctrlPr>
          </m:sSubSupPr>
          <m:e>
            <m:r>
              <w:rPr>
                <w:rFonts w:ascii="Cambria Math" w:hAnsi="Cambria Math"/>
                <w:lang w:val="en-US"/>
              </w:rPr>
              <m:t>τ</m:t>
            </m:r>
          </m:e>
          <m:sub>
            <m:r>
              <w:rPr>
                <w:rFonts w:ascii="Cambria Math" w:hAnsi="Cambria Math"/>
                <w:lang w:val="en-US"/>
              </w:rPr>
              <m:t>c</m:t>
            </m:r>
          </m:sub>
          <m:sup>
            <m:r>
              <w:rPr>
                <w:rFonts w:ascii="Cambria Math" w:hAnsi="Cambria Math"/>
                <w:lang w:val="en-US"/>
              </w:rPr>
              <m:t>*</m:t>
            </m:r>
          </m:sup>
        </m:sSubSup>
      </m:oMath>
      <w:r w:rsidRPr="0040044E">
        <w:rPr>
          <w:lang w:val="en-US"/>
        </w:rPr>
        <w:t xml:space="preserve"> is the dimensionless critical shear stress, </w:t>
      </w:r>
      <m:oMath>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b</m:t>
            </m:r>
          </m:sub>
          <m:sup>
            <m:r>
              <w:rPr>
                <w:rFonts w:ascii="Cambria Math" w:hAnsi="Cambria Math"/>
                <w:lang w:val="en-US"/>
              </w:rPr>
              <m:t>*</m:t>
            </m:r>
          </m:sup>
        </m:sSubSup>
      </m:oMath>
      <w:r w:rsidRPr="0040044E">
        <w:rPr>
          <w:lang w:val="en-US"/>
        </w:rPr>
        <w:t xml:space="preserve"> is the dimensionless volumetric bed load transport rate per unit width, and </w:t>
      </w:r>
      <m:oMath>
        <m:sSup>
          <m:sSupPr>
            <m:ctrlPr>
              <w:rPr>
                <w:rFonts w:ascii="Cambria Math" w:hAnsi="Cambria Math"/>
                <w:i/>
                <w:lang w:val="en-US"/>
              </w:rPr>
            </m:ctrlPr>
          </m:sSupPr>
          <m:e>
            <m:r>
              <w:rPr>
                <w:rFonts w:ascii="Cambria Math" w:hAnsi="Cambria Math"/>
                <w:lang w:val="en-US"/>
              </w:rPr>
              <m:t>τ</m:t>
            </m:r>
          </m:e>
          <m:sup>
            <m:r>
              <w:rPr>
                <w:rFonts w:ascii="Cambria Math" w:hAnsi="Cambria Math"/>
                <w:lang w:val="en-US"/>
              </w:rPr>
              <m:t>*</m:t>
            </m:r>
          </m:sup>
        </m:sSup>
      </m:oMath>
      <w:r w:rsidRPr="0040044E">
        <w:rPr>
          <w:lang w:val="en-US"/>
        </w:rPr>
        <w:t xml:space="preserve"> is the dimensionless shear stress, </w:t>
      </w:r>
      <w:r w:rsidR="00CB15B7" w:rsidRPr="0040044E">
        <w:rPr>
          <w:lang w:val="en-US"/>
        </w:rPr>
        <w:t>is encoded as:</w:t>
      </w:r>
    </w:p>
    <w:p w14:paraId="75F0ED80" w14:textId="0D595FA2" w:rsidR="00ED1933" w:rsidRPr="0040044E" w:rsidRDefault="00ED1933" w:rsidP="00CE1778">
      <w:pPr>
        <w:rPr>
          <w:i/>
          <w:iCs/>
          <w:lang w:val="en-US"/>
        </w:rPr>
      </w:pPr>
      <w:proofErr w:type="spellStart"/>
      <w:r w:rsidRPr="0040044E">
        <w:rPr>
          <w:i/>
          <w:iCs/>
          <w:lang w:val="en-US"/>
        </w:rPr>
        <w:t>tauCrStar</w:t>
      </w:r>
      <w:proofErr w:type="spellEnd"/>
      <w:r w:rsidRPr="0040044E">
        <w:rPr>
          <w:i/>
          <w:iCs/>
          <w:lang w:val="en-US"/>
        </w:rPr>
        <w:t xml:space="preserve"> = 0.047</w:t>
      </w:r>
    </w:p>
    <w:p w14:paraId="46FC3B8E" w14:textId="464A441C" w:rsidR="00ED1933" w:rsidRPr="0040044E" w:rsidRDefault="00ED1933" w:rsidP="00CE1778">
      <w:pPr>
        <w:rPr>
          <w:i/>
          <w:iCs/>
          <w:lang w:val="en-US"/>
        </w:rPr>
      </w:pPr>
      <w:proofErr w:type="spellStart"/>
      <w:r w:rsidRPr="0040044E">
        <w:rPr>
          <w:i/>
          <w:iCs/>
          <w:lang w:val="en-US"/>
        </w:rPr>
        <w:t>qbStar</w:t>
      </w:r>
      <w:proofErr w:type="spellEnd"/>
      <w:r w:rsidRPr="0040044E">
        <w:rPr>
          <w:i/>
          <w:iCs/>
          <w:lang w:val="en-US"/>
        </w:rPr>
        <w:t xml:space="preserve"> = </w:t>
      </w:r>
      <w:proofErr w:type="spellStart"/>
      <w:proofErr w:type="gramStart"/>
      <w:r w:rsidRPr="0040044E">
        <w:rPr>
          <w:i/>
          <w:iCs/>
          <w:lang w:val="en-US"/>
        </w:rPr>
        <w:t>np.where</w:t>
      </w:r>
      <w:proofErr w:type="spellEnd"/>
      <w:proofErr w:type="gramEnd"/>
      <w:r w:rsidRPr="0040044E">
        <w:rPr>
          <w:i/>
          <w:iCs/>
          <w:lang w:val="en-US"/>
        </w:rPr>
        <w:t>(</w:t>
      </w:r>
      <w:proofErr w:type="spellStart"/>
      <w:r w:rsidRPr="0040044E">
        <w:rPr>
          <w:i/>
          <w:iCs/>
          <w:lang w:val="en-US"/>
        </w:rPr>
        <w:t>tauStar-tau</w:t>
      </w:r>
      <w:r w:rsidR="00CB0B76" w:rsidRPr="0040044E">
        <w:rPr>
          <w:i/>
          <w:iCs/>
          <w:lang w:val="en-US"/>
        </w:rPr>
        <w:t>Cr</w:t>
      </w:r>
      <w:r w:rsidRPr="0040044E">
        <w:rPr>
          <w:i/>
          <w:iCs/>
          <w:lang w:val="en-US"/>
        </w:rPr>
        <w:t>Star</w:t>
      </w:r>
      <w:proofErr w:type="spellEnd"/>
      <w:r w:rsidRPr="0040044E">
        <w:rPr>
          <w:i/>
          <w:iCs/>
          <w:lang w:val="en-US"/>
        </w:rPr>
        <w:t xml:space="preserve">&gt;0 , 8 * </w:t>
      </w:r>
      <w:proofErr w:type="spellStart"/>
      <w:r w:rsidR="00E7629F">
        <w:rPr>
          <w:i/>
          <w:iCs/>
          <w:lang w:val="en-US"/>
        </w:rPr>
        <w:t>np.abs</w:t>
      </w:r>
      <w:proofErr w:type="spellEnd"/>
      <w:r w:rsidRPr="0040044E">
        <w:rPr>
          <w:i/>
          <w:iCs/>
          <w:lang w:val="en-US"/>
        </w:rPr>
        <w:t>(</w:t>
      </w:r>
      <w:proofErr w:type="spellStart"/>
      <w:r w:rsidRPr="0040044E">
        <w:rPr>
          <w:i/>
          <w:iCs/>
          <w:lang w:val="en-US"/>
        </w:rPr>
        <w:t>tauStar-tauCrStar</w:t>
      </w:r>
      <w:proofErr w:type="spellEnd"/>
      <w:r w:rsidRPr="0040044E">
        <w:rPr>
          <w:i/>
          <w:iCs/>
          <w:lang w:val="en-US"/>
        </w:rPr>
        <w:t xml:space="preserve">)**(3/2) , 0) </w:t>
      </w:r>
    </w:p>
    <w:p w14:paraId="40F29184" w14:textId="49A5711F" w:rsidR="0033751F" w:rsidRPr="0040044E" w:rsidRDefault="001E3036" w:rsidP="001E3036">
      <w:pPr>
        <w:rPr>
          <w:lang w:val="en-US"/>
        </w:rPr>
      </w:pPr>
      <w:r w:rsidRPr="0040044E">
        <w:rPr>
          <w:lang w:val="en-US"/>
        </w:rPr>
        <w:t>where np</w:t>
      </w:r>
      <w:r w:rsidR="003F15FE" w:rsidRPr="0040044E">
        <w:rPr>
          <w:lang w:val="en-US"/>
        </w:rPr>
        <w:t xml:space="preserve"> denotes the use of </w:t>
      </w:r>
      <w:proofErr w:type="spellStart"/>
      <w:r w:rsidR="003F15FE" w:rsidRPr="0040044E">
        <w:rPr>
          <w:lang w:val="en-US"/>
        </w:rPr>
        <w:t>Numpy</w:t>
      </w:r>
      <w:proofErr w:type="spellEnd"/>
      <w:r w:rsidR="003F15FE" w:rsidRPr="0040044E">
        <w:rPr>
          <w:lang w:val="en-US"/>
        </w:rPr>
        <w:t>, the Python library for numerical computing</w:t>
      </w:r>
      <w:r w:rsidR="0033751F" w:rsidRPr="0040044E">
        <w:rPr>
          <w:lang w:val="en-US"/>
        </w:rPr>
        <w:t xml:space="preserve">, and the variable </w:t>
      </w:r>
      <w:proofErr w:type="spellStart"/>
      <w:r w:rsidR="0033751F" w:rsidRPr="0040044E">
        <w:rPr>
          <w:i/>
          <w:iCs/>
          <w:lang w:val="en-US"/>
        </w:rPr>
        <w:t>tauStar</w:t>
      </w:r>
      <w:proofErr w:type="spellEnd"/>
      <w:r w:rsidR="0033751F" w:rsidRPr="0040044E">
        <w:rPr>
          <w:lang w:val="en-US"/>
        </w:rPr>
        <w:t xml:space="preserve"> is </w:t>
      </w:r>
      <w:r w:rsidR="00611893" w:rsidRPr="0040044E">
        <w:rPr>
          <w:lang w:val="en-US"/>
        </w:rPr>
        <w:t xml:space="preserve">read from </w:t>
      </w:r>
      <w:r w:rsidR="0033751F" w:rsidRPr="0040044E">
        <w:rPr>
          <w:lang w:val="en-US"/>
        </w:rPr>
        <w:t>the grid</w:t>
      </w:r>
      <w:del w:id="77" w:author="Anderson, Samuel R" w:date="2022-07-31T12:11:00Z">
        <w:r w:rsidR="00611893" w:rsidRPr="0040044E" w:rsidDel="00695AD1">
          <w:rPr>
            <w:lang w:val="en-US"/>
          </w:rPr>
          <w:delText xml:space="preserve"> (</w:delText>
        </w:r>
        <w:r w:rsidR="00C07178" w:rsidDel="00695AD1">
          <w:rPr>
            <w:lang w:val="en-US"/>
          </w:rPr>
          <w:delText xml:space="preserve">more </w:delText>
        </w:r>
        <w:r w:rsidR="00611893" w:rsidRPr="0040044E" w:rsidDel="00695AD1">
          <w:rPr>
            <w:lang w:val="en-US"/>
          </w:rPr>
          <w:delText xml:space="preserve">details </w:delText>
        </w:r>
        <w:r w:rsidR="00C07178" w:rsidDel="00695AD1">
          <w:rPr>
            <w:lang w:val="en-US"/>
          </w:rPr>
          <w:delText xml:space="preserve">are </w:delText>
        </w:r>
        <w:r w:rsidR="00611893" w:rsidRPr="0040044E" w:rsidDel="00695AD1">
          <w:rPr>
            <w:lang w:val="en-US"/>
          </w:rPr>
          <w:delText>in the source code)</w:delText>
        </w:r>
      </w:del>
      <w:r w:rsidR="0033751F" w:rsidRPr="0040044E">
        <w:rPr>
          <w:lang w:val="en-US"/>
        </w:rPr>
        <w:t xml:space="preserve">. </w:t>
      </w:r>
      <w:del w:id="78" w:author="Anderson, Samuel R" w:date="2022-07-31T12:11:00Z">
        <w:r w:rsidR="003F15FE" w:rsidRPr="0040044E" w:rsidDel="00695AD1">
          <w:rPr>
            <w:lang w:val="en-US"/>
          </w:rPr>
          <w:delText xml:space="preserve">Notice how the </w:delText>
        </w:r>
      </w:del>
      <w:ins w:id="79" w:author="Anderson, Samuel R" w:date="2022-07-31T12:11:00Z">
        <w:r w:rsidR="00695AD1">
          <w:rPr>
            <w:lang w:val="en-US"/>
          </w:rPr>
          <w:t xml:space="preserve">The </w:t>
        </w:r>
      </w:ins>
      <w:r w:rsidR="003F15FE" w:rsidRPr="0040044E">
        <w:rPr>
          <w:lang w:val="en-US"/>
        </w:rPr>
        <w:t xml:space="preserve">mathematical structure in Landlab closely resembles the form of </w:t>
      </w:r>
      <w:r w:rsidR="003F15FE" w:rsidRPr="0040044E">
        <w:rPr>
          <w:lang w:val="en-US"/>
        </w:rPr>
        <w:fldChar w:fldCharType="begin"/>
      </w:r>
      <w:r w:rsidR="003F15FE" w:rsidRPr="0040044E">
        <w:rPr>
          <w:lang w:val="en-US"/>
        </w:rPr>
        <w:instrText xml:space="preserve"> REF _Ref100751025 \h </w:instrText>
      </w:r>
      <w:r w:rsidR="003F15FE" w:rsidRPr="0040044E">
        <w:rPr>
          <w:lang w:val="en-US"/>
        </w:rPr>
      </w:r>
      <w:r w:rsidR="003F15FE" w:rsidRPr="0040044E">
        <w:rPr>
          <w:lang w:val="en-US"/>
        </w:rPr>
        <w:fldChar w:fldCharType="separate"/>
      </w:r>
      <w:r w:rsidR="00F5136C" w:rsidRPr="0040044E">
        <w:rPr>
          <w:lang w:val="en-US"/>
        </w:rPr>
        <w:t xml:space="preserve">Eq. </w:t>
      </w:r>
      <w:r w:rsidR="00F5136C">
        <w:rPr>
          <w:noProof/>
          <w:lang w:val="en-US"/>
        </w:rPr>
        <w:t>1</w:t>
      </w:r>
      <w:r w:rsidR="003F15FE" w:rsidRPr="0040044E">
        <w:rPr>
          <w:lang w:val="en-US"/>
        </w:rPr>
        <w:fldChar w:fldCharType="end"/>
      </w:r>
      <w:r w:rsidR="003F15FE" w:rsidRPr="0040044E">
        <w:rPr>
          <w:lang w:val="en-US"/>
        </w:rPr>
        <w:t xml:space="preserve"> and </w:t>
      </w:r>
      <w:r w:rsidR="003F15FE" w:rsidRPr="0040044E">
        <w:rPr>
          <w:lang w:val="en-US"/>
        </w:rPr>
        <w:fldChar w:fldCharType="begin"/>
      </w:r>
      <w:r w:rsidR="003F15FE" w:rsidRPr="0040044E">
        <w:rPr>
          <w:lang w:val="en-US"/>
        </w:rPr>
        <w:instrText xml:space="preserve"> REF _Ref100750938 \h </w:instrText>
      </w:r>
      <w:r w:rsidR="003F15FE" w:rsidRPr="0040044E">
        <w:rPr>
          <w:lang w:val="en-US"/>
        </w:rPr>
      </w:r>
      <w:r w:rsidR="003F15FE" w:rsidRPr="0040044E">
        <w:rPr>
          <w:lang w:val="en-US"/>
        </w:rPr>
        <w:fldChar w:fldCharType="separate"/>
      </w:r>
      <w:r w:rsidR="00F5136C" w:rsidRPr="0040044E">
        <w:rPr>
          <w:lang w:val="en-US"/>
        </w:rPr>
        <w:t xml:space="preserve">Eq. </w:t>
      </w:r>
      <w:r w:rsidR="00F5136C">
        <w:rPr>
          <w:noProof/>
          <w:lang w:val="en-US"/>
        </w:rPr>
        <w:t>2</w:t>
      </w:r>
      <w:r w:rsidR="003F15FE" w:rsidRPr="0040044E">
        <w:rPr>
          <w:lang w:val="en-US"/>
        </w:rPr>
        <w:fldChar w:fldCharType="end"/>
      </w:r>
      <w:r w:rsidR="003F15FE" w:rsidRPr="0040044E">
        <w:rPr>
          <w:lang w:val="en-US"/>
        </w:rPr>
        <w:t xml:space="preserve"> and allows building a bed load transport model</w:t>
      </w:r>
      <w:r w:rsidR="000A5776" w:rsidRPr="0040044E">
        <w:rPr>
          <w:lang w:val="en-US"/>
        </w:rPr>
        <w:t xml:space="preserve"> applied for the whole domain</w:t>
      </w:r>
      <w:r w:rsidR="003F15FE" w:rsidRPr="0040044E">
        <w:rPr>
          <w:lang w:val="en-US"/>
        </w:rPr>
        <w:t xml:space="preserve"> without iterating over grid indices. </w:t>
      </w:r>
    </w:p>
    <w:p w14:paraId="20951E03" w14:textId="77777777" w:rsidR="00071761" w:rsidRDefault="00071761" w:rsidP="00ED1933">
      <w:pPr>
        <w:rPr>
          <w:lang w:val="en-US"/>
        </w:rPr>
      </w:pPr>
    </w:p>
    <w:p w14:paraId="1AA147BC" w14:textId="0A169A96" w:rsidR="001E3036" w:rsidRPr="0040044E" w:rsidRDefault="0033751F" w:rsidP="00ED1933">
      <w:pPr>
        <w:rPr>
          <w:rFonts w:ascii="Consolas" w:hAnsi="Consolas"/>
          <w:lang w:val="en-US"/>
        </w:rPr>
      </w:pPr>
      <w:r w:rsidRPr="0040044E">
        <w:rPr>
          <w:lang w:val="en-US"/>
        </w:rPr>
        <w:lastRenderedPageBreak/>
        <w:t xml:space="preserve">Data exchange between </w:t>
      </w:r>
      <w:r w:rsidR="00404508">
        <w:rPr>
          <w:lang w:val="en-US"/>
        </w:rPr>
        <w:t xml:space="preserve">different </w:t>
      </w:r>
      <w:r w:rsidRPr="0040044E">
        <w:rPr>
          <w:lang w:val="en-US"/>
        </w:rPr>
        <w:t>components is also handle</w:t>
      </w:r>
      <w:ins w:id="80" w:author="Anderson, Samuel R" w:date="2022-07-31T12:11:00Z">
        <w:r w:rsidR="00695AD1">
          <w:rPr>
            <w:lang w:val="en-US"/>
          </w:rPr>
          <w:t>d</w:t>
        </w:r>
      </w:ins>
      <w:r w:rsidRPr="0040044E">
        <w:rPr>
          <w:lang w:val="en-US"/>
        </w:rPr>
        <w:t xml:space="preserve"> by the grid. For example, after calculating </w:t>
      </w:r>
      <m:oMath>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b</m:t>
            </m:r>
          </m:sub>
          <m:sup>
            <m:r>
              <w:rPr>
                <w:rFonts w:ascii="Cambria Math" w:hAnsi="Cambria Math"/>
                <w:lang w:val="en-US"/>
              </w:rPr>
              <m:t>*</m:t>
            </m:r>
          </m:sup>
        </m:sSubSup>
      </m:oMath>
      <w:r w:rsidRPr="0040044E">
        <w:rPr>
          <w:lang w:val="en-US"/>
        </w:rPr>
        <w:t xml:space="preserve">, we </w:t>
      </w:r>
      <w:r w:rsidR="0095144F">
        <w:rPr>
          <w:lang w:val="en-US"/>
        </w:rPr>
        <w:t>c</w:t>
      </w:r>
      <w:r w:rsidRPr="0040044E">
        <w:rPr>
          <w:lang w:val="en-US"/>
        </w:rPr>
        <w:t xml:space="preserve">ould </w:t>
      </w:r>
      <w:r w:rsidR="005E1FC3" w:rsidRPr="0040044E">
        <w:rPr>
          <w:lang w:val="en-US"/>
        </w:rPr>
        <w:t xml:space="preserve">pass the bed load fluxes predictions to another component or function to estimate </w:t>
      </w:r>
      <w:r w:rsidRPr="0040044E">
        <w:rPr>
          <w:lang w:val="en-US"/>
        </w:rPr>
        <w:t xml:space="preserve">the </w:t>
      </w:r>
      <w:r w:rsidR="007A3423" w:rsidRPr="0040044E">
        <w:rPr>
          <w:lang w:val="en-US"/>
        </w:rPr>
        <w:t xml:space="preserve">sediment </w:t>
      </w:r>
      <w:r w:rsidRPr="0040044E">
        <w:rPr>
          <w:lang w:val="en-US"/>
        </w:rPr>
        <w:t>mass balance in all cells</w:t>
      </w:r>
      <w:r w:rsidR="00CE1778" w:rsidRPr="0040044E">
        <w:rPr>
          <w:lang w:val="en-US"/>
        </w:rPr>
        <w:t>. T</w:t>
      </w:r>
      <w:r w:rsidR="005E1FC3" w:rsidRPr="0040044E">
        <w:rPr>
          <w:lang w:val="en-US"/>
        </w:rPr>
        <w:t>he volumetric bed load transport rate</w:t>
      </w:r>
      <w:r w:rsidR="00762325" w:rsidRPr="0040044E">
        <w:rPr>
          <w:lang w:val="en-US"/>
        </w:rPr>
        <w:t xml:space="preserve"> per unit width</w:t>
      </w:r>
      <w:r w:rsidR="005E1FC3" w:rsidRPr="0040044E">
        <w:rPr>
          <w:lang w:val="en-US"/>
        </w:rPr>
        <w:t xml:space="preserve"> (</w:t>
      </w:r>
      <w:r w:rsidR="00762325" w:rsidRPr="0040044E">
        <w:rPr>
          <w:lang w:val="en-US"/>
        </w:rPr>
        <w:t xml:space="preserve">when using </w:t>
      </w:r>
      <w:r w:rsidR="00762325" w:rsidRPr="0040044E">
        <w:rPr>
          <w:lang w:val="en-US"/>
        </w:rPr>
        <w:fldChar w:fldCharType="begin"/>
      </w:r>
      <w:r w:rsidR="00762325" w:rsidRPr="0040044E">
        <w:rPr>
          <w:lang w:val="en-US"/>
        </w:rPr>
        <w:instrText xml:space="preserve"> REF _Ref100750938 </w:instrText>
      </w:r>
      <w:r w:rsidR="00762325" w:rsidRPr="0040044E">
        <w:rPr>
          <w:lang w:val="en-US"/>
        </w:rPr>
        <w:fldChar w:fldCharType="separate"/>
      </w:r>
      <w:r w:rsidR="00F5136C" w:rsidRPr="0040044E">
        <w:rPr>
          <w:lang w:val="en-US"/>
        </w:rPr>
        <w:t xml:space="preserve">Eq. </w:t>
      </w:r>
      <w:r w:rsidR="00F5136C">
        <w:rPr>
          <w:noProof/>
          <w:lang w:val="en-US"/>
        </w:rPr>
        <w:t>2</w:t>
      </w:r>
      <w:r w:rsidR="00762325" w:rsidRPr="0040044E">
        <w:rPr>
          <w:lang w:val="en-US"/>
        </w:rPr>
        <w:fldChar w:fldCharType="end"/>
      </w:r>
      <w:r w:rsidR="00762325" w:rsidRPr="0040044E">
        <w:rPr>
          <w:lang w:val="en-US"/>
        </w:rPr>
        <w:t>)</w:t>
      </w:r>
      <w:r w:rsidR="005E1FC3" w:rsidRPr="0040044E">
        <w:rPr>
          <w:lang w:val="en-US"/>
        </w:rPr>
        <w:t xml:space="preserve"> is: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8"/>
        <w:gridCol w:w="3330"/>
        <w:gridCol w:w="3337"/>
      </w:tblGrid>
      <w:tr w:rsidR="00827606" w:rsidRPr="0040044E" w14:paraId="625AA761" w14:textId="77777777" w:rsidTr="009D5370">
        <w:trPr>
          <w:jc w:val="center"/>
        </w:trPr>
        <w:tc>
          <w:tcPr>
            <w:tcW w:w="3417" w:type="dxa"/>
          </w:tcPr>
          <w:p w14:paraId="0EDBC627" w14:textId="77777777" w:rsidR="00827606" w:rsidRPr="0040044E" w:rsidRDefault="00000000" w:rsidP="009D5370">
            <w:pPr>
              <w:rPr>
                <w:i/>
                <w:lang w:val="en-US"/>
              </w:rPr>
            </w:pPr>
            <m:oMathPara>
              <m:oMathParaPr>
                <m:jc m:val="left"/>
              </m:oMathParaP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b</m:t>
                    </m:r>
                  </m:sub>
                  <m:sup>
                    <m:r>
                      <w:rPr>
                        <w:rFonts w:ascii="Cambria Math" w:hAnsi="Cambria Math"/>
                        <w:lang w:val="en-US"/>
                      </w:rPr>
                      <m:t>*</m:t>
                    </m:r>
                  </m:sup>
                </m:sSubSup>
                <m:rad>
                  <m:radPr>
                    <m:degHide m:val="1"/>
                    <m:ctrlPr>
                      <w:rPr>
                        <w:rFonts w:ascii="Cambria Math" w:hAnsi="Cambria Math"/>
                        <w:i/>
                        <w:lang w:val="en-US"/>
                      </w:rPr>
                    </m:ctrlPr>
                  </m:radPr>
                  <m:deg/>
                  <m:e>
                    <m:r>
                      <w:rPr>
                        <w:rFonts w:ascii="Cambria Math" w:hAnsi="Cambria Math"/>
                        <w:lang w:val="en-US"/>
                      </w:rPr>
                      <m:t>Rg</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50</m:t>
                        </m:r>
                      </m:sub>
                    </m:sSub>
                  </m:e>
                </m:rad>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50</m:t>
                    </m:r>
                  </m:sub>
                </m:sSub>
              </m:oMath>
            </m:oMathPara>
          </w:p>
        </w:tc>
        <w:tc>
          <w:tcPr>
            <w:tcW w:w="3417" w:type="dxa"/>
          </w:tcPr>
          <w:p w14:paraId="204D8137" w14:textId="77777777" w:rsidR="00827606" w:rsidRPr="0040044E" w:rsidRDefault="00827606" w:rsidP="009D5370">
            <w:pPr>
              <w:rPr>
                <w:lang w:val="en-US"/>
              </w:rPr>
            </w:pPr>
          </w:p>
        </w:tc>
        <w:tc>
          <w:tcPr>
            <w:tcW w:w="3417" w:type="dxa"/>
          </w:tcPr>
          <w:p w14:paraId="5862D38D" w14:textId="39B6AE0A" w:rsidR="00827606" w:rsidRPr="0040044E" w:rsidRDefault="00827606" w:rsidP="009D5370">
            <w:pPr>
              <w:pStyle w:val="Caption"/>
              <w:jc w:val="right"/>
              <w:rPr>
                <w:lang w:val="en-US"/>
              </w:rPr>
            </w:pPr>
            <w:bookmarkStart w:id="81" w:name="_Ref102039208"/>
            <w:r w:rsidRPr="0040044E">
              <w:rPr>
                <w:lang w:val="en-US"/>
              </w:rPr>
              <w:t xml:space="preserve">Eq. </w:t>
            </w:r>
            <w:r w:rsidR="005A080A" w:rsidRPr="0040044E">
              <w:rPr>
                <w:lang w:val="en-US"/>
              </w:rPr>
              <w:fldChar w:fldCharType="begin"/>
            </w:r>
            <w:r w:rsidR="005A080A" w:rsidRPr="0040044E">
              <w:rPr>
                <w:lang w:val="en-US"/>
              </w:rPr>
              <w:instrText xml:space="preserve"> SEQ Eq. \* ARABIC </w:instrText>
            </w:r>
            <w:r w:rsidR="005A080A" w:rsidRPr="0040044E">
              <w:rPr>
                <w:lang w:val="en-US"/>
              </w:rPr>
              <w:fldChar w:fldCharType="separate"/>
            </w:r>
            <w:r w:rsidR="00F5136C">
              <w:rPr>
                <w:noProof/>
                <w:lang w:val="en-US"/>
              </w:rPr>
              <w:t>3</w:t>
            </w:r>
            <w:r w:rsidR="005A080A" w:rsidRPr="0040044E">
              <w:rPr>
                <w:lang w:val="en-US"/>
              </w:rPr>
              <w:fldChar w:fldCharType="end"/>
            </w:r>
            <w:bookmarkEnd w:id="81"/>
          </w:p>
        </w:tc>
      </w:tr>
    </w:tbl>
    <w:p w14:paraId="69E08AF6" w14:textId="3F3CE55E" w:rsidR="00827606" w:rsidRPr="0040044E" w:rsidRDefault="00CE1778" w:rsidP="00ED1933">
      <w:pPr>
        <w:rPr>
          <w:lang w:val="en-US"/>
        </w:rPr>
      </w:pPr>
      <w:r w:rsidRPr="0040044E">
        <w:rPr>
          <w:lang w:val="en-US"/>
        </w:rPr>
        <w:t xml:space="preserve">where </w:t>
      </w:r>
      <m:oMath>
        <m:r>
          <w:rPr>
            <w:rFonts w:ascii="Cambria Math" w:hAnsi="Cambria Math"/>
            <w:lang w:val="en-US"/>
          </w:rPr>
          <m:t>R=</m:t>
        </m:r>
        <m:f>
          <m:fPr>
            <m:type m:val="lin"/>
            <m:ctrlPr>
              <w:rPr>
                <w:rFonts w:ascii="Cambria Math" w:hAnsi="Cambria Math"/>
                <w:i/>
                <w:lang w:val="en-US"/>
              </w:rPr>
            </m:ctrlPr>
          </m:fPr>
          <m:num>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s</m:t>
                    </m:r>
                  </m:sub>
                </m:sSub>
                <m:r>
                  <w:rPr>
                    <w:rFonts w:ascii="Cambria Math" w:hAnsi="Cambria Math"/>
                    <w:lang w:val="en-US"/>
                  </w:rPr>
                  <m:t>-ρ</m:t>
                </m:r>
              </m:e>
            </m:d>
          </m:num>
          <m:den>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s</m:t>
                </m:r>
              </m:sub>
            </m:sSub>
          </m:den>
        </m:f>
      </m:oMath>
      <w:r w:rsidR="00863504" w:rsidRPr="0040044E">
        <w:rPr>
          <w:lang w:val="en-US"/>
        </w:rPr>
        <w:t>,</w:t>
      </w:r>
      <w:r w:rsidR="00441B33">
        <w:rPr>
          <w:lang w:val="en-US"/>
        </w:rPr>
        <w:t xml:space="preserve"> </w:t>
      </w:r>
      <m:oMath>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s</m:t>
            </m:r>
          </m:sub>
        </m:sSub>
      </m:oMath>
      <w:r w:rsidR="00863504" w:rsidRPr="0040044E">
        <w:rPr>
          <w:lang w:val="en-US"/>
        </w:rPr>
        <w:t xml:space="preserve"> and</w:t>
      </w:r>
      <w:r w:rsidR="00863504" w:rsidRPr="0040044E">
        <w:rPr>
          <w:rFonts w:ascii="Cambria Math" w:hAnsi="Cambria Math"/>
          <w:i/>
          <w:lang w:val="en-US"/>
        </w:rPr>
        <w:t xml:space="preserve"> </w:t>
      </w:r>
      <m:oMath>
        <m:r>
          <w:rPr>
            <w:rFonts w:ascii="Cambria Math" w:hAnsi="Cambria Math"/>
            <w:lang w:val="en-US"/>
          </w:rPr>
          <m:t>ρ</m:t>
        </m:r>
      </m:oMath>
      <w:r w:rsidR="00863504" w:rsidRPr="0040044E">
        <w:rPr>
          <w:lang w:val="en-US"/>
        </w:rPr>
        <w:t xml:space="preserve"> are the sediment and water </w:t>
      </w:r>
      <w:r w:rsidRPr="0040044E">
        <w:rPr>
          <w:lang w:val="en-US"/>
        </w:rPr>
        <w:t>densit</w:t>
      </w:r>
      <w:r w:rsidR="00863504" w:rsidRPr="0040044E">
        <w:rPr>
          <w:lang w:val="en-US"/>
        </w:rPr>
        <w:t xml:space="preserve">ies, </w:t>
      </w:r>
      <m:oMath>
        <m:r>
          <w:rPr>
            <w:rFonts w:ascii="Cambria Math" w:hAnsi="Cambria Math"/>
            <w:lang w:val="en-US"/>
          </w:rPr>
          <m:t>g</m:t>
        </m:r>
      </m:oMath>
      <w:r w:rsidR="00863504" w:rsidRPr="0040044E">
        <w:rPr>
          <w:lang w:val="en-US"/>
        </w:rPr>
        <w:t xml:space="preserve"> is the acceleration due to the gravity, and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50</m:t>
            </m:r>
          </m:sub>
        </m:sSub>
      </m:oMath>
      <w:r w:rsidR="00863504" w:rsidRPr="0040044E">
        <w:rPr>
          <w:lang w:val="en-US"/>
        </w:rPr>
        <w:t xml:space="preserve"> is the median size of the sediment grain size distribution (GSD).</w:t>
      </w:r>
      <w:r w:rsidRPr="0040044E">
        <w:rPr>
          <w:lang w:val="en-US"/>
        </w:rPr>
        <w:t xml:space="preserve"> In Landlab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m:t>
            </m:r>
          </m:sub>
        </m:sSub>
      </m:oMath>
      <w:r w:rsidR="00863504" w:rsidRPr="0040044E">
        <w:rPr>
          <w:lang w:val="en-US"/>
        </w:rPr>
        <w:t xml:space="preserve"> </w:t>
      </w:r>
      <w:r w:rsidRPr="0040044E">
        <w:rPr>
          <w:lang w:val="en-US"/>
        </w:rPr>
        <w:t>can be stored in a grid</w:t>
      </w:r>
      <w:r w:rsidR="00863504" w:rsidRPr="0040044E">
        <w:rPr>
          <w:lang w:val="en-US"/>
        </w:rPr>
        <w:t xml:space="preserve"> </w:t>
      </w:r>
      <w:r w:rsidR="007A3423" w:rsidRPr="0040044E">
        <w:rPr>
          <w:lang w:val="en-US"/>
        </w:rPr>
        <w:t xml:space="preserve">link </w:t>
      </w:r>
      <w:r w:rsidR="00863504" w:rsidRPr="0040044E">
        <w:rPr>
          <w:lang w:val="en-US"/>
        </w:rPr>
        <w:t>using</w:t>
      </w:r>
      <w:r w:rsidR="003A0B46" w:rsidRPr="0040044E">
        <w:rPr>
          <w:lang w:val="en-US"/>
        </w:rPr>
        <w:t>:</w:t>
      </w:r>
    </w:p>
    <w:p w14:paraId="4914502D" w14:textId="6747F192" w:rsidR="001E3036" w:rsidRPr="0040044E" w:rsidRDefault="00827606" w:rsidP="00863504">
      <w:pPr>
        <w:rPr>
          <w:i/>
          <w:iCs/>
          <w:lang w:val="en-US"/>
        </w:rPr>
      </w:pPr>
      <w:r w:rsidRPr="0040044E">
        <w:rPr>
          <w:i/>
          <w:iCs/>
          <w:lang w:val="en-US"/>
        </w:rPr>
        <w:t>grid[</w:t>
      </w:r>
      <w:r w:rsidR="00C22F46">
        <w:rPr>
          <w:i/>
          <w:iCs/>
          <w:lang w:val="en-US"/>
        </w:rPr>
        <w:t>‘</w:t>
      </w:r>
      <w:r w:rsidRPr="0040044E">
        <w:rPr>
          <w:i/>
          <w:iCs/>
          <w:lang w:val="en-US"/>
        </w:rPr>
        <w:t>link</w:t>
      </w:r>
      <w:proofErr w:type="gramStart"/>
      <w:r w:rsidR="00C22F46">
        <w:rPr>
          <w:i/>
          <w:iCs/>
          <w:lang w:val="en-US"/>
        </w:rPr>
        <w:t>’</w:t>
      </w:r>
      <w:r w:rsidRPr="0040044E">
        <w:rPr>
          <w:i/>
          <w:iCs/>
          <w:lang w:val="en-US"/>
        </w:rPr>
        <w:t>][</w:t>
      </w:r>
      <w:proofErr w:type="gramEnd"/>
      <w:r w:rsidRPr="0040044E">
        <w:rPr>
          <w:i/>
          <w:iCs/>
          <w:lang w:val="en-US"/>
        </w:rPr>
        <w:t>'sediment_transport__</w:t>
      </w:r>
      <w:proofErr w:type="spellStart"/>
      <w:r w:rsidRPr="0040044E">
        <w:rPr>
          <w:i/>
          <w:iCs/>
          <w:lang w:val="en-US"/>
        </w:rPr>
        <w:t>bedloadRate</w:t>
      </w:r>
      <w:proofErr w:type="spellEnd"/>
      <w:r w:rsidRPr="0040044E">
        <w:rPr>
          <w:i/>
          <w:iCs/>
          <w:lang w:val="en-US"/>
        </w:rPr>
        <w:t xml:space="preserve">'] = </w:t>
      </w:r>
      <w:proofErr w:type="spellStart"/>
      <w:r w:rsidRPr="0040044E">
        <w:rPr>
          <w:i/>
          <w:iCs/>
          <w:lang w:val="en-US"/>
        </w:rPr>
        <w:t>qbStar</w:t>
      </w:r>
      <w:proofErr w:type="spellEnd"/>
      <w:r w:rsidRPr="0040044E">
        <w:rPr>
          <w:i/>
          <w:iCs/>
          <w:lang w:val="en-US"/>
        </w:rPr>
        <w:t xml:space="preserve"> * (</w:t>
      </w:r>
      <w:proofErr w:type="spellStart"/>
      <w:r w:rsidRPr="0040044E">
        <w:rPr>
          <w:i/>
          <w:iCs/>
          <w:lang w:val="en-US"/>
        </w:rPr>
        <w:t>np.sqrt</w:t>
      </w:r>
      <w:proofErr w:type="spellEnd"/>
      <w:r w:rsidRPr="0040044E">
        <w:rPr>
          <w:i/>
          <w:iCs/>
          <w:lang w:val="en-US"/>
        </w:rPr>
        <w:t>(R*</w:t>
      </w:r>
      <w:r w:rsidR="00863504" w:rsidRPr="0040044E">
        <w:rPr>
          <w:i/>
          <w:iCs/>
          <w:lang w:val="en-US"/>
        </w:rPr>
        <w:t xml:space="preserve"> </w:t>
      </w:r>
      <w:r w:rsidRPr="0040044E">
        <w:rPr>
          <w:i/>
          <w:iCs/>
          <w:lang w:val="en-US"/>
        </w:rPr>
        <w:t xml:space="preserve">g*D50) * D50) * </w:t>
      </w:r>
      <w:bookmarkStart w:id="82" w:name="_Hlk100764151"/>
      <w:proofErr w:type="spellStart"/>
      <w:r w:rsidRPr="0040044E">
        <w:rPr>
          <w:i/>
          <w:iCs/>
          <w:lang w:val="en-US"/>
        </w:rPr>
        <w:t>np.sign</w:t>
      </w:r>
      <w:proofErr w:type="spellEnd"/>
      <w:r w:rsidRPr="0040044E">
        <w:rPr>
          <w:i/>
          <w:iCs/>
          <w:lang w:val="en-US"/>
        </w:rPr>
        <w:t>(tau)</w:t>
      </w:r>
      <w:bookmarkEnd w:id="82"/>
    </w:p>
    <w:p w14:paraId="32378974" w14:textId="0E9E4D78" w:rsidR="003A0B46" w:rsidRPr="0040044E" w:rsidRDefault="003A0B46" w:rsidP="00863504">
      <w:pPr>
        <w:rPr>
          <w:lang w:val="en-US"/>
        </w:rPr>
      </w:pPr>
      <w:r w:rsidRPr="0040044E">
        <w:rPr>
          <w:lang w:val="en-US"/>
        </w:rPr>
        <w:t xml:space="preserve">and </w:t>
      </w:r>
      <w:r w:rsidR="00D22859" w:rsidRPr="0040044E">
        <w:rPr>
          <w:lang w:val="en-US"/>
        </w:rPr>
        <w:t xml:space="preserve">can </w:t>
      </w:r>
      <w:r w:rsidRPr="0040044E">
        <w:rPr>
          <w:lang w:val="en-US"/>
        </w:rPr>
        <w:t xml:space="preserve">be accessed or even modified by another function or component. </w:t>
      </w:r>
      <w:del w:id="83" w:author="Anderson, Samuel R" w:date="2022-07-31T12:12:00Z">
        <w:r w:rsidR="00CD6B22" w:rsidRPr="0040044E" w:rsidDel="00695AD1">
          <w:rPr>
            <w:lang w:val="en-US"/>
          </w:rPr>
          <w:delText xml:space="preserve">In this definition, </w:delText>
        </w:r>
      </w:del>
      <w:ins w:id="84" w:author="Anderson, Samuel R" w:date="2022-07-31T12:12:00Z">
        <w:r w:rsidR="00695AD1">
          <w:rPr>
            <w:lang w:val="en-US"/>
          </w:rPr>
          <w:t>S</w:t>
        </w:r>
      </w:ins>
      <w:del w:id="85" w:author="Anderson, Samuel R" w:date="2022-07-31T12:12:00Z">
        <w:r w:rsidR="00CD6B22" w:rsidRPr="0040044E" w:rsidDel="00695AD1">
          <w:rPr>
            <w:lang w:val="en-US"/>
          </w:rPr>
          <w:delText>s</w:delText>
        </w:r>
      </w:del>
      <w:r w:rsidRPr="0040044E">
        <w:rPr>
          <w:lang w:val="en-US"/>
        </w:rPr>
        <w:t>ome “</w:t>
      </w:r>
      <w:r w:rsidRPr="0040044E">
        <w:rPr>
          <w:i/>
          <w:iCs/>
          <w:lang w:val="en-US"/>
        </w:rPr>
        <w:t>self</w:t>
      </w:r>
      <w:r w:rsidRPr="0040044E">
        <w:rPr>
          <w:lang w:val="en-US"/>
        </w:rPr>
        <w:t>”</w:t>
      </w:r>
      <w:r w:rsidR="00CD6B22" w:rsidRPr="0040044E">
        <w:rPr>
          <w:lang w:val="en-US"/>
        </w:rPr>
        <w:t xml:space="preserve"> instances were dropped for clarity. The last term</w:t>
      </w:r>
      <w:r w:rsidR="00AB402F">
        <w:rPr>
          <w:lang w:val="en-US"/>
        </w:rPr>
        <w:t xml:space="preserve">, </w:t>
      </w:r>
      <w:proofErr w:type="spellStart"/>
      <w:proofErr w:type="gramStart"/>
      <w:r w:rsidR="00CD6B22" w:rsidRPr="0040044E">
        <w:rPr>
          <w:i/>
          <w:iCs/>
          <w:lang w:val="en-US"/>
        </w:rPr>
        <w:t>np.sign</w:t>
      </w:r>
      <w:proofErr w:type="spellEnd"/>
      <w:proofErr w:type="gramEnd"/>
      <w:r w:rsidR="00CD6B22" w:rsidRPr="0040044E">
        <w:rPr>
          <w:i/>
          <w:iCs/>
          <w:lang w:val="en-US"/>
        </w:rPr>
        <w:t>(tau)</w:t>
      </w:r>
      <w:r w:rsidR="00AB402F">
        <w:rPr>
          <w:lang w:val="en-US"/>
        </w:rPr>
        <w:t>,</w:t>
      </w:r>
      <w:r w:rsidR="00CD6B22" w:rsidRPr="0040044E">
        <w:rPr>
          <w:lang w:val="en-US"/>
        </w:rPr>
        <w:t xml:space="preserve"> </w:t>
      </w:r>
      <w:r w:rsidR="006B5989">
        <w:rPr>
          <w:lang w:val="en-US"/>
        </w:rPr>
        <w:t xml:space="preserve">represents the shear stress </w:t>
      </w:r>
      <w:r w:rsidR="007C7ADE">
        <w:rPr>
          <w:lang w:val="en-US"/>
        </w:rPr>
        <w:t xml:space="preserve">field and it </w:t>
      </w:r>
      <w:r w:rsidR="003A3C2E" w:rsidRPr="0040044E">
        <w:rPr>
          <w:lang w:val="en-US"/>
        </w:rPr>
        <w:t>gives the flux the appropriate direction</w:t>
      </w:r>
      <w:r w:rsidR="00CD6B22" w:rsidRPr="0040044E">
        <w:rPr>
          <w:lang w:val="en-US"/>
        </w:rPr>
        <w:t>.</w:t>
      </w:r>
    </w:p>
    <w:p w14:paraId="4D4F099F" w14:textId="4FEC213F" w:rsidR="00392660" w:rsidRPr="0040044E" w:rsidRDefault="00CE01F0" w:rsidP="00392660">
      <w:pPr>
        <w:rPr>
          <w:rFonts w:ascii="NimbusRomNo9L-Regu" w:hAnsi="NimbusRomNo9L-Regu"/>
          <w:color w:val="000000"/>
          <w:szCs w:val="20"/>
          <w:lang w:val="en-US"/>
        </w:rPr>
      </w:pPr>
      <w:r w:rsidRPr="0040044E">
        <w:rPr>
          <w:lang w:val="en-US"/>
        </w:rPr>
        <w:t xml:space="preserve">Boundary conditions in our component are intrinsically linked to those specified in the </w:t>
      </w:r>
      <w:proofErr w:type="spellStart"/>
      <w:r w:rsidRPr="0040044E">
        <w:rPr>
          <w:lang w:val="en-US"/>
        </w:rPr>
        <w:t>Overland</w:t>
      </w:r>
      <w:r w:rsidR="00392660" w:rsidRPr="0040044E">
        <w:rPr>
          <w:lang w:val="en-US"/>
        </w:rPr>
        <w:t>F</w:t>
      </w:r>
      <w:r w:rsidRPr="0040044E">
        <w:rPr>
          <w:lang w:val="en-US"/>
        </w:rPr>
        <w:t>low</w:t>
      </w:r>
      <w:proofErr w:type="spellEnd"/>
      <w:r w:rsidRPr="0040044E">
        <w:rPr>
          <w:lang w:val="en-US"/>
        </w:rPr>
        <w:t xml:space="preserve"> component </w:t>
      </w:r>
      <w:r w:rsidRPr="0040044E">
        <w:rPr>
          <w:lang w:val="en-US"/>
        </w:rPr>
        <w:fldChar w:fldCharType="begin" w:fldLock="1"/>
      </w:r>
      <w:r w:rsidR="0074523F" w:rsidRPr="0040044E">
        <w:rPr>
          <w:lang w:val="en-US"/>
        </w:rPr>
        <w:instrText>ADDIN CSL_CITATION {"citationItems":[{"id":"ITEM-1","itemData":{"DOI":"10.5194/gmd-10-1645-2017","ISSN":"19919603","abstract":"Representation of flowing water in landscape evolution models (LEMs) is often simplified compared to hydrodynamic models, as LEMs make assumptions reducing physical complexity in favor of computational efficiency. The Landlab modeling framework can be used to bridge the divide between complex runoff models and more traditional LEMs, creating a new type of framework not commonly used in the geomorphology or hydrology communities. Landlab is a Python-language library that includes tools and process components that can be used to create models of Earth-surface dynamics over a range of temporal and spatial scales. The Landlab OverlandFlow component is based on a simplified inertial approximation of the shallow water equations, following the solution of de Almeida et al.(2012). This explicit two-dimensional hydrodynamic algorithm simulates a flood wave across a model domain, where water discharge and flow depth are calculated at all locations within a structured (raster) grid. Here, we illustrate how the OverlandFlow component contained within Landlab can be applied as a simplified event-based runoff model and how to couple the runoff model with an incision model operating on decadal timescales. Examples of flow routing on both real and synthetic landscapes are shown. Hydrographs from a single storm at multiple locations in the Spring Creek watershed, Colorado, USA, are illustrated, along with a map of shear stress applied on the land surface by flowing water. The OverlandFlow component can also be coupled with the Landlab DetachmentLtdErosion component to illustrate how the non-steady flow routing regime impacts incision across a watershed. The hydrograph and incision results are compared to simulations driven by steady-state runoff. Results from the coupled runoff and incision model indicate that runoff dynamics can impact landscape relief and channel concavity, suggesting that, on landscape evolution timescales, the OverlandFlow model may lead to differences in simulated topography in comparison with traditional methods. The exploratory test cases described within demonstrate how the OverlandFlow component can be used in both hydrologic and geomorphic applications.","author":[{"dropping-particle":"","family":"Adams","given":"Jordan M.","non-dropping-particle":"","parse-names":false,"suffix":""},{"dropping-particle":"","family":"Gasparini","given":"Nicole M.","non-dropping-particle":"","parse-names":false,"suffix":""},{"dropping-particle":"","family":"Hobley","given":"Daniel E.J.","non-dropping-particle":"","parse-names":false,"suffix":""},{"dropping-particle":"","family":"Tucker","given":"Gregory E.","non-dropping-particle":"","parse-names":false,"suffix":""},{"dropping-particle":"","family":"Hutton","given":"Eric W.H.","non-dropping-particle":"","parse-names":false,"suffix":""},{"dropping-particle":"","family":"Nudurupati","given":"Sai S.","non-dropping-particle":"","parse-names":false,"suffix":""},{"dropping-particle":"","family":"Istanbulluoglu","given":"Erkan","non-dropping-particle":"","parse-names":false,"suffix":""}],"container-title":"Geoscientific Model Development","id":"ITEM-1","issue":"4","issued":{"date-parts":[["2017"]]},"page":"1645-1663","title":"The Landlab v1.0 OverlandFlow component: A Python tool for computing shallow-water flow across watersheds","type":"article-journal","volume":"10"},"uris":["http://www.mendeley.com/documents/?uuid=aa97b1f6-cfd7-4c7b-ac4e-0fcb5b804bbe"]}],"mendeley":{"formattedCitation":"(Adams et al., 2017)","plainTextFormattedCitation":"(Adams et al., 2017)","previouslyFormattedCitation":"(Adams et al., 2017)"},"properties":{"noteIndex":0},"schema":"https://github.com/citation-style-language/schema/raw/master/csl-citation.json"}</w:instrText>
      </w:r>
      <w:r w:rsidRPr="0040044E">
        <w:rPr>
          <w:lang w:val="en-US"/>
        </w:rPr>
        <w:fldChar w:fldCharType="separate"/>
      </w:r>
      <w:r w:rsidRPr="0040044E">
        <w:rPr>
          <w:noProof/>
          <w:lang w:val="en-US"/>
        </w:rPr>
        <w:t>(Adams et al., 2017)</w:t>
      </w:r>
      <w:r w:rsidRPr="0040044E">
        <w:rPr>
          <w:lang w:val="en-US"/>
        </w:rPr>
        <w:fldChar w:fldCharType="end"/>
      </w:r>
      <w:r w:rsidRPr="0040044E">
        <w:rPr>
          <w:lang w:val="en-US"/>
        </w:rPr>
        <w:t xml:space="preserve">. </w:t>
      </w:r>
      <w:r w:rsidR="00392660" w:rsidRPr="0040044E">
        <w:rPr>
          <w:lang w:val="en-US"/>
        </w:rPr>
        <w:t xml:space="preserve">Nodes that have been defined as “boundary” </w:t>
      </w:r>
      <w:r w:rsidR="00C900ED" w:rsidRPr="0040044E">
        <w:rPr>
          <w:lang w:val="en-US"/>
        </w:rPr>
        <w:t xml:space="preserve">in </w:t>
      </w:r>
      <w:proofErr w:type="spellStart"/>
      <w:r w:rsidR="00392660" w:rsidRPr="0040044E">
        <w:rPr>
          <w:lang w:val="en-US"/>
        </w:rPr>
        <w:t>Overlandflow</w:t>
      </w:r>
      <w:proofErr w:type="spellEnd"/>
      <w:r w:rsidR="00392660" w:rsidRPr="0040044E">
        <w:rPr>
          <w:lang w:val="en-US"/>
        </w:rPr>
        <w:t xml:space="preserve"> can be specified as open, fixed gradient, or closed (no flux) boundary. By doing so, it defines </w:t>
      </w:r>
      <w:r w:rsidR="00C900ED" w:rsidRPr="0040044E">
        <w:rPr>
          <w:lang w:val="en-US"/>
        </w:rPr>
        <w:t>how surface water flow behaves in those nodes and consequently our component does not require a re-definition of boundar</w:t>
      </w:r>
      <w:r w:rsidR="00846DBC">
        <w:rPr>
          <w:lang w:val="en-US"/>
        </w:rPr>
        <w:t>y conditions</w:t>
      </w:r>
      <w:r w:rsidR="00C900ED" w:rsidRPr="0040044E">
        <w:rPr>
          <w:lang w:val="en-US"/>
        </w:rPr>
        <w:t xml:space="preserve"> and will calculate sediments fluxes according to the local flow conditions. </w:t>
      </w:r>
      <w:r w:rsidR="00AA1029" w:rsidRPr="0040044E">
        <w:rPr>
          <w:lang w:val="en-US"/>
        </w:rPr>
        <w:t xml:space="preserve">The only exception is at the domain outlet, where </w:t>
      </w:r>
      <w:proofErr w:type="spellStart"/>
      <w:r w:rsidR="00AA1029" w:rsidRPr="0040044E">
        <w:rPr>
          <w:lang w:val="en-US"/>
        </w:rPr>
        <w:t>riverBedDynamics</w:t>
      </w:r>
      <w:proofErr w:type="spellEnd"/>
      <w:r w:rsidR="00AA1029" w:rsidRPr="0040044E">
        <w:rPr>
          <w:lang w:val="en-US"/>
        </w:rPr>
        <w:t xml:space="preserve"> requires </w:t>
      </w:r>
      <w:r w:rsidR="00A92891" w:rsidRPr="0040044E">
        <w:rPr>
          <w:lang w:val="en-US"/>
        </w:rPr>
        <w:t>the</w:t>
      </w:r>
      <w:r w:rsidR="00AA1029" w:rsidRPr="0040044E">
        <w:rPr>
          <w:lang w:val="en-US"/>
        </w:rPr>
        <w:t xml:space="preserve"> specification of the fixed bed surface elevation or a </w:t>
      </w:r>
      <w:r w:rsidR="002B1B14" w:rsidRPr="0040044E">
        <w:rPr>
          <w:lang w:val="en-US"/>
        </w:rPr>
        <w:t>zero-gradient</w:t>
      </w:r>
      <w:r w:rsidR="00AA1029" w:rsidRPr="0040044E">
        <w:rPr>
          <w:lang w:val="en-US"/>
        </w:rPr>
        <w:t xml:space="preserve"> (</w:t>
      </w:r>
      <w:r w:rsidR="00077786">
        <w:rPr>
          <w:lang w:val="en-US"/>
        </w:rPr>
        <w:t xml:space="preserve">for more details </w:t>
      </w:r>
      <w:r w:rsidR="00AA1029" w:rsidRPr="0040044E">
        <w:rPr>
          <w:lang w:val="en-US"/>
        </w:rPr>
        <w:t xml:space="preserve">see section </w:t>
      </w:r>
      <w:r w:rsidR="00993814" w:rsidRPr="0040044E">
        <w:rPr>
          <w:lang w:val="en-US"/>
        </w:rPr>
        <w:t>3.4</w:t>
      </w:r>
      <w:r w:rsidR="00AA1029" w:rsidRPr="0040044E">
        <w:rPr>
          <w:lang w:val="en-US"/>
        </w:rPr>
        <w:t xml:space="preserve">). </w:t>
      </w:r>
    </w:p>
    <w:p w14:paraId="52932E4F" w14:textId="68D3850D" w:rsidR="003F2BA5" w:rsidRPr="0040044E" w:rsidRDefault="003F2BA5" w:rsidP="00ED1933">
      <w:pPr>
        <w:pStyle w:val="Heading1"/>
        <w:rPr>
          <w:lang w:val="en-US"/>
        </w:rPr>
      </w:pPr>
      <w:r w:rsidRPr="0040044E">
        <w:rPr>
          <w:lang w:val="en-US"/>
        </w:rPr>
        <w:t xml:space="preserve">3 </w:t>
      </w:r>
      <w:r w:rsidR="00724F28" w:rsidRPr="0040044E">
        <w:rPr>
          <w:lang w:val="en-US"/>
        </w:rPr>
        <w:t>Model description</w:t>
      </w:r>
    </w:p>
    <w:p w14:paraId="15A42A14" w14:textId="37CE0BCD" w:rsidR="006F39D1" w:rsidRDefault="00A92891" w:rsidP="006F39D1">
      <w:pPr>
        <w:rPr>
          <w:lang w:val="en-US"/>
        </w:rPr>
      </w:pPr>
      <w:r w:rsidRPr="0040044E">
        <w:rPr>
          <w:lang w:val="en-US"/>
        </w:rPr>
        <w:t xml:space="preserve">Our component </w:t>
      </w:r>
      <w:r w:rsidR="007F7260">
        <w:rPr>
          <w:lang w:val="en-US"/>
        </w:rPr>
        <w:t>was designed to be</w:t>
      </w:r>
      <w:r w:rsidRPr="0040044E">
        <w:rPr>
          <w:lang w:val="en-US"/>
        </w:rPr>
        <w:t xml:space="preserve"> coupled to </w:t>
      </w:r>
      <w:r w:rsidR="007F7260">
        <w:rPr>
          <w:lang w:val="en-US"/>
        </w:rPr>
        <w:t>a</w:t>
      </w:r>
      <w:r w:rsidRPr="0040044E">
        <w:rPr>
          <w:lang w:val="en-US"/>
        </w:rPr>
        <w:t xml:space="preserve"> flow solver</w:t>
      </w:r>
      <w:r w:rsidR="00F565C9">
        <w:rPr>
          <w:lang w:val="en-US"/>
        </w:rPr>
        <w:t xml:space="preserve"> such that</w:t>
      </w:r>
      <w:r w:rsidR="00EC400F">
        <w:rPr>
          <w:lang w:val="en-US"/>
        </w:rPr>
        <w:t xml:space="preserve"> </w:t>
      </w:r>
      <w:r w:rsidR="00D20617">
        <w:rPr>
          <w:lang w:val="en-US"/>
        </w:rPr>
        <w:t>continuous feedback</w:t>
      </w:r>
      <w:r w:rsidR="00EC400F">
        <w:rPr>
          <w:lang w:val="en-US"/>
        </w:rPr>
        <w:t xml:space="preserve"> between surface flow and </w:t>
      </w:r>
      <w:r w:rsidR="00E33796">
        <w:rPr>
          <w:lang w:val="en-US"/>
        </w:rPr>
        <w:t>riverbed</w:t>
      </w:r>
      <w:r w:rsidR="00751581">
        <w:rPr>
          <w:lang w:val="en-US"/>
        </w:rPr>
        <w:t xml:space="preserve"> properties </w:t>
      </w:r>
      <w:r w:rsidR="00F565C9">
        <w:rPr>
          <w:lang w:val="en-US"/>
        </w:rPr>
        <w:t>determines</w:t>
      </w:r>
      <w:r w:rsidR="00751581">
        <w:rPr>
          <w:lang w:val="en-US"/>
        </w:rPr>
        <w:t xml:space="preserve"> the behavior of the system.</w:t>
      </w:r>
      <w:r w:rsidR="00823243">
        <w:rPr>
          <w:lang w:val="en-US"/>
        </w:rPr>
        <w:t xml:space="preserve"> In our case, we developed all </w:t>
      </w:r>
      <w:commentRangeStart w:id="86"/>
      <w:r w:rsidR="00823243">
        <w:rPr>
          <w:lang w:val="en-US"/>
        </w:rPr>
        <w:t xml:space="preserve">routines </w:t>
      </w:r>
      <w:commentRangeEnd w:id="86"/>
      <w:r w:rsidR="00E77311">
        <w:rPr>
          <w:rStyle w:val="CommentReference"/>
        </w:rPr>
        <w:commentReference w:id="86"/>
      </w:r>
      <w:r w:rsidR="00AD65BF">
        <w:rPr>
          <w:lang w:val="en-US"/>
        </w:rPr>
        <w:t>using</w:t>
      </w:r>
      <w:r w:rsidR="00823243">
        <w:rPr>
          <w:lang w:val="en-US"/>
        </w:rPr>
        <w:t xml:space="preserve"> </w:t>
      </w:r>
      <w:proofErr w:type="spellStart"/>
      <w:r w:rsidRPr="0040044E">
        <w:rPr>
          <w:lang w:val="en-US"/>
        </w:rPr>
        <w:t>OverlandFlow</w:t>
      </w:r>
      <w:proofErr w:type="spellEnd"/>
      <w:r w:rsidR="00564127" w:rsidRPr="0040044E">
        <w:rPr>
          <w:lang w:val="en-US"/>
        </w:rPr>
        <w:t xml:space="preserve"> (</w:t>
      </w:r>
      <w:r w:rsidR="00564127" w:rsidRPr="0040044E">
        <w:rPr>
          <w:lang w:val="en-US"/>
        </w:rPr>
        <w:fldChar w:fldCharType="begin"/>
      </w:r>
      <w:r w:rsidR="00564127" w:rsidRPr="0040044E">
        <w:rPr>
          <w:lang w:val="en-US"/>
        </w:rPr>
        <w:instrText xml:space="preserve"> REF _Ref100926362 </w:instrText>
      </w:r>
      <w:r w:rsidR="00564127" w:rsidRPr="0040044E">
        <w:rPr>
          <w:lang w:val="en-US"/>
        </w:rPr>
        <w:fldChar w:fldCharType="separate"/>
      </w:r>
      <w:r w:rsidR="00F5136C" w:rsidRPr="0040044E">
        <w:rPr>
          <w:lang w:val="en-US"/>
        </w:rPr>
        <w:t xml:space="preserve">Figure </w:t>
      </w:r>
      <w:r w:rsidR="00F5136C">
        <w:rPr>
          <w:noProof/>
          <w:lang w:val="en-US"/>
        </w:rPr>
        <w:t>2</w:t>
      </w:r>
      <w:r w:rsidR="00564127" w:rsidRPr="0040044E">
        <w:rPr>
          <w:lang w:val="en-US"/>
        </w:rPr>
        <w:fldChar w:fldCharType="end"/>
      </w:r>
      <w:r w:rsidR="00564127" w:rsidRPr="0040044E">
        <w:rPr>
          <w:lang w:val="en-US"/>
        </w:rPr>
        <w:t>)</w:t>
      </w:r>
      <w:r w:rsidR="00AD65BF">
        <w:rPr>
          <w:lang w:val="en-US"/>
        </w:rPr>
        <w:t xml:space="preserve">, but </w:t>
      </w:r>
      <w:r w:rsidR="003C29A4">
        <w:rPr>
          <w:lang w:val="en-US"/>
        </w:rPr>
        <w:t>any flo</w:t>
      </w:r>
      <w:r w:rsidR="001929F7">
        <w:rPr>
          <w:lang w:val="en-US"/>
        </w:rPr>
        <w:t xml:space="preserve">w solver can be used </w:t>
      </w:r>
      <w:r w:rsidR="00751581">
        <w:rPr>
          <w:lang w:val="en-US"/>
        </w:rPr>
        <w:t>thanks to the “plug</w:t>
      </w:r>
      <w:r w:rsidR="00E33796">
        <w:rPr>
          <w:lang w:val="en-US"/>
        </w:rPr>
        <w:t>-</w:t>
      </w:r>
      <w:r w:rsidR="00751581">
        <w:rPr>
          <w:lang w:val="en-US"/>
        </w:rPr>
        <w:t>and</w:t>
      </w:r>
      <w:r w:rsidR="00E33796">
        <w:rPr>
          <w:lang w:val="en-US"/>
        </w:rPr>
        <w:t>-</w:t>
      </w:r>
      <w:r w:rsidR="00751581">
        <w:rPr>
          <w:lang w:val="en-US"/>
        </w:rPr>
        <w:t xml:space="preserve">play” </w:t>
      </w:r>
      <w:r w:rsidR="00480783">
        <w:rPr>
          <w:lang w:val="en-US"/>
        </w:rPr>
        <w:t xml:space="preserve">capabilities of </w:t>
      </w:r>
      <w:r w:rsidR="00E33796">
        <w:rPr>
          <w:lang w:val="en-US"/>
        </w:rPr>
        <w:t>Landlab</w:t>
      </w:r>
      <w:r w:rsidR="00480783">
        <w:rPr>
          <w:lang w:val="en-US"/>
        </w:rPr>
        <w:t>.</w:t>
      </w:r>
      <w:r w:rsidRPr="0040044E">
        <w:rPr>
          <w:lang w:val="en-US"/>
        </w:rPr>
        <w:t xml:space="preserve"> At </w:t>
      </w:r>
      <w:del w:id="87" w:author="Anderson, Samuel R" w:date="2022-07-31T12:13:00Z">
        <w:r w:rsidRPr="0040044E" w:rsidDel="00E77311">
          <w:rPr>
            <w:lang w:val="en-US"/>
          </w:rPr>
          <w:delText>a</w:delText>
        </w:r>
        <w:r w:rsidR="00915560" w:rsidRPr="0040044E" w:rsidDel="00E77311">
          <w:rPr>
            <w:lang w:val="en-US"/>
          </w:rPr>
          <w:delText>ny</w:delText>
        </w:r>
        <w:r w:rsidRPr="0040044E" w:rsidDel="00E77311">
          <w:rPr>
            <w:lang w:val="en-US"/>
          </w:rPr>
          <w:delText xml:space="preserve"> </w:delText>
        </w:r>
      </w:del>
      <w:proofErr w:type="spellStart"/>
      <w:ins w:id="88" w:author="Anderson, Samuel R" w:date="2022-07-31T12:13:00Z">
        <w:r w:rsidR="00E77311">
          <w:rPr>
            <w:lang w:val="en-US"/>
          </w:rPr>
          <w:t>all</w:t>
        </w:r>
        <w:r w:rsidR="00E77311" w:rsidRPr="0040044E">
          <w:rPr>
            <w:lang w:val="en-US"/>
          </w:rPr>
          <w:t xml:space="preserve"> </w:t>
        </w:r>
      </w:ins>
      <w:r w:rsidRPr="0040044E">
        <w:rPr>
          <w:lang w:val="en-US"/>
        </w:rPr>
        <w:t>time</w:t>
      </w:r>
      <w:proofErr w:type="spellEnd"/>
      <w:r w:rsidRPr="0040044E">
        <w:rPr>
          <w:lang w:val="en-US"/>
        </w:rPr>
        <w:t xml:space="preserve"> step</w:t>
      </w:r>
      <w:ins w:id="89" w:author="Anderson, Samuel R" w:date="2022-07-31T12:13:00Z">
        <w:r w:rsidR="00E77311">
          <w:rPr>
            <w:lang w:val="en-US"/>
          </w:rPr>
          <w:t>s</w:t>
        </w:r>
      </w:ins>
      <w:r w:rsidR="009B653A" w:rsidRPr="0040044E">
        <w:rPr>
          <w:lang w:val="en-US"/>
        </w:rPr>
        <w:t>,</w:t>
      </w:r>
      <w:r w:rsidRPr="0040044E">
        <w:rPr>
          <w:lang w:val="en-US"/>
        </w:rPr>
        <w:t xml:space="preserve"> flow </w:t>
      </w:r>
      <w:r w:rsidR="00915560" w:rsidRPr="0040044E">
        <w:rPr>
          <w:lang w:val="en-US"/>
        </w:rPr>
        <w:t xml:space="preserve">governing equations </w:t>
      </w:r>
      <w:r w:rsidRPr="0040044E">
        <w:rPr>
          <w:lang w:val="en-US"/>
        </w:rPr>
        <w:t xml:space="preserve">are solved at each location across the whole domain by </w:t>
      </w:r>
      <w:proofErr w:type="spellStart"/>
      <w:r w:rsidRPr="0040044E">
        <w:rPr>
          <w:lang w:val="en-US"/>
        </w:rPr>
        <w:t>OverlandFlow</w:t>
      </w:r>
      <w:proofErr w:type="spellEnd"/>
      <w:ins w:id="90" w:author="Anderson, Samuel R" w:date="2022-07-31T12:13:00Z">
        <w:r w:rsidR="00E77311">
          <w:rPr>
            <w:lang w:val="en-US"/>
          </w:rPr>
          <w:t>, which</w:t>
        </w:r>
      </w:ins>
      <w:r w:rsidR="009B653A" w:rsidRPr="0040044E">
        <w:rPr>
          <w:lang w:val="en-US"/>
        </w:rPr>
        <w:t xml:space="preserve"> obtain</w:t>
      </w:r>
      <w:ins w:id="91" w:author="Anderson, Samuel R" w:date="2022-07-31T12:13:00Z">
        <w:r w:rsidR="00E77311">
          <w:rPr>
            <w:lang w:val="en-US"/>
          </w:rPr>
          <w:t>s</w:t>
        </w:r>
      </w:ins>
      <w:del w:id="92" w:author="Anderson, Samuel R" w:date="2022-07-31T12:13:00Z">
        <w:r w:rsidR="009B653A" w:rsidRPr="0040044E" w:rsidDel="00E77311">
          <w:rPr>
            <w:lang w:val="en-US"/>
          </w:rPr>
          <w:delText>ing</w:delText>
        </w:r>
      </w:del>
      <w:r w:rsidR="009B653A" w:rsidRPr="0040044E">
        <w:rPr>
          <w:lang w:val="en-US"/>
        </w:rPr>
        <w:t xml:space="preserve"> </w:t>
      </w:r>
      <w:del w:id="93" w:author="Anderson, Samuel R" w:date="2022-07-31T12:13:00Z">
        <w:r w:rsidR="009B653A" w:rsidRPr="0040044E" w:rsidDel="00E77311">
          <w:rPr>
            <w:lang w:val="en-US"/>
          </w:rPr>
          <w:delText xml:space="preserve">as result </w:delText>
        </w:r>
      </w:del>
      <w:r w:rsidR="009B653A" w:rsidRPr="0040044E">
        <w:rPr>
          <w:lang w:val="en-US"/>
        </w:rPr>
        <w:t xml:space="preserve">flow depth, velocity, and </w:t>
      </w:r>
      <w:ins w:id="94" w:author="Anderson, Samuel R" w:date="2022-07-31T12:13:00Z">
        <w:r w:rsidR="00E77311">
          <w:rPr>
            <w:lang w:val="en-US"/>
          </w:rPr>
          <w:t xml:space="preserve">stream </w:t>
        </w:r>
      </w:ins>
      <w:r w:rsidR="009B653A" w:rsidRPr="0040044E">
        <w:rPr>
          <w:lang w:val="en-US"/>
        </w:rPr>
        <w:t>discharge.</w:t>
      </w:r>
      <w:r w:rsidRPr="0040044E">
        <w:rPr>
          <w:lang w:val="en-US"/>
        </w:rPr>
        <w:t xml:space="preserve"> The routine</w:t>
      </w:r>
      <w:r w:rsidR="00D20617">
        <w:rPr>
          <w:lang w:val="en-US"/>
        </w:rPr>
        <w:t>s</w:t>
      </w:r>
      <w:r w:rsidRPr="0040044E">
        <w:rPr>
          <w:lang w:val="en-US"/>
        </w:rPr>
        <w:t xml:space="preserve"> of </w:t>
      </w:r>
      <w:proofErr w:type="spellStart"/>
      <w:r w:rsidRPr="0040044E">
        <w:rPr>
          <w:lang w:val="en-US"/>
        </w:rPr>
        <w:t>riverBedDynamics</w:t>
      </w:r>
      <w:proofErr w:type="spellEnd"/>
      <w:r w:rsidR="00D20617">
        <w:rPr>
          <w:lang w:val="en-US"/>
        </w:rPr>
        <w:t xml:space="preserve"> can be conceptualized </w:t>
      </w:r>
      <w:r w:rsidR="004541B2">
        <w:rPr>
          <w:lang w:val="en-US"/>
        </w:rPr>
        <w:t>in two major parts</w:t>
      </w:r>
      <w:r w:rsidR="00286DD5">
        <w:rPr>
          <w:lang w:val="en-US"/>
        </w:rPr>
        <w:t xml:space="preserve">: </w:t>
      </w:r>
      <w:proofErr w:type="spellStart"/>
      <w:r w:rsidR="00286DD5">
        <w:rPr>
          <w:lang w:val="en-US"/>
        </w:rPr>
        <w:t>i</w:t>
      </w:r>
      <w:proofErr w:type="spellEnd"/>
      <w:r w:rsidR="00286DD5">
        <w:rPr>
          <w:lang w:val="en-US"/>
        </w:rPr>
        <w:t xml:space="preserve">) </w:t>
      </w:r>
      <w:r w:rsidR="003A242B">
        <w:rPr>
          <w:lang w:val="en-US"/>
        </w:rPr>
        <w:t>b</w:t>
      </w:r>
      <w:r w:rsidR="00286DD5">
        <w:rPr>
          <w:lang w:val="en-US"/>
        </w:rPr>
        <w:t xml:space="preserve">ed load transport and ii) </w:t>
      </w:r>
      <w:r w:rsidR="00283720">
        <w:rPr>
          <w:lang w:val="en-US"/>
        </w:rPr>
        <w:t>riverbed</w:t>
      </w:r>
      <w:r w:rsidR="003A242B">
        <w:rPr>
          <w:lang w:val="en-US"/>
        </w:rPr>
        <w:t xml:space="preserve"> evolution. In the first part</w:t>
      </w:r>
      <w:r w:rsidR="003606D7">
        <w:rPr>
          <w:lang w:val="en-US"/>
        </w:rPr>
        <w:t xml:space="preserve">, </w:t>
      </w:r>
      <w:proofErr w:type="spellStart"/>
      <w:r w:rsidR="00DA4B8E" w:rsidRPr="0040044E">
        <w:rPr>
          <w:lang w:val="en-US"/>
        </w:rPr>
        <w:t>riverBedDynamics</w:t>
      </w:r>
      <w:proofErr w:type="spellEnd"/>
      <w:r w:rsidR="00DA4B8E">
        <w:rPr>
          <w:lang w:val="en-US"/>
        </w:rPr>
        <w:t xml:space="preserve"> </w:t>
      </w:r>
      <w:r w:rsidRPr="0040044E">
        <w:rPr>
          <w:lang w:val="en-US"/>
        </w:rPr>
        <w:t>takes the</w:t>
      </w:r>
      <w:r w:rsidR="00DA4B8E">
        <w:rPr>
          <w:lang w:val="en-US"/>
        </w:rPr>
        <w:t xml:space="preserve"> surface </w:t>
      </w:r>
      <w:r w:rsidRPr="0040044E">
        <w:rPr>
          <w:lang w:val="en-US"/>
        </w:rPr>
        <w:t xml:space="preserve">flow </w:t>
      </w:r>
      <w:proofErr w:type="spellStart"/>
      <w:r w:rsidRPr="0040044E">
        <w:rPr>
          <w:lang w:val="en-US"/>
        </w:rPr>
        <w:t>variables</w:t>
      </w:r>
      <w:ins w:id="95" w:author="Anderson, Samuel R" w:date="2022-07-31T12:14:00Z">
        <w:r w:rsidR="00E77311">
          <w:rPr>
            <w:lang w:val="en-US"/>
          </w:rPr>
          <w:t>,</w:t>
        </w:r>
      </w:ins>
      <w:del w:id="96" w:author="Anderson, Samuel R" w:date="2022-07-31T12:14:00Z">
        <w:r w:rsidRPr="0040044E" w:rsidDel="00E77311">
          <w:rPr>
            <w:lang w:val="en-US"/>
          </w:rPr>
          <w:delText xml:space="preserve"> </w:delText>
        </w:r>
        <w:r w:rsidR="00E65EC0" w:rsidRPr="0040044E" w:rsidDel="00E77311">
          <w:rPr>
            <w:lang w:val="en-US"/>
          </w:rPr>
          <w:delText>(</w:delText>
        </w:r>
      </w:del>
      <w:ins w:id="97" w:author="Anderson, Samuel R" w:date="2022-07-31T12:14:00Z">
        <w:r w:rsidR="00E77311">
          <w:rPr>
            <w:lang w:val="en-US"/>
          </w:rPr>
          <w:t>which</w:t>
        </w:r>
        <w:proofErr w:type="spellEnd"/>
        <w:r w:rsidR="00E77311">
          <w:rPr>
            <w:lang w:val="en-US"/>
          </w:rPr>
          <w:t xml:space="preserve"> are </w:t>
        </w:r>
      </w:ins>
      <w:r w:rsidR="00E65EC0" w:rsidRPr="0040044E">
        <w:rPr>
          <w:lang w:val="en-US"/>
        </w:rPr>
        <w:t>stored in the grid</w:t>
      </w:r>
      <w:ins w:id="98" w:author="Anderson, Samuel R" w:date="2022-07-31T12:14:00Z">
        <w:r w:rsidR="00E77311">
          <w:rPr>
            <w:lang w:val="en-US"/>
          </w:rPr>
          <w:t>,</w:t>
        </w:r>
      </w:ins>
      <w:del w:id="99" w:author="Anderson, Samuel R" w:date="2022-07-31T12:14:00Z">
        <w:r w:rsidR="00E65EC0" w:rsidRPr="0040044E" w:rsidDel="00E77311">
          <w:rPr>
            <w:lang w:val="en-US"/>
          </w:rPr>
          <w:delText>)</w:delText>
        </w:r>
      </w:del>
      <w:r w:rsidR="00E65EC0" w:rsidRPr="0040044E">
        <w:rPr>
          <w:lang w:val="en-US"/>
        </w:rPr>
        <w:t xml:space="preserve"> </w:t>
      </w:r>
      <w:r w:rsidRPr="0040044E">
        <w:rPr>
          <w:lang w:val="en-US"/>
        </w:rPr>
        <w:t xml:space="preserve">and calculates the </w:t>
      </w:r>
      <w:r w:rsidR="00B56367" w:rsidRPr="0040044E">
        <w:rPr>
          <w:lang w:val="en-US"/>
        </w:rPr>
        <w:t xml:space="preserve">bed surface grain size properties, local shear stress, and bed load transport rate. </w:t>
      </w:r>
      <w:r w:rsidR="00B926AB">
        <w:rPr>
          <w:lang w:val="en-US"/>
        </w:rPr>
        <w:t>In the second part</w:t>
      </w:r>
      <w:r w:rsidR="0078157B">
        <w:rPr>
          <w:lang w:val="en-US"/>
        </w:rPr>
        <w:t>,</w:t>
      </w:r>
      <w:r w:rsidR="00B926AB">
        <w:rPr>
          <w:lang w:val="en-US"/>
        </w:rPr>
        <w:t xml:space="preserve"> </w:t>
      </w:r>
      <w:r w:rsidR="00351483" w:rsidRPr="0040044E">
        <w:rPr>
          <w:lang w:val="en-US"/>
        </w:rPr>
        <w:t xml:space="preserve">net </w:t>
      </w:r>
      <w:r w:rsidR="00B56367" w:rsidRPr="0040044E">
        <w:rPr>
          <w:lang w:val="en-US"/>
        </w:rPr>
        <w:t>sediment</w:t>
      </w:r>
      <w:r w:rsidR="00351483" w:rsidRPr="0040044E">
        <w:rPr>
          <w:lang w:val="en-US"/>
        </w:rPr>
        <w:t xml:space="preserve"> fluxes</w:t>
      </w:r>
      <w:r w:rsidR="00E65EC0" w:rsidRPr="0040044E">
        <w:rPr>
          <w:lang w:val="en-US"/>
        </w:rPr>
        <w:t xml:space="preserve"> in each cell</w:t>
      </w:r>
      <w:r w:rsidR="00B926AB">
        <w:rPr>
          <w:lang w:val="en-US"/>
        </w:rPr>
        <w:t xml:space="preserve"> are calculated and </w:t>
      </w:r>
      <w:r w:rsidR="00351483" w:rsidRPr="0040044E">
        <w:rPr>
          <w:lang w:val="en-US"/>
        </w:rPr>
        <w:t>the bed surface elevation and bed properties</w:t>
      </w:r>
      <w:r w:rsidR="00E65EC0" w:rsidRPr="0040044E">
        <w:rPr>
          <w:lang w:val="en-US"/>
        </w:rPr>
        <w:t xml:space="preserve"> </w:t>
      </w:r>
      <w:del w:id="100" w:author="Anderson, Samuel R" w:date="2022-07-31T12:14:00Z">
        <w:r w:rsidR="00B926AB" w:rsidDel="00E77311">
          <w:rPr>
            <w:lang w:val="en-US"/>
          </w:rPr>
          <w:delText xml:space="preserve">are updated </w:delText>
        </w:r>
        <w:r w:rsidR="00E65EC0" w:rsidRPr="0040044E" w:rsidDel="00E77311">
          <w:rPr>
            <w:lang w:val="en-US"/>
          </w:rPr>
          <w:delText>(i.e.,</w:delText>
        </w:r>
      </w:del>
      <w:ins w:id="101" w:author="Anderson, Samuel R" w:date="2022-07-31T12:14:00Z">
        <w:r w:rsidR="00E77311">
          <w:rPr>
            <w:lang w:val="en-US"/>
          </w:rPr>
          <w:t>like</w:t>
        </w:r>
      </w:ins>
      <w:r w:rsidR="00351483" w:rsidRPr="0040044E">
        <w:rPr>
          <w:lang w:val="en-US"/>
        </w:rPr>
        <w:t xml:space="preserve"> bed grain size distribution</w:t>
      </w:r>
      <w:ins w:id="102" w:author="Anderson, Samuel R" w:date="2022-07-31T12:14:00Z">
        <w:r w:rsidR="00E77311">
          <w:rPr>
            <w:lang w:val="en-US"/>
          </w:rPr>
          <w:t xml:space="preserve"> are updated at each cell</w:t>
        </w:r>
      </w:ins>
      <w:del w:id="103" w:author="Anderson, Samuel R" w:date="2022-07-31T12:14:00Z">
        <w:r w:rsidR="00E65EC0" w:rsidRPr="0040044E" w:rsidDel="00E77311">
          <w:rPr>
            <w:lang w:val="en-US"/>
          </w:rPr>
          <w:delText>)</w:delText>
        </w:r>
      </w:del>
      <w:r w:rsidR="00915560" w:rsidRPr="0040044E">
        <w:rPr>
          <w:lang w:val="en-US"/>
        </w:rPr>
        <w:t xml:space="preserve">, </w:t>
      </w:r>
      <w:del w:id="104" w:author="Anderson, Samuel R" w:date="2022-07-31T12:14:00Z">
        <w:r w:rsidR="00915560" w:rsidRPr="0040044E" w:rsidDel="00E77311">
          <w:rPr>
            <w:lang w:val="en-US"/>
          </w:rPr>
          <w:delText>thus,</w:delText>
        </w:r>
      </w:del>
      <w:r w:rsidR="00915560" w:rsidRPr="0040044E">
        <w:rPr>
          <w:lang w:val="en-US"/>
        </w:rPr>
        <w:t xml:space="preserve"> completing the cycle at each time step. </w:t>
      </w:r>
    </w:p>
    <w:p w14:paraId="10C2C02B" w14:textId="77777777" w:rsidR="00AE3074" w:rsidRPr="0040044E" w:rsidRDefault="00AE3074" w:rsidP="006F39D1">
      <w:pPr>
        <w:rPr>
          <w:lang w:val="en-US"/>
        </w:rPr>
      </w:pPr>
      <w:r w:rsidRPr="002B7F5C">
        <w:rPr>
          <w:noProof/>
        </w:rPr>
        <w:lastRenderedPageBreak/>
        <w:drawing>
          <wp:inline distT="0" distB="0" distL="0" distR="0" wp14:anchorId="395CE8F0" wp14:editId="0B35C2E7">
            <wp:extent cx="6372225" cy="1568450"/>
            <wp:effectExtent l="0" t="0" r="9525" b="0"/>
            <wp:docPr id="10" name="Picture 10" descr="Graphical user interface,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diagram&#10;&#10;Description automatically generated with medium confidence"/>
                    <pic:cNvPicPr/>
                  </pic:nvPicPr>
                  <pic:blipFill>
                    <a:blip r:embed="rId13"/>
                    <a:stretch>
                      <a:fillRect/>
                    </a:stretch>
                  </pic:blipFill>
                  <pic:spPr>
                    <a:xfrm>
                      <a:off x="0" y="0"/>
                      <a:ext cx="6372225" cy="1568450"/>
                    </a:xfrm>
                    <a:prstGeom prst="rect">
                      <a:avLst/>
                    </a:prstGeom>
                  </pic:spPr>
                </pic:pic>
              </a:graphicData>
            </a:graphic>
          </wp:inline>
        </w:drawing>
      </w:r>
    </w:p>
    <w:p w14:paraId="5CE66F3D" w14:textId="197D6F5F" w:rsidR="00564127" w:rsidRPr="0040044E" w:rsidRDefault="00564127" w:rsidP="003C5C8D">
      <w:pPr>
        <w:pStyle w:val="Caption"/>
        <w:jc w:val="center"/>
        <w:rPr>
          <w:lang w:val="en-US"/>
        </w:rPr>
      </w:pPr>
      <w:bookmarkStart w:id="105" w:name="_Ref100926362"/>
      <w:r w:rsidRPr="0040044E">
        <w:rPr>
          <w:lang w:val="en-US"/>
        </w:rPr>
        <w:t xml:space="preserve">Figure </w:t>
      </w:r>
      <w:r w:rsidRPr="0040044E">
        <w:rPr>
          <w:lang w:val="en-US"/>
        </w:rPr>
        <w:fldChar w:fldCharType="begin"/>
      </w:r>
      <w:r w:rsidRPr="0040044E">
        <w:rPr>
          <w:lang w:val="en-US"/>
        </w:rPr>
        <w:instrText xml:space="preserve"> SEQ Figure \* ARABIC </w:instrText>
      </w:r>
      <w:r w:rsidRPr="0040044E">
        <w:rPr>
          <w:lang w:val="en-US"/>
        </w:rPr>
        <w:fldChar w:fldCharType="separate"/>
      </w:r>
      <w:r w:rsidR="00C83179">
        <w:rPr>
          <w:noProof/>
          <w:lang w:val="en-US"/>
        </w:rPr>
        <w:t>2</w:t>
      </w:r>
      <w:r w:rsidRPr="0040044E">
        <w:rPr>
          <w:lang w:val="en-US"/>
        </w:rPr>
        <w:fldChar w:fldCharType="end"/>
      </w:r>
      <w:bookmarkEnd w:id="105"/>
      <w:r w:rsidRPr="0040044E">
        <w:rPr>
          <w:lang w:val="en-US"/>
        </w:rPr>
        <w:t xml:space="preserve">: Simplified workflow for the coupled </w:t>
      </w:r>
      <w:proofErr w:type="spellStart"/>
      <w:r w:rsidRPr="0040044E">
        <w:rPr>
          <w:lang w:val="en-US"/>
        </w:rPr>
        <w:t>OverlandFlow</w:t>
      </w:r>
      <w:proofErr w:type="spellEnd"/>
      <w:r w:rsidRPr="0040044E">
        <w:rPr>
          <w:lang w:val="en-US"/>
        </w:rPr>
        <w:t xml:space="preserve"> and </w:t>
      </w:r>
      <w:proofErr w:type="spellStart"/>
      <w:r w:rsidRPr="0040044E">
        <w:rPr>
          <w:lang w:val="en-US"/>
        </w:rPr>
        <w:t>riverBedDynamics</w:t>
      </w:r>
      <w:proofErr w:type="spellEnd"/>
      <w:r w:rsidR="003F1092" w:rsidRPr="0040044E">
        <w:rPr>
          <w:lang w:val="en-US"/>
        </w:rPr>
        <w:t xml:space="preserve"> routine. The driver file is a procedure script containing the set of instructions to create all the required data and loop through time dynamically linking</w:t>
      </w:r>
      <w:r w:rsidR="003C5C8D" w:rsidRPr="0040044E">
        <w:rPr>
          <w:lang w:val="en-US"/>
        </w:rPr>
        <w:t xml:space="preserve"> and updating</w:t>
      </w:r>
      <w:r w:rsidR="003F1092" w:rsidRPr="0040044E">
        <w:rPr>
          <w:lang w:val="en-US"/>
        </w:rPr>
        <w:t xml:space="preserve"> </w:t>
      </w:r>
      <w:r w:rsidR="007F653E">
        <w:rPr>
          <w:lang w:val="en-US"/>
        </w:rPr>
        <w:t xml:space="preserve">surface </w:t>
      </w:r>
      <w:r w:rsidR="003C5C8D" w:rsidRPr="0040044E">
        <w:rPr>
          <w:lang w:val="en-US"/>
        </w:rPr>
        <w:t xml:space="preserve">flow and </w:t>
      </w:r>
      <w:r w:rsidR="007F653E">
        <w:rPr>
          <w:lang w:val="en-US"/>
        </w:rPr>
        <w:t xml:space="preserve">river </w:t>
      </w:r>
      <w:r w:rsidR="003C5C8D" w:rsidRPr="0040044E">
        <w:rPr>
          <w:lang w:val="en-US"/>
        </w:rPr>
        <w:t>sediment variables.</w:t>
      </w:r>
      <w:r w:rsidR="003F1092" w:rsidRPr="0040044E">
        <w:rPr>
          <w:lang w:val="en-US"/>
        </w:rPr>
        <w:t xml:space="preserve"> </w:t>
      </w:r>
    </w:p>
    <w:p w14:paraId="449AFA0B" w14:textId="4CE2575A" w:rsidR="002919C4" w:rsidRPr="0040044E" w:rsidRDefault="002919C4" w:rsidP="002919C4">
      <w:pPr>
        <w:pStyle w:val="Heading2"/>
        <w:rPr>
          <w:lang w:val="en-US"/>
        </w:rPr>
      </w:pPr>
      <w:r w:rsidRPr="0040044E">
        <w:rPr>
          <w:lang w:val="en-US"/>
        </w:rPr>
        <w:t xml:space="preserve">3.1 </w:t>
      </w:r>
      <w:r w:rsidR="003C5C8D" w:rsidRPr="0040044E">
        <w:rPr>
          <w:lang w:val="en-US"/>
        </w:rPr>
        <w:t xml:space="preserve">Modifications to </w:t>
      </w:r>
      <w:proofErr w:type="spellStart"/>
      <w:r w:rsidR="003C5C8D" w:rsidRPr="0040044E">
        <w:rPr>
          <w:lang w:val="en-US"/>
        </w:rPr>
        <w:t>OverlandFlow</w:t>
      </w:r>
      <w:proofErr w:type="spellEnd"/>
      <w:r w:rsidR="003C5C8D" w:rsidRPr="0040044E">
        <w:rPr>
          <w:lang w:val="en-US"/>
        </w:rPr>
        <w:t xml:space="preserve"> V1.0</w:t>
      </w:r>
    </w:p>
    <w:p w14:paraId="1801D7A4" w14:textId="2FCD9D4C" w:rsidR="003C5C8D" w:rsidRPr="0040044E" w:rsidRDefault="007A5136" w:rsidP="0074523F">
      <w:pPr>
        <w:rPr>
          <w:lang w:val="en-US"/>
        </w:rPr>
      </w:pPr>
      <w:r w:rsidRPr="0040044E">
        <w:rPr>
          <w:lang w:val="en-US"/>
        </w:rPr>
        <w:t xml:space="preserve">The original version of </w:t>
      </w:r>
      <w:proofErr w:type="spellStart"/>
      <w:r w:rsidR="00C350AF" w:rsidRPr="0040044E">
        <w:rPr>
          <w:lang w:val="en-US"/>
        </w:rPr>
        <w:t>OverlandFlow</w:t>
      </w:r>
      <w:proofErr w:type="spellEnd"/>
      <w:r w:rsidRPr="0040044E">
        <w:rPr>
          <w:lang w:val="en-US"/>
        </w:rPr>
        <w:t xml:space="preserve"> </w:t>
      </w:r>
      <w:del w:id="106" w:author="Anderson, Samuel R" w:date="2022-07-31T12:15:00Z">
        <w:r w:rsidRPr="0040044E" w:rsidDel="00E77311">
          <w:rPr>
            <w:lang w:val="en-US"/>
          </w:rPr>
          <w:delText xml:space="preserve">of </w:delText>
        </w:r>
      </w:del>
      <w:ins w:id="107" w:author="Anderson, Samuel R" w:date="2022-07-31T12:15:00Z">
        <w:r w:rsidR="00E77311" w:rsidRPr="0040044E">
          <w:rPr>
            <w:lang w:val="en-US"/>
          </w:rPr>
          <w:t xml:space="preserve"> </w:t>
        </w:r>
        <w:r w:rsidR="00E77311">
          <w:rPr>
            <w:lang w:val="en-US"/>
          </w:rPr>
          <w:t>(</w:t>
        </w:r>
      </w:ins>
      <w:r w:rsidRPr="0040044E">
        <w:rPr>
          <w:lang w:val="en-US"/>
        </w:rPr>
        <w:fldChar w:fldCharType="begin" w:fldLock="1"/>
      </w:r>
      <w:r w:rsidR="0074523F" w:rsidRPr="0040044E">
        <w:rPr>
          <w:lang w:val="en-US"/>
        </w:rPr>
        <w:instrText>ADDIN CSL_CITATION {"citationItems":[{"id":"ITEM-1","itemData":{"DOI":"10.5194/gmd-10-1645-2017","ISSN":"19919603","abstract":"Representation of flowing water in landscape evolution models (LEMs) is often simplified compared to hydrodynamic models, as LEMs make assumptions reducing physical complexity in favor of computational efficiency. The Landlab modeling framework can be used to bridge the divide between complex runoff models and more traditional LEMs, creating a new type of framework not commonly used in the geomorphology or hydrology communities. Landlab is a Python-language library that includes tools and process components that can be used to create models of Earth-surface dynamics over a range of temporal and spatial scales. The Landlab OverlandFlow component is based on a simplified inertial approximation of the shallow water equations, following the solution of de Almeida et al.(2012). This explicit two-dimensional hydrodynamic algorithm simulates a flood wave across a model domain, where water discharge and flow depth are calculated at all locations within a structured (raster) grid. Here, we illustrate how the OverlandFlow component contained within Landlab can be applied as a simplified event-based runoff model and how to couple the runoff model with an incision model operating on decadal timescales. Examples of flow routing on both real and synthetic landscapes are shown. Hydrographs from a single storm at multiple locations in the Spring Creek watershed, Colorado, USA, are illustrated, along with a map of shear stress applied on the land surface by flowing water. The OverlandFlow component can also be coupled with the Landlab DetachmentLtdErosion component to illustrate how the non-steady flow routing regime impacts incision across a watershed. The hydrograph and incision results are compared to simulations driven by steady-state runoff. Results from the coupled runoff and incision model indicate that runoff dynamics can impact landscape relief and channel concavity, suggesting that, on landscape evolution timescales, the OverlandFlow model may lead to differences in simulated topography in comparison with traditional methods. The exploratory test cases described within demonstrate how the OverlandFlow component can be used in both hydrologic and geomorphic applications.","author":[{"dropping-particle":"","family":"Adams","given":"Jordan M.","non-dropping-particle":"","parse-names":false,"suffix":""},{"dropping-particle":"","family":"Gasparini","given":"Nicole M.","non-dropping-particle":"","parse-names":false,"suffix":""},{"dropping-particle":"","family":"Hobley","given":"Daniel E.J.","non-dropping-particle":"","parse-names":false,"suffix":""},{"dropping-particle":"","family":"Tucker","given":"Gregory E.","non-dropping-particle":"","parse-names":false,"suffix":""},{"dropping-particle":"","family":"Hutton","given":"Eric W.H.","non-dropping-particle":"","parse-names":false,"suffix":""},{"dropping-particle":"","family":"Nudurupati","given":"Sai S.","non-dropping-particle":"","parse-names":false,"suffix":""},{"dropping-particle":"","family":"Istanbulluoglu","given":"Erkan","non-dropping-particle":"","parse-names":false,"suffix":""}],"container-title":"Geoscientific Model Development","id":"ITEM-1","issue":"4","issued":{"date-parts":[["2017"]]},"page":"1645-1663","title":"The Landlab v1.0 OverlandFlow component: A Python tool for computing shallow-water flow across watersheds","type":"article-journal","volume":"10"},"uris":["http://www.mendeley.com/documents/?uuid=aa97b1f6-cfd7-4c7b-ac4e-0fcb5b804bbe"]}],"mendeley":{"formattedCitation":"(Adams et al., 2017)","manualFormatting":"Adams et al. (2017)","plainTextFormattedCitation":"(Adams et al., 2017)","previouslyFormattedCitation":"(Adams et al., 2017)"},"properties":{"noteIndex":0},"schema":"https://github.com/citation-style-language/schema/raw/master/csl-citation.json"}</w:instrText>
      </w:r>
      <w:r w:rsidRPr="0040044E">
        <w:rPr>
          <w:lang w:val="en-US"/>
        </w:rPr>
        <w:fldChar w:fldCharType="separate"/>
      </w:r>
      <w:r w:rsidRPr="0040044E">
        <w:rPr>
          <w:noProof/>
          <w:lang w:val="en-US"/>
        </w:rPr>
        <w:t>Adams et al.</w:t>
      </w:r>
      <w:ins w:id="108" w:author="Anderson, Samuel R" w:date="2022-07-31T12:15:00Z">
        <w:r w:rsidR="00E77311">
          <w:rPr>
            <w:noProof/>
            <w:lang w:val="en-US"/>
          </w:rPr>
          <w:t xml:space="preserve">, </w:t>
        </w:r>
      </w:ins>
      <w:del w:id="109" w:author="Anderson, Samuel R" w:date="2022-07-31T12:15:00Z">
        <w:r w:rsidRPr="0040044E" w:rsidDel="00E77311">
          <w:rPr>
            <w:noProof/>
            <w:lang w:val="en-US"/>
          </w:rPr>
          <w:delText xml:space="preserve"> (</w:delText>
        </w:r>
      </w:del>
      <w:r w:rsidRPr="0040044E">
        <w:rPr>
          <w:noProof/>
          <w:lang w:val="en-US"/>
        </w:rPr>
        <w:t>2017)</w:t>
      </w:r>
      <w:r w:rsidRPr="0040044E">
        <w:rPr>
          <w:lang w:val="en-US"/>
        </w:rPr>
        <w:fldChar w:fldCharType="end"/>
      </w:r>
      <w:ins w:id="110" w:author="Anderson, Samuel R" w:date="2022-07-31T12:15:00Z">
        <w:r w:rsidR="00E77311">
          <w:rPr>
            <w:lang w:val="en-US"/>
          </w:rPr>
          <w:t>)</w:t>
        </w:r>
      </w:ins>
      <w:r w:rsidRPr="0040044E">
        <w:rPr>
          <w:lang w:val="en-US"/>
        </w:rPr>
        <w:t xml:space="preserve"> was extended to </w:t>
      </w:r>
      <w:commentRangeStart w:id="111"/>
      <w:r w:rsidRPr="0040044E">
        <w:rPr>
          <w:lang w:val="en-US"/>
        </w:rPr>
        <w:t>includ</w:t>
      </w:r>
      <w:r w:rsidR="00DF7FE8" w:rsidRPr="0040044E">
        <w:rPr>
          <w:lang w:val="en-US"/>
        </w:rPr>
        <w:t>e</w:t>
      </w:r>
      <w:r w:rsidRPr="0040044E">
        <w:rPr>
          <w:lang w:val="en-US"/>
        </w:rPr>
        <w:t xml:space="preserve"> some attributes</w:t>
      </w:r>
      <w:commentRangeEnd w:id="111"/>
      <w:r w:rsidR="00E77311">
        <w:rPr>
          <w:rStyle w:val="CommentReference"/>
        </w:rPr>
        <w:commentReference w:id="111"/>
      </w:r>
      <w:r w:rsidRPr="0040044E">
        <w:rPr>
          <w:lang w:val="en-US"/>
        </w:rPr>
        <w:t xml:space="preserve"> that </w:t>
      </w:r>
      <w:r w:rsidR="00DF7FE8" w:rsidRPr="0040044E">
        <w:rPr>
          <w:lang w:val="en-US"/>
        </w:rPr>
        <w:t xml:space="preserve">made </w:t>
      </w:r>
      <w:r w:rsidR="009D1B61" w:rsidRPr="0040044E">
        <w:rPr>
          <w:lang w:val="en-US"/>
        </w:rPr>
        <w:t xml:space="preserve">implementing </w:t>
      </w:r>
      <w:r w:rsidR="00DF7FE8" w:rsidRPr="0040044E">
        <w:rPr>
          <w:lang w:val="en-US"/>
        </w:rPr>
        <w:t xml:space="preserve">the coupling between flow and sediment variables easier </w:t>
      </w:r>
      <w:r w:rsidR="0074523F" w:rsidRPr="0040044E">
        <w:rPr>
          <w:lang w:val="en-US"/>
        </w:rPr>
        <w:t xml:space="preserve">and more representative of spatially variable </w:t>
      </w:r>
      <w:r w:rsidR="00B872CF">
        <w:rPr>
          <w:lang w:val="en-US"/>
        </w:rPr>
        <w:t xml:space="preserve">environment </w:t>
      </w:r>
      <w:r w:rsidR="009D1B61" w:rsidRPr="0040044E">
        <w:rPr>
          <w:lang w:val="en-US"/>
        </w:rPr>
        <w:t>at a</w:t>
      </w:r>
      <w:r w:rsidR="0074523F" w:rsidRPr="0040044E">
        <w:rPr>
          <w:lang w:val="en-US"/>
        </w:rPr>
        <w:t xml:space="preserve"> watershed scale. </w:t>
      </w:r>
      <w:r w:rsidR="00DF7FE8" w:rsidRPr="0040044E">
        <w:rPr>
          <w:lang w:val="en-US"/>
        </w:rPr>
        <w:t xml:space="preserve">We did not modify the </w:t>
      </w:r>
      <w:r w:rsidR="00CB2C86">
        <w:rPr>
          <w:lang w:val="en-US"/>
        </w:rPr>
        <w:t>actual</w:t>
      </w:r>
      <w:r w:rsidR="000C3AEC">
        <w:rPr>
          <w:lang w:val="en-US"/>
        </w:rPr>
        <w:t xml:space="preserve"> </w:t>
      </w:r>
      <w:r w:rsidR="00DF7FE8" w:rsidRPr="0040044E">
        <w:rPr>
          <w:lang w:val="en-US"/>
        </w:rPr>
        <w:t>flow solver</w:t>
      </w:r>
      <w:r w:rsidR="0074523F" w:rsidRPr="0040044E">
        <w:rPr>
          <w:lang w:val="en-US"/>
        </w:rPr>
        <w:t xml:space="preserve"> (i.e., the algorithm of </w:t>
      </w:r>
      <w:r w:rsidR="0074523F" w:rsidRPr="0040044E">
        <w:rPr>
          <w:lang w:val="en-US"/>
        </w:rPr>
        <w:fldChar w:fldCharType="begin" w:fldLock="1"/>
      </w:r>
      <w:r w:rsidR="00A03505" w:rsidRPr="0040044E">
        <w:rPr>
          <w:lang w:val="en-US"/>
        </w:rPr>
        <w:instrText>ADDIN CSL_CITATION {"citationItems":[{"id":"ITEM-1","itemData":{"DOI":"10.1029/2011WR011570","ISSN":"00431397","abstract":"The ability of two-dimensional hydrodynamic models to accurately and efficiently predict the propagation of floods over large urban areas is of paramount importance for flood risk assessment and management. Paradoxically, it is in these highly relevant urban domains where flood modeling faces some of the most challenging obstacles. This is because of the very high-resolution topography that is typically required to capture key hydraulic features, which significantly increases the computational time of the model. One particularly interesting solution to this difficulty was recently proposed in the form of a numerical scheme for the solution of a simplified version of the shallow water equations, which yields a system of two explicit equations that captures the most relevant hydraulic processes at very high computational efficiency. However, some stability problems were reported, especially when this formulation is applied to low friction areas. This is of particular importance in urban areas, where smooth surfaces are usually abundant. This paper proposes and tests two modifications of this previous numerical scheme that considerably improves the numerical stability of the model. Model improvements were assessed against a structured set of idealized test cases and finally in the simulation of flood propagation over complex topography in a highly urbanized area in London, United Kingdom. The enhanced stability achieved by the new formulation comes at no significant additional computational cost and, in fact, the model performance can benefit from the longer time steps that are allowed by the new scheme. © 2012. American Geophysical Union.","author":[{"dropping-particle":"","family":"Almeida","given":"Gustavo A.M.","non-dropping-particle":"de","parse-names":false,"suffix":""},{"dropping-particle":"","family":"Bates","given":"Paul","non-dropping-particle":"","parse-names":false,"suffix":""},{"dropping-particle":"","family":"Freer","given":"Jim E.","non-dropping-particle":"","parse-names":false,"suffix":""},{"dropping-particle":"","family":"Souvignet","given":"Maxime","non-dropping-particle":"","parse-names":false,"suffix":""}],"container-title":"Water Resources Research","id":"ITEM-1","issue":"5","issued":{"date-parts":[["2012"]]},"page":"1-14","title":"Improving the stability of a simple formulation of the shallow water equations for 2-D flood modeling","type":"article-journal","volume":"48"},"uris":["http://www.mendeley.com/documents/?uuid=379601dd-92d4-4dbe-a04a-76a92cf6c2f4"]}],"mendeley":{"formattedCitation":"(de Almeida et al., 2012)","manualFormatting":"de Almeida et al. 2012)","plainTextFormattedCitation":"(de Almeida et al., 2012)","previouslyFormattedCitation":"(de Almeida et al., 2012)"},"properties":{"noteIndex":0},"schema":"https://github.com/citation-style-language/schema/raw/master/csl-citation.json"}</w:instrText>
      </w:r>
      <w:r w:rsidR="0074523F" w:rsidRPr="0040044E">
        <w:rPr>
          <w:lang w:val="en-US"/>
        </w:rPr>
        <w:fldChar w:fldCharType="separate"/>
      </w:r>
      <w:r w:rsidR="0074523F" w:rsidRPr="0040044E">
        <w:rPr>
          <w:noProof/>
          <w:lang w:val="en-US"/>
        </w:rPr>
        <w:t>de Almeida et al. 2012)</w:t>
      </w:r>
      <w:r w:rsidR="0074523F" w:rsidRPr="0040044E">
        <w:rPr>
          <w:lang w:val="en-US"/>
        </w:rPr>
        <w:fldChar w:fldCharType="end"/>
      </w:r>
      <w:r w:rsidR="00DF7FE8" w:rsidRPr="0040044E">
        <w:rPr>
          <w:lang w:val="en-US"/>
        </w:rPr>
        <w:t xml:space="preserve">. Instead, we added </w:t>
      </w:r>
      <w:r w:rsidR="009D1B61" w:rsidRPr="0040044E">
        <w:rPr>
          <w:lang w:val="en-US"/>
        </w:rPr>
        <w:t xml:space="preserve">or modify </w:t>
      </w:r>
      <w:r w:rsidR="00DF7FE8" w:rsidRPr="0040044E">
        <w:rPr>
          <w:lang w:val="en-US"/>
        </w:rPr>
        <w:t xml:space="preserve">some </w:t>
      </w:r>
      <w:r w:rsidR="009D1B61" w:rsidRPr="0040044E">
        <w:rPr>
          <w:lang w:val="en-US"/>
        </w:rPr>
        <w:t>functionalities</w:t>
      </w:r>
      <w:r w:rsidR="00C350AF" w:rsidRPr="0040044E">
        <w:rPr>
          <w:lang w:val="en-US"/>
        </w:rPr>
        <w:t xml:space="preserve"> to this new version that we named </w:t>
      </w:r>
      <w:proofErr w:type="spellStart"/>
      <w:r w:rsidR="00C350AF" w:rsidRPr="0040044E">
        <w:rPr>
          <w:lang w:val="en-US"/>
        </w:rPr>
        <w:t>OverlandFlowSpatiallyVariableInputs</w:t>
      </w:r>
      <w:proofErr w:type="spellEnd"/>
      <w:r w:rsidR="00C350AF" w:rsidRPr="0040044E">
        <w:rPr>
          <w:lang w:val="en-US"/>
        </w:rPr>
        <w:t xml:space="preserve">. Given that to core of this new component is in essence the same than that of </w:t>
      </w:r>
      <w:r w:rsidR="00C350AF" w:rsidRPr="0040044E">
        <w:rPr>
          <w:lang w:val="en-US"/>
        </w:rPr>
        <w:fldChar w:fldCharType="begin" w:fldLock="1"/>
      </w:r>
      <w:r w:rsidR="00C350AF" w:rsidRPr="0040044E">
        <w:rPr>
          <w:lang w:val="en-US"/>
        </w:rPr>
        <w:instrText>ADDIN CSL_CITATION {"citationItems":[{"id":"ITEM-1","itemData":{"DOI":"10.5194/gmd-10-1645-2017","ISSN":"19919603","abstract":"Representation of flowing water in landscape evolution models (LEMs) is often simplified compared to hydrodynamic models, as LEMs make assumptions reducing physical complexity in favor of computational efficiency. The Landlab modeling framework can be used to bridge the divide between complex runoff models and more traditional LEMs, creating a new type of framework not commonly used in the geomorphology or hydrology communities. Landlab is a Python-language library that includes tools and process components that can be used to create models of Earth-surface dynamics over a range of temporal and spatial scales. The Landlab OverlandFlow component is based on a simplified inertial approximation of the shallow water equations, following the solution of de Almeida et al.(2012). This explicit two-dimensional hydrodynamic algorithm simulates a flood wave across a model domain, where water discharge and flow depth are calculated at all locations within a structured (raster) grid. Here, we illustrate how the OverlandFlow component contained within Landlab can be applied as a simplified event-based runoff model and how to couple the runoff model with an incision model operating on decadal timescales. Examples of flow routing on both real and synthetic landscapes are shown. Hydrographs from a single storm at multiple locations in the Spring Creek watershed, Colorado, USA, are illustrated, along with a map of shear stress applied on the land surface by flowing water. The OverlandFlow component can also be coupled with the Landlab DetachmentLtdErosion component to illustrate how the non-steady flow routing regime impacts incision across a watershed. The hydrograph and incision results are compared to simulations driven by steady-state runoff. Results from the coupled runoff and incision model indicate that runoff dynamics can impact landscape relief and channel concavity, suggesting that, on landscape evolution timescales, the OverlandFlow model may lead to differences in simulated topography in comparison with traditional methods. The exploratory test cases described within demonstrate how the OverlandFlow component can be used in both hydrologic and geomorphic applications.","author":[{"dropping-particle":"","family":"Adams","given":"Jordan M.","non-dropping-particle":"","parse-names":false,"suffix":""},{"dropping-particle":"","family":"Gasparini","given":"Nicole M.","non-dropping-particle":"","parse-names":false,"suffix":""},{"dropping-particle":"","family":"Hobley","given":"Daniel E.J.","non-dropping-particle":"","parse-names":false,"suffix":""},{"dropping-particle":"","family":"Tucker","given":"Gregory E.","non-dropping-particle":"","parse-names":false,"suffix":""},{"dropping-particle":"","family":"Hutton","given":"Eric W.H.","non-dropping-particle":"","parse-names":false,"suffix":""},{"dropping-particle":"","family":"Nudurupati","given":"Sai S.","non-dropping-particle":"","parse-names":false,"suffix":""},{"dropping-particle":"","family":"Istanbulluoglu","given":"Erkan","non-dropping-particle":"","parse-names":false,"suffix":""}],"container-title":"Geoscientific Model Development","id":"ITEM-1","issue":"4","issued":{"date-parts":[["2017"]]},"page":"1645-1663","title":"The Landlab v1.0 OverlandFlow component: A Python tool for computing shallow-water flow across watersheds","type":"article-journal","volume":"10"},"uris":["http://www.mendeley.com/documents/?uuid=aa97b1f6-cfd7-4c7b-ac4e-0fcb5b804bbe"]}],"mendeley":{"formattedCitation":"(Adams et al., 2017)","manualFormatting":"Adams et al. (2017)","plainTextFormattedCitation":"(Adams et al., 2017)","previouslyFormattedCitation":"(Adams et al., 2017)"},"properties":{"noteIndex":0},"schema":"https://github.com/citation-style-language/schema/raw/master/csl-citation.json"}</w:instrText>
      </w:r>
      <w:r w:rsidR="00C350AF" w:rsidRPr="0040044E">
        <w:rPr>
          <w:lang w:val="en-US"/>
        </w:rPr>
        <w:fldChar w:fldCharType="separate"/>
      </w:r>
      <w:r w:rsidR="00C350AF" w:rsidRPr="0040044E">
        <w:rPr>
          <w:noProof/>
          <w:lang w:val="en-US"/>
        </w:rPr>
        <w:t>Adams et al. (2017)</w:t>
      </w:r>
      <w:r w:rsidR="00C350AF" w:rsidRPr="0040044E">
        <w:rPr>
          <w:lang w:val="en-US"/>
        </w:rPr>
        <w:fldChar w:fldCharType="end"/>
      </w:r>
      <w:r w:rsidR="00C350AF" w:rsidRPr="0040044E">
        <w:rPr>
          <w:lang w:val="en-US"/>
        </w:rPr>
        <w:t xml:space="preserve"> in this article we refer to the flow solver simply as </w:t>
      </w:r>
      <w:proofErr w:type="spellStart"/>
      <w:r w:rsidR="00C350AF" w:rsidRPr="0040044E">
        <w:rPr>
          <w:lang w:val="en-US"/>
        </w:rPr>
        <w:t>OverlandFlow</w:t>
      </w:r>
      <w:proofErr w:type="spellEnd"/>
      <w:r w:rsidR="00C350AF" w:rsidRPr="0040044E">
        <w:rPr>
          <w:lang w:val="en-US"/>
        </w:rPr>
        <w:t xml:space="preserve"> unless </w:t>
      </w:r>
      <w:r w:rsidR="005C6239">
        <w:rPr>
          <w:lang w:val="en-US"/>
        </w:rPr>
        <w:t>a clear distinction is required</w:t>
      </w:r>
      <w:r w:rsidR="00C350AF" w:rsidRPr="0040044E">
        <w:rPr>
          <w:lang w:val="en-US"/>
        </w:rPr>
        <w:t xml:space="preserve"> for scripting purposes. </w:t>
      </w:r>
    </w:p>
    <w:p w14:paraId="776A7D70" w14:textId="77777777" w:rsidR="007A0982" w:rsidRPr="0040044E" w:rsidRDefault="007A0982" w:rsidP="0074523F">
      <w:pPr>
        <w:rPr>
          <w:lang w:val="en-US"/>
        </w:rPr>
      </w:pPr>
    </w:p>
    <w:p w14:paraId="7F7D6CC5" w14:textId="46732D69" w:rsidR="00C350AF" w:rsidRPr="0040044E" w:rsidRDefault="00C350AF" w:rsidP="0074523F">
      <w:pPr>
        <w:rPr>
          <w:lang w:val="en-US"/>
        </w:rPr>
      </w:pPr>
      <w:r w:rsidRPr="0040044E">
        <w:rPr>
          <w:lang w:val="en-US"/>
        </w:rPr>
        <w:t xml:space="preserve">The </w:t>
      </w:r>
      <w:commentRangeStart w:id="112"/>
      <w:r w:rsidR="00B231C0">
        <w:rPr>
          <w:lang w:val="en-US"/>
        </w:rPr>
        <w:t>new functionalities</w:t>
      </w:r>
      <w:r w:rsidRPr="0040044E">
        <w:rPr>
          <w:lang w:val="en-US"/>
        </w:rPr>
        <w:t xml:space="preserve"> </w:t>
      </w:r>
      <w:commentRangeEnd w:id="112"/>
      <w:r w:rsidR="00E77311">
        <w:rPr>
          <w:rStyle w:val="CommentReference"/>
        </w:rPr>
        <w:commentReference w:id="112"/>
      </w:r>
      <w:r w:rsidRPr="0040044E">
        <w:rPr>
          <w:lang w:val="en-US"/>
        </w:rPr>
        <w:t>include a spatially variable roughness attribute</w:t>
      </w:r>
      <w:r w:rsidR="00A21F66">
        <w:rPr>
          <w:lang w:val="en-US"/>
        </w:rPr>
        <w:t xml:space="preserve"> (grid field </w:t>
      </w:r>
      <w:r w:rsidR="00A21F66" w:rsidRPr="00A21F66">
        <w:rPr>
          <w:i/>
          <w:iCs/>
          <w:lang w:val="en-US"/>
        </w:rPr>
        <w:t>'</w:t>
      </w:r>
      <w:proofErr w:type="spellStart"/>
      <w:r w:rsidR="00A21F66" w:rsidRPr="00A21F66">
        <w:rPr>
          <w:i/>
          <w:iCs/>
          <w:lang w:val="en-US"/>
        </w:rPr>
        <w:t>bed_surface__roughness</w:t>
      </w:r>
      <w:proofErr w:type="spellEnd"/>
      <w:r w:rsidR="00A21F66" w:rsidRPr="00A21F66">
        <w:rPr>
          <w:i/>
          <w:iCs/>
          <w:lang w:val="en-US"/>
        </w:rPr>
        <w:t>'</w:t>
      </w:r>
      <w:r w:rsidR="00A21F66">
        <w:rPr>
          <w:lang w:val="en-US"/>
        </w:rPr>
        <w:t>)</w:t>
      </w:r>
      <w:r w:rsidRPr="0040044E">
        <w:rPr>
          <w:lang w:val="en-US"/>
        </w:rPr>
        <w:t>. In the original version</w:t>
      </w:r>
      <w:r w:rsidR="00160746" w:rsidRPr="0040044E">
        <w:rPr>
          <w:lang w:val="en-US"/>
        </w:rPr>
        <w:t xml:space="preserve"> a single roughness coefficient, in the form of Manning’s </w:t>
      </w:r>
      <m:oMath>
        <m:r>
          <w:rPr>
            <w:rFonts w:ascii="Cambria Math" w:hAnsi="Cambria Math"/>
            <w:lang w:val="en-US"/>
          </w:rPr>
          <m:t>n</m:t>
        </m:r>
      </m:oMath>
      <w:r w:rsidR="00160746" w:rsidRPr="0040044E">
        <w:rPr>
          <w:lang w:val="en-US"/>
        </w:rPr>
        <w:t xml:space="preserve">, was specified in the whole domain. Given that floodplains and river beds rarely have the same roughness </w:t>
      </w:r>
      <w:r w:rsidR="00F22D60" w:rsidRPr="0040044E">
        <w:rPr>
          <w:lang w:val="en-US"/>
        </w:rPr>
        <w:fldChar w:fldCharType="begin" w:fldLock="1"/>
      </w:r>
      <w:r w:rsidR="00A03505" w:rsidRPr="0040044E">
        <w:rPr>
          <w:lang w:val="en-US"/>
        </w:rPr>
        <w:instrText>ADDIN CSL_CITATION {"citationItems":[{"id":"ITEM-1","itemData":{"DOI":"10.1016/0022-1694(69)90113-9","ISSN":"00221694","abstract":"Color photographs and descriptive data are presented for 50 stream channels for which roughness coefficients have been determined. All hydraulic computations involving flow in open channels require an evaluation of the roughness characteristics of the channel. In the absence of a satisfactory quantitative procedure this evaluation remains chiefly an art. The ability to evaluate roughness coefficients must be developed through experience. One means of gaining this experience is by examining and becoming acquainted with the appearance of some typical channels whose roughness coefficients are known. The photographs and data contained in this report represent a wide range of channel conditions. Familiarity with the appearance, geometry, and roughness characteristics of these channels will improve the engineer's ability to select roughness coefficients for other channels .","author":[{"dropping-particle":"","family":"Barnes","given":"Harry H.","non-dropping-particle":"","parse-names":false,"suffix":""}],"container-title":"U.S. Geological Survey","id":"ITEM-1","issued":{"date-parts":[["1967"]]},"title":"Roughness characteristics of natural channels","type":"report"},"uris":["http://www.mendeley.com/documents/?uuid=9945c584-e034-4813-9d81-0aea9270d20b"]},{"id":"ITEM-2","itemData":{"DOI":"Report No. FHWA-TS-84-204","ISBN":"USGS Water Supply Paper 2339","PMID":"22357489","abstract":"A guide presenting step-by-step procedures for selecting Manning's roughness coefficient, n, for natural channels and flood plains. Photographs of flood-plain segments can be used for comparison with similar flood plains to","author":[{"dropping-particle":"","family":"Arcement","given":"G. J.","non-dropping-particle":"","parse-names":false,"suffix":""},{"dropping-particle":"","family":"Schneider","given":"V. R","non-dropping-particle":"","parse-names":false,"suffix":""}],"container-title":"U.S. Geological Survey","id":"ITEM-2","issued":{"date-parts":[["1989"]]},"title":"Guide for selecting Manning's roughness coefficients for natural channels and flood plains","type":"report","volume":"Water supp"},"uris":["http://www.mendeley.com/documents/?uuid=62bc6261-ee2d-4e15-81c1-adfed2b6e9c4"]}],"mendeley":{"formattedCitation":"(Arcement &amp; Schneider, 1989; Barnes, 1967)","plainTextFormattedCitation":"(Arcement &amp; Schneider, 1989; Barnes, 1967)","previouslyFormattedCitation":"(Arcement &amp; Schneider, 1989; Barnes, 1967)"},"properties":{"noteIndex":0},"schema":"https://github.com/citation-style-language/schema/raw/master/csl-citation.json"}</w:instrText>
      </w:r>
      <w:r w:rsidR="00F22D60" w:rsidRPr="0040044E">
        <w:rPr>
          <w:lang w:val="en-US"/>
        </w:rPr>
        <w:fldChar w:fldCharType="separate"/>
      </w:r>
      <w:r w:rsidR="00F22D60" w:rsidRPr="0040044E">
        <w:rPr>
          <w:noProof/>
          <w:lang w:val="en-US"/>
        </w:rPr>
        <w:t>(Arcement &amp; Schneider, 1989; Barnes, 1967)</w:t>
      </w:r>
      <w:r w:rsidR="00F22D60" w:rsidRPr="0040044E">
        <w:rPr>
          <w:lang w:val="en-US"/>
        </w:rPr>
        <w:fldChar w:fldCharType="end"/>
      </w:r>
      <w:r w:rsidR="00160746" w:rsidRPr="0040044E">
        <w:rPr>
          <w:lang w:val="en-US"/>
        </w:rPr>
        <w:t xml:space="preserve"> we implemented </w:t>
      </w:r>
      <w:r w:rsidR="003F3AED" w:rsidRPr="0040044E">
        <w:rPr>
          <w:lang w:val="en-US"/>
        </w:rPr>
        <w:t xml:space="preserve">a </w:t>
      </w:r>
      <w:r w:rsidR="007A0982" w:rsidRPr="0040044E">
        <w:rPr>
          <w:lang w:val="en-US"/>
        </w:rPr>
        <w:t xml:space="preserve">method that allows specifying different </w:t>
      </w:r>
      <w:r w:rsidR="0077081E">
        <w:rPr>
          <w:lang w:val="en-US"/>
        </w:rPr>
        <w:t xml:space="preserve">surface </w:t>
      </w:r>
      <w:r w:rsidR="007A0982" w:rsidRPr="0040044E">
        <w:rPr>
          <w:lang w:val="en-US"/>
        </w:rPr>
        <w:t>roughness at a</w:t>
      </w:r>
      <w:r w:rsidR="0077081E">
        <w:rPr>
          <w:lang w:val="en-US"/>
        </w:rPr>
        <w:t xml:space="preserve">ny </w:t>
      </w:r>
      <w:r w:rsidR="007A0982" w:rsidRPr="0040044E">
        <w:rPr>
          <w:lang w:val="en-US"/>
        </w:rPr>
        <w:t xml:space="preserve">location. Bed surface roughness </w:t>
      </w:r>
      <w:r w:rsidR="005E3480">
        <w:rPr>
          <w:lang w:val="en-US"/>
        </w:rPr>
        <w:t>can be</w:t>
      </w:r>
      <w:r w:rsidR="007A0982" w:rsidRPr="0040044E">
        <w:rPr>
          <w:lang w:val="en-US"/>
        </w:rPr>
        <w:t xml:space="preserve"> assigned to nodes </w:t>
      </w:r>
      <w:r w:rsidR="005E3480">
        <w:rPr>
          <w:lang w:val="en-US"/>
        </w:rPr>
        <w:t xml:space="preserve">using </w:t>
      </w:r>
      <w:r w:rsidR="007A0982" w:rsidRPr="0040044E">
        <w:rPr>
          <w:lang w:val="en-US"/>
        </w:rPr>
        <w:t xml:space="preserve">the same methods </w:t>
      </w:r>
      <w:r w:rsidR="00B565FD">
        <w:rPr>
          <w:lang w:val="en-US"/>
        </w:rPr>
        <w:t xml:space="preserve">that </w:t>
      </w:r>
      <w:r w:rsidR="007A0982" w:rsidRPr="0040044E">
        <w:rPr>
          <w:lang w:val="en-US"/>
        </w:rPr>
        <w:t>when assigning bed elevation</w:t>
      </w:r>
      <w:r w:rsidR="003F3AED" w:rsidRPr="0040044E">
        <w:rPr>
          <w:lang w:val="en-US"/>
        </w:rPr>
        <w:t>. For example, the user can read in gridded data from an ASCII file in Esri ArcGIS format</w:t>
      </w:r>
      <w:r w:rsidR="002607DB">
        <w:rPr>
          <w:lang w:val="en-US"/>
        </w:rPr>
        <w:t xml:space="preserve"> or </w:t>
      </w:r>
      <w:r w:rsidR="00755F6F">
        <w:rPr>
          <w:lang w:val="en-US"/>
        </w:rPr>
        <w:t>directly create/</w:t>
      </w:r>
      <w:r w:rsidR="00397506">
        <w:rPr>
          <w:lang w:val="en-US"/>
        </w:rPr>
        <w:t>edit</w:t>
      </w:r>
      <w:r w:rsidR="002607DB">
        <w:rPr>
          <w:lang w:val="en-US"/>
        </w:rPr>
        <w:t xml:space="preserve"> the field </w:t>
      </w:r>
      <w:r w:rsidR="002607DB" w:rsidRPr="002607DB">
        <w:rPr>
          <w:i/>
          <w:iCs/>
          <w:lang w:val="en-US"/>
        </w:rPr>
        <w:t>'</w:t>
      </w:r>
      <w:proofErr w:type="spellStart"/>
      <w:r w:rsidR="002607DB" w:rsidRPr="002607DB">
        <w:rPr>
          <w:i/>
          <w:iCs/>
          <w:lang w:val="en-US"/>
        </w:rPr>
        <w:t>bed_surface__roughness</w:t>
      </w:r>
      <w:proofErr w:type="spellEnd"/>
      <w:r w:rsidR="002607DB" w:rsidRPr="002607DB">
        <w:rPr>
          <w:i/>
          <w:iCs/>
          <w:lang w:val="en-US"/>
        </w:rPr>
        <w:t>'</w:t>
      </w:r>
      <w:r w:rsidR="002607DB">
        <w:rPr>
          <w:lang w:val="en-US"/>
        </w:rPr>
        <w:t xml:space="preserve"> </w:t>
      </w:r>
      <w:r w:rsidR="00096397">
        <w:rPr>
          <w:lang w:val="en-US"/>
        </w:rPr>
        <w:t>to fill it with the required values</w:t>
      </w:r>
      <w:r w:rsidR="003F3AED" w:rsidRPr="0040044E">
        <w:rPr>
          <w:lang w:val="en-US"/>
        </w:rPr>
        <w:t xml:space="preserve">. With this implementation a </w:t>
      </w:r>
      <w:r w:rsidR="00A751BC" w:rsidRPr="0040044E">
        <w:rPr>
          <w:lang w:val="en-US"/>
        </w:rPr>
        <w:t xml:space="preserve">modeled </w:t>
      </w:r>
      <w:r w:rsidR="001D4246" w:rsidRPr="0040044E">
        <w:rPr>
          <w:lang w:val="en-US"/>
        </w:rPr>
        <w:t xml:space="preserve">river can </w:t>
      </w:r>
      <w:r w:rsidR="00ED153D">
        <w:rPr>
          <w:lang w:val="en-US"/>
        </w:rPr>
        <w:t>contain</w:t>
      </w:r>
      <w:r w:rsidR="001D4246" w:rsidRPr="0040044E">
        <w:rPr>
          <w:lang w:val="en-US"/>
        </w:rPr>
        <w:t xml:space="preserve"> different roughness in the headwaters compared to </w:t>
      </w:r>
      <w:r w:rsidR="00A751BC" w:rsidRPr="0040044E">
        <w:rPr>
          <w:lang w:val="en-US"/>
        </w:rPr>
        <w:t>low-slope regions</w:t>
      </w:r>
      <w:r w:rsidR="00970469">
        <w:rPr>
          <w:lang w:val="en-US"/>
        </w:rPr>
        <w:t xml:space="preserve"> making it </w:t>
      </w:r>
      <w:r w:rsidR="00F27B2A">
        <w:rPr>
          <w:lang w:val="en-US"/>
        </w:rPr>
        <w:t xml:space="preserve">relatively </w:t>
      </w:r>
      <w:r w:rsidR="00970469">
        <w:rPr>
          <w:lang w:val="en-US"/>
        </w:rPr>
        <w:t>more realistic</w:t>
      </w:r>
      <w:r w:rsidR="00A751BC" w:rsidRPr="0040044E">
        <w:rPr>
          <w:lang w:val="en-US"/>
        </w:rPr>
        <w:t xml:space="preserve">. </w:t>
      </w:r>
      <w:r w:rsidR="002B5148" w:rsidRPr="0040044E">
        <w:rPr>
          <w:lang w:val="en-US"/>
        </w:rPr>
        <w:t>Notice that a</w:t>
      </w:r>
      <w:r w:rsidR="00A751BC" w:rsidRPr="0040044E">
        <w:rPr>
          <w:lang w:val="en-US"/>
        </w:rPr>
        <w:t>lthough</w:t>
      </w:r>
      <w:r w:rsidR="002B5148" w:rsidRPr="0040044E">
        <w:rPr>
          <w:lang w:val="en-US"/>
        </w:rPr>
        <w:t xml:space="preserve"> specifying roughness at individual cells is now a mandatory </w:t>
      </w:r>
      <w:r w:rsidR="00A751BC" w:rsidRPr="0040044E">
        <w:rPr>
          <w:lang w:val="en-US"/>
        </w:rPr>
        <w:t xml:space="preserve">variable, the user can </w:t>
      </w:r>
      <w:r w:rsidR="002B5148" w:rsidRPr="0040044E">
        <w:rPr>
          <w:lang w:val="en-US"/>
        </w:rPr>
        <w:t xml:space="preserve">still </w:t>
      </w:r>
      <w:r w:rsidR="00A751BC" w:rsidRPr="0040044E">
        <w:rPr>
          <w:lang w:val="en-US"/>
        </w:rPr>
        <w:t xml:space="preserve">specify a uniform roughness coefficient by simple assigning the same value to all nodes and the model behaves like the original version. </w:t>
      </w:r>
    </w:p>
    <w:p w14:paraId="02BFD894" w14:textId="77777777" w:rsidR="006647C8" w:rsidRPr="0040044E" w:rsidRDefault="006647C8" w:rsidP="0074523F">
      <w:pPr>
        <w:rPr>
          <w:lang w:val="en-US"/>
        </w:rPr>
      </w:pPr>
    </w:p>
    <w:p w14:paraId="7080217C" w14:textId="09BE2DEA" w:rsidR="006647C8" w:rsidRPr="0040044E" w:rsidRDefault="006647C8" w:rsidP="008F09B6">
      <w:pPr>
        <w:rPr>
          <w:lang w:val="en-US"/>
        </w:rPr>
      </w:pPr>
      <w:r w:rsidRPr="0040044E">
        <w:rPr>
          <w:lang w:val="en-US"/>
        </w:rPr>
        <w:t>A second modification includes the implementation of a spatially variable rainfall intensity</w:t>
      </w:r>
      <w:r w:rsidR="008937D3" w:rsidRPr="0040044E">
        <w:rPr>
          <w:lang w:val="en-US"/>
        </w:rPr>
        <w:t xml:space="preserve"> within the watershed. In the original version rainfall intensity was uniformly distributed across the domain</w:t>
      </w:r>
      <w:r w:rsidR="00107324" w:rsidRPr="0040044E">
        <w:rPr>
          <w:lang w:val="en-US"/>
        </w:rPr>
        <w:t xml:space="preserve"> </w:t>
      </w:r>
      <w:r w:rsidR="006A074C" w:rsidRPr="0040044E">
        <w:rPr>
          <w:lang w:val="en-US"/>
        </w:rPr>
        <w:t>at a given</w:t>
      </w:r>
      <w:r w:rsidR="00107324" w:rsidRPr="0040044E">
        <w:rPr>
          <w:lang w:val="en-US"/>
        </w:rPr>
        <w:t xml:space="preserve"> time</w:t>
      </w:r>
      <w:r w:rsidR="008F09B6" w:rsidRPr="0040044E">
        <w:rPr>
          <w:lang w:val="en-US"/>
        </w:rPr>
        <w:t>. Consequently, flow discharge is consistently increasing in the downstream direction of the river path due to continuous inputs of water from rainfall</w:t>
      </w:r>
      <w:r w:rsidR="0019297A" w:rsidRPr="0040044E">
        <w:rPr>
          <w:lang w:val="en-US"/>
        </w:rPr>
        <w:t xml:space="preserve">. One advantage when using our modification compared to the original version is that </w:t>
      </w:r>
      <w:r w:rsidR="00AE03F1" w:rsidRPr="0040044E">
        <w:rPr>
          <w:lang w:val="en-US"/>
        </w:rPr>
        <w:t xml:space="preserve">in large watersheds a storm can be better represented in the region where precipitation </w:t>
      </w:r>
      <w:del w:id="113" w:author="Anderson, Samuel R" w:date="2022-07-31T12:18:00Z">
        <w:r w:rsidR="00AE03F1" w:rsidRPr="0040044E" w:rsidDel="00966A44">
          <w:rPr>
            <w:lang w:val="en-US"/>
          </w:rPr>
          <w:delText>actually occurs</w:delText>
        </w:r>
      </w:del>
      <w:ins w:id="114" w:author="Anderson, Samuel R" w:date="2022-07-31T12:18:00Z">
        <w:r w:rsidR="00966A44" w:rsidRPr="0040044E">
          <w:rPr>
            <w:lang w:val="en-US"/>
          </w:rPr>
          <w:t>occurs</w:t>
        </w:r>
      </w:ins>
      <w:r w:rsidR="00C54FE3" w:rsidRPr="0040044E">
        <w:rPr>
          <w:lang w:val="en-US"/>
        </w:rPr>
        <w:t>, leaving dry zones to stay dry during the simulation</w:t>
      </w:r>
      <w:r w:rsidR="0019297A" w:rsidRPr="0040044E">
        <w:rPr>
          <w:lang w:val="en-US"/>
        </w:rPr>
        <w:t>. Thus,</w:t>
      </w:r>
      <w:r w:rsidR="006A074C" w:rsidRPr="0040044E">
        <w:rPr>
          <w:lang w:val="en-US"/>
        </w:rPr>
        <w:t xml:space="preserve"> </w:t>
      </w:r>
      <w:r w:rsidR="006A074C" w:rsidRPr="0040044E">
        <w:rPr>
          <w:lang w:val="en-US"/>
        </w:rPr>
        <w:lastRenderedPageBreak/>
        <w:t xml:space="preserve">water can come exclusively from headwaters or a user defined region. </w:t>
      </w:r>
      <w:r w:rsidR="0019297A" w:rsidRPr="0040044E">
        <w:rPr>
          <w:lang w:val="en-US"/>
        </w:rPr>
        <w:t>Also</w:t>
      </w:r>
      <w:r w:rsidR="006A074C" w:rsidRPr="0040044E">
        <w:rPr>
          <w:lang w:val="en-US"/>
        </w:rPr>
        <w:t xml:space="preserve">, it allows developing </w:t>
      </w:r>
      <w:r w:rsidR="00AE03F1" w:rsidRPr="0040044E">
        <w:rPr>
          <w:lang w:val="en-US"/>
        </w:rPr>
        <w:t xml:space="preserve">more uniform flow conditions because </w:t>
      </w:r>
      <w:r w:rsidR="008F09B6" w:rsidRPr="0040044E">
        <w:rPr>
          <w:lang w:val="en-US"/>
        </w:rPr>
        <w:t>consecutive cells (in the sense of downstream flow path) can have the same discharge at a given time.</w:t>
      </w:r>
      <w:r w:rsidR="009C747F" w:rsidRPr="0040044E">
        <w:rPr>
          <w:lang w:val="en-US"/>
        </w:rPr>
        <w:t xml:space="preserve"> Like</w:t>
      </w:r>
      <w:r w:rsidR="0019297A" w:rsidRPr="0040044E">
        <w:rPr>
          <w:lang w:val="en-US"/>
        </w:rPr>
        <w:t xml:space="preserve"> in the roughness modification, in this new version rainfall intensity is specified by the user at individual nodes</w:t>
      </w:r>
      <w:r w:rsidR="00C04CDC">
        <w:rPr>
          <w:lang w:val="en-US"/>
        </w:rPr>
        <w:t>.</w:t>
      </w:r>
    </w:p>
    <w:p w14:paraId="11EF4CC3" w14:textId="12150D8F" w:rsidR="009C747F" w:rsidRPr="0040044E" w:rsidRDefault="009C747F" w:rsidP="008F09B6">
      <w:pPr>
        <w:rPr>
          <w:lang w:val="en-US"/>
        </w:rPr>
      </w:pPr>
    </w:p>
    <w:p w14:paraId="394C49FD" w14:textId="496469AF" w:rsidR="006C15EE" w:rsidRPr="00E903D5" w:rsidRDefault="009C747F" w:rsidP="008F09B6">
      <w:pPr>
        <w:rPr>
          <w:b/>
          <w:bCs/>
          <w:lang w:val="en-US"/>
        </w:rPr>
      </w:pPr>
      <w:commentRangeStart w:id="115"/>
      <w:r w:rsidRPr="0040044E">
        <w:rPr>
          <w:lang w:val="en-US"/>
        </w:rPr>
        <w:t xml:space="preserve">We also </w:t>
      </w:r>
      <w:r w:rsidR="001B44F9" w:rsidRPr="0040044E">
        <w:rPr>
          <w:lang w:val="en-US"/>
        </w:rPr>
        <w:t>extended</w:t>
      </w:r>
      <w:r w:rsidRPr="0040044E">
        <w:rPr>
          <w:lang w:val="en-US"/>
        </w:rPr>
        <w:t xml:space="preserve"> the </w:t>
      </w:r>
      <w:r w:rsidR="001B44F9" w:rsidRPr="0040044E">
        <w:rPr>
          <w:lang w:val="en-US"/>
        </w:rPr>
        <w:t xml:space="preserve">functionality </w:t>
      </w:r>
      <w:r w:rsidR="00D00407" w:rsidRPr="0040044E">
        <w:rPr>
          <w:lang w:val="en-US"/>
        </w:rPr>
        <w:t xml:space="preserve">of the </w:t>
      </w:r>
      <w:r w:rsidR="001B44F9" w:rsidRPr="0040044E">
        <w:rPr>
          <w:lang w:val="en-US"/>
        </w:rPr>
        <w:t>adaptive time step calculator function.</w:t>
      </w:r>
      <w:r w:rsidR="00EB66D4">
        <w:rPr>
          <w:lang w:val="en-US"/>
        </w:rPr>
        <w:t xml:space="preserve"> Now </w:t>
      </w:r>
      <w:r w:rsidR="0097602E" w:rsidRPr="0040044E">
        <w:rPr>
          <w:lang w:val="en-US"/>
        </w:rPr>
        <w:t xml:space="preserve">the user </w:t>
      </w:r>
      <w:r w:rsidR="00EB66D4">
        <w:rPr>
          <w:lang w:val="en-US"/>
        </w:rPr>
        <w:t>can</w:t>
      </w:r>
      <w:r w:rsidR="0097602E" w:rsidRPr="0040044E">
        <w:rPr>
          <w:lang w:val="en-US"/>
        </w:rPr>
        <w:t xml:space="preserve"> </w:t>
      </w:r>
      <w:r w:rsidR="00AE384F">
        <w:rPr>
          <w:lang w:val="en-US"/>
        </w:rPr>
        <w:t>define a time step</w:t>
      </w:r>
      <w:r w:rsidR="0027584C">
        <w:rPr>
          <w:lang w:val="en-US"/>
        </w:rPr>
        <w:t xml:space="preserve"> and during run-time </w:t>
      </w:r>
      <w:proofErr w:type="spellStart"/>
      <w:r w:rsidR="0027584C">
        <w:rPr>
          <w:lang w:val="en-US"/>
        </w:rPr>
        <w:t>OverlandFlow</w:t>
      </w:r>
      <w:proofErr w:type="spellEnd"/>
      <w:r w:rsidR="0027584C">
        <w:rPr>
          <w:lang w:val="en-US"/>
        </w:rPr>
        <w:t xml:space="preserve"> will select the minimum between this user-defined value</w:t>
      </w:r>
      <w:r w:rsidR="004E65A8">
        <w:rPr>
          <w:lang w:val="en-US"/>
        </w:rPr>
        <w:t xml:space="preserve"> and the one </w:t>
      </w:r>
      <w:r w:rsidR="0097602E" w:rsidRPr="0040044E">
        <w:rPr>
          <w:lang w:val="en-US"/>
        </w:rPr>
        <w:t xml:space="preserve">calculated by the </w:t>
      </w:r>
      <w:r w:rsidR="00A03505" w:rsidRPr="0040044E">
        <w:rPr>
          <w:lang w:val="en-US"/>
        </w:rPr>
        <w:fldChar w:fldCharType="begin" w:fldLock="1"/>
      </w:r>
      <w:r w:rsidR="0097602E" w:rsidRPr="0040044E">
        <w:rPr>
          <w:lang w:val="en-US"/>
        </w:rPr>
        <w:instrText>ADDIN CSL_CITATION {"citationItems":[{"id":"ITEM-1","itemData":{"DOI":"10.1029/2011WR011570","ISSN":"00431397","abstract":"The ability of two-dimensional hydrodynamic models to accurately and efficiently predict the propagation of floods over large urban areas is of paramount importance for flood risk assessment and management. Paradoxically, it is in these highly relevant urban domains where flood modeling faces some of the most challenging obstacles. This is because of the very high-resolution topography that is typically required to capture key hydraulic features, which significantly increases the computational time of the model. One particularly interesting solution to this difficulty was recently proposed in the form of a numerical scheme for the solution of a simplified version of the shallow water equations, which yields a system of two explicit equations that captures the most relevant hydraulic processes at very high computational efficiency. However, some stability problems were reported, especially when this formulation is applied to low friction areas. This is of particular importance in urban areas, where smooth surfaces are usually abundant. This paper proposes and tests two modifications of this previous numerical scheme that considerably improves the numerical stability of the model. Model improvements were assessed against a structured set of idealized test cases and finally in the simulation of flood propagation over complex topography in a highly urbanized area in London, United Kingdom. The enhanced stability achieved by the new formulation comes at no significant additional computational cost and, in fact, the model performance can benefit from the longer time steps that are allowed by the new scheme. © 2012. American Geophysical Union.","author":[{"dropping-particle":"","family":"Almeida","given":"Gustavo A.M.","non-dropping-particle":"de","parse-names":false,"suffix":""},{"dropping-particle":"","family":"Bates","given":"Paul","non-dropping-particle":"","parse-names":false,"suffix":""},{"dropping-particle":"","family":"Freer","given":"Jim E.","non-dropping-particle":"","parse-names":false,"suffix":""},{"dropping-particle":"","family":"Souvignet","given":"Maxime","non-dropping-particle":"","parse-names":false,"suffix":""}],"container-title":"Water Resources Research","id":"ITEM-1","issue":"5","issued":{"date-parts":[["2012"]]},"page":"1-14","title":"Improving the stability of a simple formulation of the shallow water equations for 2-D flood modeling","type":"article-journal","volume":"48"},"uris":["http://www.mendeley.com/documents/?uuid=379601dd-92d4-4dbe-a04a-76a92cf6c2f4"]}],"mendeley":{"formattedCitation":"(de Almeida et al., 2012)","manualFormatting":"de Almeida et al. (2012)","plainTextFormattedCitation":"(de Almeida et al., 2012)","previouslyFormattedCitation":"(de Almeida et al., 2012)"},"properties":{"noteIndex":0},"schema":"https://github.com/citation-style-language/schema/raw/master/csl-citation.json"}</w:instrText>
      </w:r>
      <w:r w:rsidR="00A03505" w:rsidRPr="0040044E">
        <w:rPr>
          <w:lang w:val="en-US"/>
        </w:rPr>
        <w:fldChar w:fldCharType="separate"/>
      </w:r>
      <w:r w:rsidR="00A03505" w:rsidRPr="0040044E">
        <w:rPr>
          <w:noProof/>
          <w:lang w:val="en-US"/>
        </w:rPr>
        <w:t xml:space="preserve">de Almeida et al. </w:t>
      </w:r>
      <w:r w:rsidR="0097602E" w:rsidRPr="0040044E">
        <w:rPr>
          <w:noProof/>
          <w:lang w:val="en-US"/>
        </w:rPr>
        <w:t>(</w:t>
      </w:r>
      <w:r w:rsidR="00A03505" w:rsidRPr="0040044E">
        <w:rPr>
          <w:noProof/>
          <w:lang w:val="en-US"/>
        </w:rPr>
        <w:t>2012)</w:t>
      </w:r>
      <w:r w:rsidR="00A03505" w:rsidRPr="0040044E">
        <w:rPr>
          <w:lang w:val="en-US"/>
        </w:rPr>
        <w:fldChar w:fldCharType="end"/>
      </w:r>
      <w:r w:rsidR="0097602E" w:rsidRPr="0040044E">
        <w:rPr>
          <w:lang w:val="en-US"/>
        </w:rPr>
        <w:t xml:space="preserve"> algorithm (already implemented in </w:t>
      </w:r>
      <w:proofErr w:type="spellStart"/>
      <w:r w:rsidR="00DF58CE" w:rsidRPr="0040044E">
        <w:rPr>
          <w:lang w:val="en-US"/>
        </w:rPr>
        <w:t>OverlandFlow</w:t>
      </w:r>
      <w:proofErr w:type="spellEnd"/>
      <w:r w:rsidR="0097602E" w:rsidRPr="0040044E">
        <w:rPr>
          <w:lang w:val="en-US"/>
        </w:rPr>
        <w:t>)</w:t>
      </w:r>
      <w:r w:rsidR="004E65A8">
        <w:rPr>
          <w:lang w:val="en-US"/>
        </w:rPr>
        <w:t xml:space="preserve">. </w:t>
      </w:r>
      <w:r w:rsidR="00AB669B">
        <w:rPr>
          <w:lang w:val="en-US"/>
        </w:rPr>
        <w:t xml:space="preserve">We added this functionality to </w:t>
      </w:r>
      <w:r w:rsidR="006C15EE">
        <w:rPr>
          <w:lang w:val="en-US"/>
        </w:rPr>
        <w:t>partially control the effects that produce a change in bed surface elevation</w:t>
      </w:r>
      <w:r w:rsidR="00B0652A">
        <w:rPr>
          <w:lang w:val="en-US"/>
        </w:rPr>
        <w:t xml:space="preserve"> in the flow surface </w:t>
      </w:r>
      <w:r w:rsidR="004D2DEB">
        <w:rPr>
          <w:lang w:val="en-US"/>
        </w:rPr>
        <w:t xml:space="preserve">variables which </w:t>
      </w:r>
      <w:r w:rsidR="00C06A17">
        <w:rPr>
          <w:lang w:val="en-US"/>
        </w:rPr>
        <w:t xml:space="preserve">in turn </w:t>
      </w:r>
      <w:r w:rsidR="004D2DEB">
        <w:rPr>
          <w:lang w:val="en-US"/>
        </w:rPr>
        <w:t xml:space="preserve">affect local CFL </w:t>
      </w:r>
      <w:r w:rsidR="004C208C">
        <w:rPr>
          <w:lang w:val="en-US"/>
        </w:rPr>
        <w:t>(</w:t>
      </w:r>
      <w:r w:rsidR="004C208C" w:rsidRPr="004C208C">
        <w:rPr>
          <w:lang w:val="en-US"/>
        </w:rPr>
        <w:t xml:space="preserve">Courant–Friedrichs–Lewy </w:t>
      </w:r>
      <w:r w:rsidR="00E903D5" w:rsidRPr="004C208C">
        <w:rPr>
          <w:lang w:val="en-US"/>
        </w:rPr>
        <w:t>condition)</w:t>
      </w:r>
      <w:r w:rsidR="004C208C">
        <w:rPr>
          <w:lang w:val="en-US"/>
        </w:rPr>
        <w:t xml:space="preserve"> </w:t>
      </w:r>
      <w:r w:rsidR="004D2DEB">
        <w:rPr>
          <w:lang w:val="en-US"/>
        </w:rPr>
        <w:t>and therefore the stability of a simulation.</w:t>
      </w:r>
      <w:r w:rsidR="0051356D">
        <w:rPr>
          <w:lang w:val="en-US"/>
        </w:rPr>
        <w:t xml:space="preserve"> </w:t>
      </w:r>
      <w:r w:rsidR="00E43FC8">
        <w:rPr>
          <w:lang w:val="en-US"/>
        </w:rPr>
        <w:t xml:space="preserve">By adding this </w:t>
      </w:r>
      <w:r w:rsidR="00E903D5">
        <w:rPr>
          <w:lang w:val="en-US"/>
        </w:rPr>
        <w:t xml:space="preserve">functionality, we </w:t>
      </w:r>
      <w:r w:rsidR="00411994">
        <w:rPr>
          <w:lang w:val="en-US"/>
        </w:rPr>
        <w:t xml:space="preserve">ensure </w:t>
      </w:r>
      <w:r w:rsidR="00E903D5">
        <w:rPr>
          <w:lang w:val="en-US"/>
        </w:rPr>
        <w:t xml:space="preserve">that </w:t>
      </w:r>
      <w:r w:rsidR="00411994">
        <w:rPr>
          <w:lang w:val="en-US"/>
        </w:rPr>
        <w:t xml:space="preserve">always </w:t>
      </w:r>
      <w:r w:rsidR="00E903D5">
        <w:rPr>
          <w:lang w:val="en-US"/>
        </w:rPr>
        <w:t xml:space="preserve">the </w:t>
      </w:r>
      <w:r w:rsidR="00525445" w:rsidRPr="0040044E">
        <w:rPr>
          <w:lang w:val="en-US"/>
        </w:rPr>
        <w:t>flow’s CFL</w:t>
      </w:r>
      <w:r w:rsidR="00525445">
        <w:rPr>
          <w:lang w:val="en-US"/>
        </w:rPr>
        <w:t xml:space="preserve"> is less than </w:t>
      </w:r>
      <w:r w:rsidR="00411994">
        <w:rPr>
          <w:lang w:val="en-US"/>
        </w:rPr>
        <w:t xml:space="preserve">the </w:t>
      </w:r>
      <w:r w:rsidR="00525445">
        <w:rPr>
          <w:lang w:val="en-US"/>
        </w:rPr>
        <w:t xml:space="preserve">alpha value </w:t>
      </w:r>
      <w:r w:rsidR="004F3E66">
        <w:rPr>
          <w:lang w:val="en-US"/>
        </w:rPr>
        <w:t xml:space="preserve">defined when instantiating </w:t>
      </w:r>
      <w:proofErr w:type="spellStart"/>
      <w:r w:rsidR="004F3E66">
        <w:rPr>
          <w:lang w:val="en-US"/>
        </w:rPr>
        <w:t>OverlandFlow</w:t>
      </w:r>
      <w:proofErr w:type="spellEnd"/>
      <w:r w:rsidR="00525445">
        <w:rPr>
          <w:lang w:val="en-US"/>
        </w:rPr>
        <w:t xml:space="preserve"> (default 0.7)</w:t>
      </w:r>
      <w:r w:rsidR="004F3E66">
        <w:rPr>
          <w:lang w:val="en-US"/>
        </w:rPr>
        <w:t>.</w:t>
      </w:r>
      <w:commentRangeEnd w:id="115"/>
      <w:r w:rsidR="00966A44">
        <w:rPr>
          <w:rStyle w:val="CommentReference"/>
        </w:rPr>
        <w:commentReference w:id="115"/>
      </w:r>
    </w:p>
    <w:p w14:paraId="088B8DC0" w14:textId="77777777" w:rsidR="006C15EE" w:rsidRDefault="006C15EE" w:rsidP="008F09B6">
      <w:pPr>
        <w:rPr>
          <w:lang w:val="en-US"/>
        </w:rPr>
      </w:pPr>
    </w:p>
    <w:p w14:paraId="40ADC5FF" w14:textId="4B9E2BD8" w:rsidR="003C5C8D" w:rsidRPr="0040044E" w:rsidRDefault="003C5C8D" w:rsidP="003C5C8D">
      <w:pPr>
        <w:pStyle w:val="Heading2"/>
        <w:rPr>
          <w:lang w:val="en-US"/>
        </w:rPr>
      </w:pPr>
      <w:r w:rsidRPr="0040044E">
        <w:rPr>
          <w:lang w:val="en-US"/>
        </w:rPr>
        <w:t>3.</w:t>
      </w:r>
      <w:r w:rsidR="00F74054" w:rsidRPr="0040044E">
        <w:rPr>
          <w:lang w:val="en-US"/>
        </w:rPr>
        <w:t>2</w:t>
      </w:r>
      <w:r w:rsidRPr="0040044E">
        <w:rPr>
          <w:lang w:val="en-US"/>
        </w:rPr>
        <w:t xml:space="preserve"> Flow variables and shear stress calculations</w:t>
      </w:r>
    </w:p>
    <w:p w14:paraId="1CF68A8D" w14:textId="0B67067D" w:rsidR="009D02D3" w:rsidRPr="0040044E" w:rsidRDefault="00F90B42" w:rsidP="009D02D3">
      <w:pPr>
        <w:rPr>
          <w:lang w:val="en-US"/>
        </w:rPr>
      </w:pPr>
      <w:del w:id="116" w:author="Anderson, Samuel R" w:date="2022-07-31T12:21:00Z">
        <w:r w:rsidRPr="0040044E" w:rsidDel="00966A44">
          <w:rPr>
            <w:lang w:val="en-US"/>
          </w:rPr>
          <w:delText xml:space="preserve">In </w:delText>
        </w:r>
      </w:del>
      <w:ins w:id="117" w:author="Anderson, Samuel R" w:date="2022-07-31T12:21:00Z">
        <w:r w:rsidR="00966A44">
          <w:rPr>
            <w:lang w:val="en-US"/>
          </w:rPr>
          <w:t>For</w:t>
        </w:r>
        <w:r w:rsidR="00966A44" w:rsidRPr="0040044E">
          <w:rPr>
            <w:lang w:val="en-US"/>
          </w:rPr>
          <w:t xml:space="preserve"> </w:t>
        </w:r>
      </w:ins>
      <w:r w:rsidRPr="0040044E">
        <w:rPr>
          <w:lang w:val="en-US"/>
        </w:rPr>
        <w:t xml:space="preserve">each time step during </w:t>
      </w:r>
      <w:del w:id="118" w:author="Anderson, Samuel R" w:date="2022-07-31T12:21:00Z">
        <w:r w:rsidRPr="0040044E" w:rsidDel="00966A44">
          <w:rPr>
            <w:lang w:val="en-US"/>
          </w:rPr>
          <w:delText xml:space="preserve">the </w:delText>
        </w:r>
      </w:del>
      <w:ins w:id="119" w:author="Anderson, Samuel R" w:date="2022-07-31T12:21:00Z">
        <w:r w:rsidR="00966A44">
          <w:rPr>
            <w:lang w:val="en-US"/>
          </w:rPr>
          <w:t>a</w:t>
        </w:r>
        <w:r w:rsidR="00966A44" w:rsidRPr="0040044E">
          <w:rPr>
            <w:lang w:val="en-US"/>
          </w:rPr>
          <w:t xml:space="preserve"> </w:t>
        </w:r>
      </w:ins>
      <w:r w:rsidRPr="0040044E">
        <w:rPr>
          <w:lang w:val="en-US"/>
        </w:rPr>
        <w:t xml:space="preserve">simulation </w:t>
      </w:r>
      <w:proofErr w:type="spellStart"/>
      <w:r w:rsidRPr="0040044E">
        <w:rPr>
          <w:lang w:val="en-US"/>
        </w:rPr>
        <w:t>OverlandFlow</w:t>
      </w:r>
      <w:proofErr w:type="spellEnd"/>
      <w:r w:rsidRPr="0040044E">
        <w:rPr>
          <w:lang w:val="en-US"/>
        </w:rPr>
        <w:t xml:space="preserve"> will solve </w:t>
      </w:r>
      <w:r w:rsidR="003F35B8">
        <w:rPr>
          <w:lang w:val="en-US"/>
        </w:rPr>
        <w:t xml:space="preserve">the </w:t>
      </w:r>
      <w:r w:rsidR="00C77598" w:rsidRPr="0040044E">
        <w:rPr>
          <w:lang w:val="en-US"/>
        </w:rPr>
        <w:t xml:space="preserve">2D </w:t>
      </w:r>
      <w:r w:rsidR="00817ADD" w:rsidRPr="0040044E">
        <w:rPr>
          <w:lang w:val="en-US"/>
        </w:rPr>
        <w:t xml:space="preserve">flow equations at all </w:t>
      </w:r>
      <w:r w:rsidR="00F6794E" w:rsidRPr="0040044E">
        <w:rPr>
          <w:lang w:val="en-US"/>
        </w:rPr>
        <w:t>grid links</w:t>
      </w:r>
      <w:r w:rsidR="00817ADD" w:rsidRPr="0040044E">
        <w:rPr>
          <w:lang w:val="en-US"/>
        </w:rPr>
        <w:t xml:space="preserve"> </w:t>
      </w:r>
      <w:r w:rsidR="00122EC6" w:rsidRPr="0040044E">
        <w:rPr>
          <w:lang w:val="en-US"/>
        </w:rPr>
        <w:t xml:space="preserve">to obtain </w:t>
      </w:r>
      <w:r w:rsidR="008D08EE" w:rsidRPr="0040044E">
        <w:rPr>
          <w:lang w:val="en-US"/>
        </w:rPr>
        <w:t xml:space="preserve">the </w:t>
      </w:r>
      <w:r w:rsidR="00122EC6" w:rsidRPr="0040044E">
        <w:rPr>
          <w:lang w:val="en-US"/>
        </w:rPr>
        <w:t xml:space="preserve">surface water discharge per unit width </w:t>
      </w:r>
      <w:r w:rsidR="004C5CB1" w:rsidRPr="0040044E">
        <w:rPr>
          <w:lang w:val="en-US"/>
        </w:rPr>
        <w:t>(</w:t>
      </w:r>
      <m:oMath>
        <m:r>
          <w:rPr>
            <w:rFonts w:ascii="Cambria Math" w:hAnsi="Cambria Math"/>
            <w:lang w:val="en-US"/>
          </w:rPr>
          <m:t>q</m:t>
        </m:r>
      </m:oMath>
      <w:r w:rsidR="004C5CB1" w:rsidRPr="0040044E">
        <w:rPr>
          <w:lang w:val="en-US"/>
        </w:rPr>
        <w:t xml:space="preserve">) </w:t>
      </w:r>
      <w:r w:rsidR="00122EC6" w:rsidRPr="0040044E">
        <w:rPr>
          <w:lang w:val="en-US"/>
        </w:rPr>
        <w:t>and water depth</w:t>
      </w:r>
      <w:r w:rsidR="004C5CB1" w:rsidRPr="0040044E">
        <w:rPr>
          <w:lang w:val="en-US"/>
        </w:rPr>
        <w:t xml:space="preserve"> (</w:t>
      </w:r>
      <m:oMath>
        <m:r>
          <w:rPr>
            <w:rFonts w:ascii="Cambria Math" w:hAnsi="Cambria Math"/>
            <w:lang w:val="en-US"/>
          </w:rPr>
          <m:t>h</m:t>
        </m:r>
      </m:oMath>
      <w:r w:rsidR="00BE6B8C" w:rsidRPr="0040044E">
        <w:rPr>
          <w:lang w:val="en-US"/>
        </w:rPr>
        <w:t xml:space="preserve">). </w:t>
      </w:r>
      <w:r w:rsidR="00F6794E" w:rsidRPr="0040044E">
        <w:rPr>
          <w:lang w:val="en-US"/>
        </w:rPr>
        <w:t xml:space="preserve">Water depth at nodes is then calculated based on mass conservation considering all flow moving in and out of a given node. </w:t>
      </w:r>
      <w:r w:rsidR="004C5CB1" w:rsidRPr="0040044E">
        <w:rPr>
          <w:lang w:val="en-US"/>
        </w:rPr>
        <w:t xml:space="preserve">Flow velocity is not directly obtained but can be calculated at links according to </w:t>
      </w:r>
      <m:oMath>
        <m:r>
          <w:rPr>
            <w:rFonts w:ascii="Cambria Math" w:hAnsi="Cambria Math"/>
            <w:lang w:val="en-US"/>
          </w:rPr>
          <m:t>U=</m:t>
        </m:r>
        <m:f>
          <m:fPr>
            <m:type m:val="lin"/>
            <m:ctrlPr>
              <w:rPr>
                <w:rFonts w:ascii="Cambria Math" w:hAnsi="Cambria Math"/>
                <w:i/>
                <w:lang w:val="en-US"/>
              </w:rPr>
            </m:ctrlPr>
          </m:fPr>
          <m:num>
            <m:r>
              <w:rPr>
                <w:rFonts w:ascii="Cambria Math" w:hAnsi="Cambria Math"/>
                <w:lang w:val="en-US"/>
              </w:rPr>
              <m:t>q</m:t>
            </m:r>
          </m:num>
          <m:den>
            <m:r>
              <w:rPr>
                <w:rFonts w:ascii="Cambria Math" w:hAnsi="Cambria Math"/>
                <w:lang w:val="en-US"/>
              </w:rPr>
              <m:t>h</m:t>
            </m:r>
          </m:den>
        </m:f>
      </m:oMath>
      <w:r w:rsidR="00C96E71" w:rsidRPr="0040044E">
        <w:rPr>
          <w:lang w:val="en-US"/>
        </w:rPr>
        <w:t xml:space="preserve"> with velocity components </w:t>
      </w:r>
      <m:oMath>
        <m:r>
          <w:rPr>
            <w:rFonts w:ascii="Cambria Math" w:hAnsi="Cambria Math"/>
            <w:lang w:val="en-US"/>
          </w:rPr>
          <m:t>u</m:t>
        </m:r>
      </m:oMath>
      <w:r w:rsidR="00C96E71" w:rsidRPr="0040044E">
        <w:rPr>
          <w:lang w:val="en-US"/>
        </w:rPr>
        <w:t xml:space="preserve"> for the east–west links (</w:t>
      </w:r>
      <w:r w:rsidR="00760DE1" w:rsidRPr="0040044E">
        <w:rPr>
          <w:lang w:val="en-US"/>
        </w:rPr>
        <w:t xml:space="preserve">or </w:t>
      </w:r>
      <w:r w:rsidR="00C96E71" w:rsidRPr="0040044E">
        <w:rPr>
          <w:lang w:val="en-US"/>
        </w:rPr>
        <w:t xml:space="preserve">x direction, for example link 19 in </w:t>
      </w:r>
      <w:r w:rsidR="00C96E71" w:rsidRPr="0040044E">
        <w:rPr>
          <w:lang w:val="en-US"/>
        </w:rPr>
        <w:fldChar w:fldCharType="begin"/>
      </w:r>
      <w:r w:rsidR="00C96E71" w:rsidRPr="0040044E">
        <w:rPr>
          <w:lang w:val="en-US"/>
        </w:rPr>
        <w:instrText xml:space="preserve"> REF _Ref100767054 </w:instrText>
      </w:r>
      <w:r w:rsidR="00C96E71" w:rsidRPr="0040044E">
        <w:rPr>
          <w:lang w:val="en-US"/>
        </w:rPr>
        <w:fldChar w:fldCharType="separate"/>
      </w:r>
      <w:r w:rsidR="00F5136C" w:rsidRPr="0040044E">
        <w:rPr>
          <w:lang w:val="en-US"/>
        </w:rPr>
        <w:t xml:space="preserve">Figure </w:t>
      </w:r>
      <w:r w:rsidR="00F5136C">
        <w:rPr>
          <w:noProof/>
          <w:lang w:val="en-US"/>
        </w:rPr>
        <w:t>1</w:t>
      </w:r>
      <w:r w:rsidR="00C96E71" w:rsidRPr="0040044E">
        <w:rPr>
          <w:lang w:val="en-US"/>
        </w:rPr>
        <w:fldChar w:fldCharType="end"/>
      </w:r>
      <w:r w:rsidR="00C96E71" w:rsidRPr="0040044E">
        <w:rPr>
          <w:lang w:val="en-US"/>
        </w:rPr>
        <w:t>)</w:t>
      </w:r>
      <w:r w:rsidR="00760DE1" w:rsidRPr="0040044E">
        <w:rPr>
          <w:lang w:val="en-US"/>
        </w:rPr>
        <w:t xml:space="preserve"> and </w:t>
      </w:r>
      <m:oMath>
        <m:r>
          <w:rPr>
            <w:rFonts w:ascii="Cambria Math" w:hAnsi="Cambria Math"/>
            <w:lang w:val="en-US"/>
          </w:rPr>
          <m:t>v</m:t>
        </m:r>
      </m:oMath>
      <w:r w:rsidR="00760DE1" w:rsidRPr="0040044E">
        <w:rPr>
          <w:lang w:val="en-US"/>
        </w:rPr>
        <w:t xml:space="preserve"> for </w:t>
      </w:r>
      <w:r w:rsidR="00B71E11" w:rsidRPr="0040044E">
        <w:rPr>
          <w:lang w:val="en-US"/>
        </w:rPr>
        <w:t xml:space="preserve">the north-south </w:t>
      </w:r>
      <w:r w:rsidR="00760DE1" w:rsidRPr="0040044E">
        <w:rPr>
          <w:lang w:val="en-US"/>
        </w:rPr>
        <w:t xml:space="preserve">links (or y direction, for example link 24 in </w:t>
      </w:r>
      <w:r w:rsidR="00760DE1" w:rsidRPr="0040044E">
        <w:rPr>
          <w:lang w:val="en-US"/>
        </w:rPr>
        <w:fldChar w:fldCharType="begin"/>
      </w:r>
      <w:r w:rsidR="00760DE1" w:rsidRPr="0040044E">
        <w:rPr>
          <w:lang w:val="en-US"/>
        </w:rPr>
        <w:instrText xml:space="preserve"> REF _Ref100767054 </w:instrText>
      </w:r>
      <w:r w:rsidR="00760DE1" w:rsidRPr="0040044E">
        <w:rPr>
          <w:lang w:val="en-US"/>
        </w:rPr>
        <w:fldChar w:fldCharType="separate"/>
      </w:r>
      <w:r w:rsidR="00F5136C" w:rsidRPr="0040044E">
        <w:rPr>
          <w:lang w:val="en-US"/>
        </w:rPr>
        <w:t xml:space="preserve">Figure </w:t>
      </w:r>
      <w:r w:rsidR="00F5136C">
        <w:rPr>
          <w:noProof/>
          <w:lang w:val="en-US"/>
        </w:rPr>
        <w:t>1</w:t>
      </w:r>
      <w:r w:rsidR="00760DE1" w:rsidRPr="0040044E">
        <w:rPr>
          <w:lang w:val="en-US"/>
        </w:rPr>
        <w:fldChar w:fldCharType="end"/>
      </w:r>
      <w:r w:rsidR="00760DE1" w:rsidRPr="0040044E">
        <w:rPr>
          <w:lang w:val="en-US"/>
        </w:rPr>
        <w:t>)</w:t>
      </w:r>
      <w:r w:rsidR="00656F07" w:rsidRPr="0040044E">
        <w:rPr>
          <w:lang w:val="en-US"/>
        </w:rPr>
        <w:t xml:space="preserve">. </w:t>
      </w:r>
      <w:r w:rsidR="009D02D3" w:rsidRPr="0040044E">
        <w:rPr>
          <w:lang w:val="en-US"/>
        </w:rPr>
        <w:t xml:space="preserve">Our sediment transport rate calculations are based on </w:t>
      </w:r>
      <w:r w:rsidR="008D08EE" w:rsidRPr="0040044E">
        <w:rPr>
          <w:lang w:val="en-US"/>
        </w:rPr>
        <w:t xml:space="preserve">the </w:t>
      </w:r>
      <w:r w:rsidR="00846CC3" w:rsidRPr="0040044E">
        <w:rPr>
          <w:lang w:val="en-US"/>
        </w:rPr>
        <w:t xml:space="preserve">local </w:t>
      </w:r>
      <w:r w:rsidR="009D02D3" w:rsidRPr="0040044E">
        <w:rPr>
          <w:lang w:val="en-US"/>
        </w:rPr>
        <w:t xml:space="preserve">shear stress considering an unsteady friction slope </w:t>
      </w:r>
      <w:r w:rsidR="00F51D47" w:rsidRPr="0040044E">
        <w:rPr>
          <w:lang w:val="en-US"/>
        </w:rPr>
        <w:t>(</w:t>
      </w:r>
      <w:r w:rsidR="00930F51" w:rsidRPr="0040044E">
        <w:rPr>
          <w:lang w:val="en-US"/>
        </w:rPr>
        <w:fldChar w:fldCharType="begin" w:fldLock="1"/>
      </w:r>
      <w:r w:rsidR="00AA0508" w:rsidRPr="0040044E">
        <w:rPr>
          <w:lang w:val="en-US"/>
        </w:rPr>
        <w:instrText>ADDIN CSL_CITATION {"citationItems":[{"id":"ITEM-1","itemData":{"DOI":"10.1080/00221686.2011.552463","ISBN":"0022-1686","ISSN":"0022-1686","abstract":"A simple method, called the hydrograph-based method, is presented for estimating sediment transport during flood events in rivers. The method is characterized by the following features: (1) widely available flow hydrographs are used as primary input data; (2) the shear stress, shear velocity, and friction slope, calculated using a hydrograph, are employed to determine flow depth and velocity for a flood event; and (3) a conventional simple sediment transport formula is utilized in combination with the hydrograph-based flow parameters to estimate sediment transport during a flood event. The new hydrograph-based method is examined using a hypothetical hydrograph and demonstrated through applications to a number of flood events in two lowland rivers. The sediment concentrations predicted by the hydrograph-based method are found to be comparable or more accurate than those from the Hydrologic Engineering Center’s River Analysis System model, demonstrating the efficacy of the new method. The engineering significance of the hydrograph-based method is that it extends the range of applicability of conventional sediment transport formulas, developed for steady flows, to unsteady flood events. The data requirement is thus greatly reduced, and sediment transport computations for flood events are simplified.","author":[{"dropping-particle":"","family":"Ghimire","given":"Bhuban","non-dropping-particle":"","parse-names":false,"suffix":""},{"dropping-particle":"","family":"Deng","given":"Zhi-Qiang","non-dropping-particle":"","parse-names":false,"suffix":""}],"container-title":"Journal of Hydraulic Research","id":"ITEM-1","issue":"2","issued":{"date-parts":[["2011"]]},"page":"272-275","title":"Event flow hydrograph-based method for shear velocity estimation","type":"article-journal","volume":"49"},"uris":["http://www.mendeley.com/documents/?uuid=92fd8e3e-1549-4892-859c-300ef365ceec"]}],"mendeley":{"formattedCitation":"(Ghimire &amp; Deng, 2011)","manualFormatting":"Ghimire &amp; Deng, 2011","plainTextFormattedCitation":"(Ghimire &amp; Deng, 2011)","previouslyFormattedCitation":"(Ghimire &amp; Deng, 2011)"},"properties":{"noteIndex":0},"schema":"https://github.com/citation-style-language/schema/raw/master/csl-citation.json"}</w:instrText>
      </w:r>
      <w:r w:rsidR="00930F51" w:rsidRPr="0040044E">
        <w:rPr>
          <w:lang w:val="en-US"/>
        </w:rPr>
        <w:fldChar w:fldCharType="separate"/>
      </w:r>
      <w:r w:rsidR="00930F51" w:rsidRPr="0040044E">
        <w:rPr>
          <w:noProof/>
          <w:lang w:val="en-US"/>
        </w:rPr>
        <w:t>Ghimire &amp; Deng, 2011</w:t>
      </w:r>
      <w:r w:rsidR="00930F51" w:rsidRPr="0040044E">
        <w:rPr>
          <w:lang w:val="en-US"/>
        </w:rPr>
        <w:fldChar w:fldCharType="end"/>
      </w:r>
      <w:r w:rsidR="00846CC3" w:rsidRPr="0040044E">
        <w:rPr>
          <w:lang w:val="en-US"/>
        </w:rPr>
        <w:t xml:space="preserve">) </w:t>
      </w:r>
      <w:r w:rsidR="009D02D3" w:rsidRPr="0040044E">
        <w:rPr>
          <w:lang w:val="en-US"/>
        </w:rPr>
        <w:t>according to: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5"/>
        <w:gridCol w:w="539"/>
        <w:gridCol w:w="5809"/>
        <w:gridCol w:w="672"/>
      </w:tblGrid>
      <w:tr w:rsidR="00EB6238" w:rsidRPr="0040044E" w14:paraId="33E25B8C" w14:textId="77777777" w:rsidTr="00EB6238">
        <w:trPr>
          <w:jc w:val="center"/>
        </w:trPr>
        <w:tc>
          <w:tcPr>
            <w:tcW w:w="3078" w:type="dxa"/>
          </w:tcPr>
          <w:p w14:paraId="1998FB2F" w14:textId="6B4727CB" w:rsidR="00EB6238" w:rsidRPr="0040044E" w:rsidRDefault="00000000" w:rsidP="00537B5D">
            <w:pPr>
              <w:rPr>
                <w:i/>
                <w:lang w:val="en-US"/>
              </w:rPr>
            </w:pPr>
            <m:oMathPara>
              <m:oMathParaPr>
                <m:jc m:val="left"/>
              </m:oMathPara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fx</m:t>
                    </m:r>
                  </m:sub>
                </m:sSub>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∂η</m:t>
                        </m:r>
                      </m:num>
                      <m:den>
                        <m:r>
                          <w:rPr>
                            <w:rFonts w:ascii="Cambria Math" w:hAnsi="Cambria Math"/>
                            <w:lang w:val="en-US"/>
                          </w:rPr>
                          <m:t>∂x</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∂h</m:t>
                        </m:r>
                      </m:num>
                      <m:den>
                        <m:r>
                          <w:rPr>
                            <w:rFonts w:ascii="Cambria Math" w:hAnsi="Cambria Math"/>
                            <w:lang w:val="en-US"/>
                          </w:rPr>
                          <m:t>∂x</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u</m:t>
                        </m:r>
                      </m:num>
                      <m:den>
                        <m:r>
                          <w:rPr>
                            <w:rFonts w:ascii="Cambria Math" w:hAnsi="Cambria Math"/>
                            <w:lang w:val="en-US"/>
                          </w:rPr>
                          <m:t>g</m:t>
                        </m:r>
                      </m:den>
                    </m:f>
                    <m:f>
                      <m:fPr>
                        <m:ctrlPr>
                          <w:rPr>
                            <w:rFonts w:ascii="Cambria Math" w:hAnsi="Cambria Math"/>
                            <w:i/>
                            <w:lang w:val="en-US"/>
                          </w:rPr>
                        </m:ctrlPr>
                      </m:fPr>
                      <m:num>
                        <m:r>
                          <w:rPr>
                            <w:rFonts w:ascii="Cambria Math" w:hAnsi="Cambria Math"/>
                            <w:lang w:val="en-US"/>
                          </w:rPr>
                          <m:t>∂u</m:t>
                        </m:r>
                      </m:num>
                      <m:den>
                        <m:r>
                          <w:rPr>
                            <w:rFonts w:ascii="Cambria Math" w:hAnsi="Cambria Math"/>
                            <w:lang w:val="en-US"/>
                          </w:rPr>
                          <m:t>∂x</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u</m:t>
                        </m:r>
                      </m:num>
                      <m:den>
                        <m:r>
                          <w:rPr>
                            <w:rFonts w:ascii="Cambria Math" w:hAnsi="Cambria Math"/>
                            <w:lang w:val="en-US"/>
                          </w:rPr>
                          <m:t>g</m:t>
                        </m:r>
                      </m:den>
                    </m:f>
                    <m:f>
                      <m:fPr>
                        <m:ctrlPr>
                          <w:rPr>
                            <w:rFonts w:ascii="Cambria Math" w:hAnsi="Cambria Math"/>
                            <w:i/>
                            <w:lang w:val="en-US"/>
                          </w:rPr>
                        </m:ctrlPr>
                      </m:fPr>
                      <m:num>
                        <m:r>
                          <w:rPr>
                            <w:rFonts w:ascii="Cambria Math" w:hAnsi="Cambria Math"/>
                            <w:lang w:val="en-US"/>
                          </w:rPr>
                          <m:t>∂u</m:t>
                        </m:r>
                      </m:num>
                      <m:den>
                        <m:r>
                          <w:rPr>
                            <w:rFonts w:ascii="Cambria Math" w:hAnsi="Cambria Math"/>
                            <w:lang w:val="en-US"/>
                          </w:rPr>
                          <m:t>∂t</m:t>
                        </m:r>
                      </m:den>
                    </m:f>
                  </m:e>
                </m:d>
              </m:oMath>
            </m:oMathPara>
          </w:p>
        </w:tc>
        <w:tc>
          <w:tcPr>
            <w:tcW w:w="540" w:type="dxa"/>
            <w:vAlign w:val="center"/>
          </w:tcPr>
          <w:p w14:paraId="1CE90382" w14:textId="7342931A" w:rsidR="00EB6238" w:rsidRPr="0040044E" w:rsidRDefault="00EB6238" w:rsidP="00537B5D">
            <w:pPr>
              <w:rPr>
                <w:lang w:val="en-US"/>
              </w:rPr>
            </w:pPr>
            <w:r>
              <w:rPr>
                <w:lang w:val="en-US"/>
              </w:rPr>
              <w:t xml:space="preserve">and </w:t>
            </w:r>
          </w:p>
        </w:tc>
        <w:tc>
          <w:tcPr>
            <w:tcW w:w="5956" w:type="dxa"/>
          </w:tcPr>
          <w:p w14:paraId="47D3085F" w14:textId="2C4CC503" w:rsidR="00EB6238" w:rsidRPr="00EB6238" w:rsidRDefault="00000000" w:rsidP="00537B5D">
            <w:pPr>
              <w:pStyle w:val="Caption"/>
              <w:jc w:val="right"/>
              <w:rPr>
                <w:lang w:val="en-US"/>
              </w:rPr>
            </w:pPr>
            <m:oMathPara>
              <m:oMathParaPr>
                <m:jc m:val="left"/>
              </m:oMathPara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fy</m:t>
                    </m:r>
                  </m:sub>
                </m:sSub>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∂η</m:t>
                        </m:r>
                      </m:num>
                      <m:den>
                        <m:r>
                          <w:rPr>
                            <w:rFonts w:ascii="Cambria Math" w:hAnsi="Cambria Math"/>
                            <w:lang w:val="en-US"/>
                          </w:rPr>
                          <m:t>∂y</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∂h</m:t>
                        </m:r>
                      </m:num>
                      <m:den>
                        <m:r>
                          <w:rPr>
                            <w:rFonts w:ascii="Cambria Math" w:hAnsi="Cambria Math"/>
                            <w:lang w:val="en-US"/>
                          </w:rPr>
                          <m:t>∂y</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v</m:t>
                        </m:r>
                      </m:num>
                      <m:den>
                        <m:r>
                          <w:rPr>
                            <w:rFonts w:ascii="Cambria Math" w:hAnsi="Cambria Math"/>
                            <w:lang w:val="en-US"/>
                          </w:rPr>
                          <m:t>g</m:t>
                        </m:r>
                      </m:den>
                    </m:f>
                    <m:f>
                      <m:fPr>
                        <m:ctrlPr>
                          <w:rPr>
                            <w:rFonts w:ascii="Cambria Math" w:hAnsi="Cambria Math"/>
                            <w:i/>
                            <w:lang w:val="en-US"/>
                          </w:rPr>
                        </m:ctrlPr>
                      </m:fPr>
                      <m:num>
                        <m:r>
                          <w:rPr>
                            <w:rFonts w:ascii="Cambria Math" w:hAnsi="Cambria Math"/>
                            <w:lang w:val="en-US"/>
                          </w:rPr>
                          <m:t>∂v</m:t>
                        </m:r>
                      </m:num>
                      <m:den>
                        <m:r>
                          <w:rPr>
                            <w:rFonts w:ascii="Cambria Math" w:hAnsi="Cambria Math"/>
                            <w:lang w:val="en-US"/>
                          </w:rPr>
                          <m:t>∂y</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v</m:t>
                        </m:r>
                      </m:num>
                      <m:den>
                        <m:r>
                          <w:rPr>
                            <w:rFonts w:ascii="Cambria Math" w:hAnsi="Cambria Math"/>
                            <w:lang w:val="en-US"/>
                          </w:rPr>
                          <m:t>g</m:t>
                        </m:r>
                      </m:den>
                    </m:f>
                    <m:f>
                      <m:fPr>
                        <m:ctrlPr>
                          <w:rPr>
                            <w:rFonts w:ascii="Cambria Math" w:hAnsi="Cambria Math"/>
                            <w:i/>
                            <w:lang w:val="en-US"/>
                          </w:rPr>
                        </m:ctrlPr>
                      </m:fPr>
                      <m:num>
                        <m:r>
                          <w:rPr>
                            <w:rFonts w:ascii="Cambria Math" w:hAnsi="Cambria Math"/>
                            <w:lang w:val="en-US"/>
                          </w:rPr>
                          <m:t>∂v</m:t>
                        </m:r>
                      </m:num>
                      <m:den>
                        <m:r>
                          <w:rPr>
                            <w:rFonts w:ascii="Cambria Math" w:hAnsi="Cambria Math"/>
                            <w:lang w:val="en-US"/>
                          </w:rPr>
                          <m:t>∂t</m:t>
                        </m:r>
                      </m:den>
                    </m:f>
                  </m:e>
                </m:d>
              </m:oMath>
            </m:oMathPara>
          </w:p>
        </w:tc>
        <w:tc>
          <w:tcPr>
            <w:tcW w:w="677" w:type="dxa"/>
          </w:tcPr>
          <w:p w14:paraId="32384601" w14:textId="122264AB" w:rsidR="00EB6238" w:rsidRPr="0040044E" w:rsidRDefault="00EB6238" w:rsidP="00537B5D">
            <w:pPr>
              <w:pStyle w:val="Caption"/>
              <w:jc w:val="right"/>
              <w:rPr>
                <w:lang w:val="en-US"/>
              </w:rPr>
            </w:pPr>
            <w:bookmarkStart w:id="120" w:name="_Ref101288398"/>
            <w:r w:rsidRPr="0040044E">
              <w:rPr>
                <w:lang w:val="en-US"/>
              </w:rPr>
              <w:t xml:space="preserve">Eq. </w:t>
            </w:r>
            <w:r w:rsidRPr="0040044E">
              <w:rPr>
                <w:lang w:val="en-US"/>
              </w:rPr>
              <w:fldChar w:fldCharType="begin"/>
            </w:r>
            <w:r w:rsidRPr="0040044E">
              <w:rPr>
                <w:lang w:val="en-US"/>
              </w:rPr>
              <w:instrText xml:space="preserve"> SEQ Eq. \* ARABIC </w:instrText>
            </w:r>
            <w:r w:rsidRPr="0040044E">
              <w:rPr>
                <w:lang w:val="en-US"/>
              </w:rPr>
              <w:fldChar w:fldCharType="separate"/>
            </w:r>
            <w:r w:rsidR="00F5136C">
              <w:rPr>
                <w:noProof/>
                <w:lang w:val="en-US"/>
              </w:rPr>
              <w:t>4</w:t>
            </w:r>
            <w:r w:rsidRPr="0040044E">
              <w:rPr>
                <w:lang w:val="en-US"/>
              </w:rPr>
              <w:fldChar w:fldCharType="end"/>
            </w:r>
            <w:bookmarkEnd w:id="120"/>
          </w:p>
        </w:tc>
      </w:tr>
    </w:tbl>
    <w:p w14:paraId="56ABC606" w14:textId="54E88FCD" w:rsidR="00FF3293" w:rsidRPr="0040044E" w:rsidRDefault="00846CC3" w:rsidP="009D02D3">
      <w:pPr>
        <w:rPr>
          <w:lang w:val="en-US"/>
        </w:rPr>
      </w:pPr>
      <w:r w:rsidRPr="0040044E">
        <w:rPr>
          <w:lang w:val="en-US"/>
        </w:rPr>
        <w:t xml:space="preserve">where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fx</m:t>
            </m:r>
          </m:sub>
        </m:sSub>
      </m:oMath>
      <w:r w:rsidR="00F51D47" w:rsidRPr="0040044E">
        <w:rPr>
          <w:lang w:val="en-US"/>
        </w:rPr>
        <w:t xml:space="preserve"> and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fy</m:t>
            </m:r>
          </m:sub>
        </m:sSub>
      </m:oMath>
      <w:r w:rsidRPr="0040044E">
        <w:rPr>
          <w:lang w:val="en-US"/>
        </w:rPr>
        <w:t xml:space="preserve"> </w:t>
      </w:r>
      <w:r w:rsidR="00F51D47" w:rsidRPr="0040044E">
        <w:rPr>
          <w:lang w:val="en-US"/>
        </w:rPr>
        <w:t>are the friction slope</w:t>
      </w:r>
      <w:r w:rsidR="008D08EE" w:rsidRPr="0040044E">
        <w:rPr>
          <w:lang w:val="en-US"/>
        </w:rPr>
        <w:t>s</w:t>
      </w:r>
      <w:r w:rsidR="00F51D47" w:rsidRPr="0040044E">
        <w:rPr>
          <w:lang w:val="en-US"/>
        </w:rPr>
        <w:t xml:space="preserve"> evaluated on the x or y direction, respectively</w:t>
      </w:r>
      <w:r w:rsidR="008D08EE" w:rsidRPr="0040044E">
        <w:rPr>
          <w:lang w:val="en-US"/>
        </w:rPr>
        <w:t>,</w:t>
      </w:r>
      <w:r w:rsidR="002146E8" w:rsidRPr="0040044E">
        <w:rPr>
          <w:lang w:val="en-US"/>
        </w:rPr>
        <w:t xml:space="preserve"> </w:t>
      </w:r>
      <m:oMath>
        <m:r>
          <w:rPr>
            <w:rFonts w:ascii="Cambria Math" w:hAnsi="Cambria Math"/>
            <w:lang w:val="en-US"/>
          </w:rPr>
          <m:t>η</m:t>
        </m:r>
      </m:oMath>
      <w:r w:rsidR="00553211" w:rsidRPr="0040044E">
        <w:rPr>
          <w:lang w:val="en-US"/>
        </w:rPr>
        <w:t xml:space="preserve"> is the bed surface elevation, </w:t>
      </w:r>
      <w:r w:rsidR="002146E8" w:rsidRPr="0040044E">
        <w:rPr>
          <w:lang w:val="en-US"/>
        </w:rPr>
        <w:t>and</w:t>
      </w:r>
      <w:r w:rsidR="00F51D47" w:rsidRPr="0040044E">
        <w:rPr>
          <w:lang w:val="en-US"/>
        </w:rPr>
        <w:t xml:space="preserve"> </w:t>
      </w:r>
      <m:oMath>
        <m:r>
          <w:rPr>
            <w:rFonts w:ascii="Cambria Math" w:hAnsi="Cambria Math"/>
            <w:lang w:val="en-US"/>
          </w:rPr>
          <m:t>t</m:t>
        </m:r>
      </m:oMath>
      <w:r w:rsidR="002146E8" w:rsidRPr="0040044E">
        <w:rPr>
          <w:lang w:val="en-US"/>
        </w:rPr>
        <w:t xml:space="preserve"> is time. </w:t>
      </w:r>
    </w:p>
    <w:p w14:paraId="2676AB21" w14:textId="77777777" w:rsidR="006C26FD" w:rsidRPr="0040044E" w:rsidRDefault="006C26FD" w:rsidP="00FF3293">
      <w:pPr>
        <w:rPr>
          <w:lang w:val="en-US"/>
        </w:rPr>
      </w:pPr>
    </w:p>
    <w:p w14:paraId="672AC6B8" w14:textId="7902F14C" w:rsidR="00C751F5" w:rsidRPr="0040044E" w:rsidRDefault="00FF3293" w:rsidP="00FF3293">
      <w:pPr>
        <w:rPr>
          <w:lang w:val="en-US"/>
        </w:rPr>
      </w:pPr>
      <w:r w:rsidRPr="0040044E">
        <w:rPr>
          <w:lang w:val="en-US"/>
        </w:rPr>
        <w:t xml:space="preserve">Each individual term in </w:t>
      </w:r>
      <w:r w:rsidRPr="0040044E">
        <w:rPr>
          <w:lang w:val="en-US"/>
        </w:rPr>
        <w:fldChar w:fldCharType="begin"/>
      </w:r>
      <w:r w:rsidRPr="0040044E">
        <w:rPr>
          <w:lang w:val="en-US"/>
        </w:rPr>
        <w:instrText xml:space="preserve"> REF _Ref101288398 </w:instrText>
      </w:r>
      <w:r w:rsidRPr="0040044E">
        <w:rPr>
          <w:lang w:val="en-US"/>
        </w:rPr>
        <w:fldChar w:fldCharType="separate"/>
      </w:r>
      <w:r w:rsidR="00F5136C" w:rsidRPr="0040044E">
        <w:rPr>
          <w:lang w:val="en-US"/>
        </w:rPr>
        <w:t xml:space="preserve">Eq. </w:t>
      </w:r>
      <w:r w:rsidR="00F5136C">
        <w:rPr>
          <w:noProof/>
          <w:lang w:val="en-US"/>
        </w:rPr>
        <w:t>4</w:t>
      </w:r>
      <w:r w:rsidRPr="0040044E">
        <w:rPr>
          <w:lang w:val="en-US"/>
        </w:rPr>
        <w:fldChar w:fldCharType="end"/>
      </w:r>
      <w:r w:rsidRPr="0040044E">
        <w:rPr>
          <w:lang w:val="en-US"/>
        </w:rPr>
        <w:t xml:space="preserve"> </w:t>
      </w:r>
      <w:r w:rsidR="004966B8">
        <w:rPr>
          <w:lang w:val="en-US"/>
        </w:rPr>
        <w:t>is</w:t>
      </w:r>
      <w:r w:rsidRPr="0040044E">
        <w:rPr>
          <w:lang w:val="en-US"/>
        </w:rPr>
        <w:t xml:space="preserve"> calculated directly using the </w:t>
      </w:r>
      <w:proofErr w:type="spellStart"/>
      <w:r w:rsidR="002146E8" w:rsidRPr="0040044E">
        <w:rPr>
          <w:lang w:val="en-US"/>
        </w:rPr>
        <w:t>structure</w:t>
      </w:r>
      <w:ins w:id="121" w:author="Anderson, Samuel R" w:date="2022-07-31T12:23:00Z">
        <w:r w:rsidR="00966A44">
          <w:rPr>
            <w:lang w:val="en-US"/>
          </w:rPr>
          <w:t>,</w:t>
        </w:r>
      </w:ins>
      <w:del w:id="122" w:author="Anderson, Samuel R" w:date="2022-07-31T12:23:00Z">
        <w:r w:rsidR="002146E8" w:rsidRPr="0040044E" w:rsidDel="00966A44">
          <w:rPr>
            <w:lang w:val="en-US"/>
          </w:rPr>
          <w:delText xml:space="preserve"> </w:delText>
        </w:r>
        <w:commentRangeStart w:id="123"/>
        <w:r w:rsidRPr="0040044E" w:rsidDel="00966A44">
          <w:rPr>
            <w:lang w:val="en-US"/>
          </w:rPr>
          <w:delText>(</w:delText>
        </w:r>
      </w:del>
      <w:r w:rsidRPr="0040044E">
        <w:rPr>
          <w:lang w:val="en-US"/>
        </w:rPr>
        <w:t>I</w:t>
      </w:r>
      <w:ins w:id="124" w:author="Anderson, Samuel R" w:date="2022-07-31T12:23:00Z">
        <w:r w:rsidR="00966A44">
          <w:rPr>
            <w:lang w:val="en-US"/>
          </w:rPr>
          <w:t>D</w:t>
        </w:r>
      </w:ins>
      <w:proofErr w:type="spellEnd"/>
      <w:del w:id="125" w:author="Anderson, Samuel R" w:date="2022-07-31T12:23:00Z">
        <w:r w:rsidRPr="0040044E" w:rsidDel="00966A44">
          <w:rPr>
            <w:lang w:val="en-US"/>
          </w:rPr>
          <w:delText>d</w:delText>
        </w:r>
      </w:del>
      <w:r w:rsidRPr="0040044E">
        <w:rPr>
          <w:lang w:val="en-US"/>
        </w:rPr>
        <w:t xml:space="preserve"> numbering and connecting </w:t>
      </w:r>
      <w:r w:rsidR="00C02120" w:rsidRPr="0040044E">
        <w:rPr>
          <w:lang w:val="en-US"/>
        </w:rPr>
        <w:t>neighboring</w:t>
      </w:r>
      <w:r w:rsidRPr="0040044E">
        <w:rPr>
          <w:lang w:val="en-US"/>
        </w:rPr>
        <w:t xml:space="preserve"> information</w:t>
      </w:r>
      <w:ins w:id="126" w:author="Anderson, Samuel R" w:date="2022-07-31T12:23:00Z">
        <w:r w:rsidR="00966A44">
          <w:rPr>
            <w:lang w:val="en-US"/>
          </w:rPr>
          <w:t>,</w:t>
        </w:r>
      </w:ins>
      <w:del w:id="127" w:author="Anderson, Samuel R" w:date="2022-07-31T12:23:00Z">
        <w:r w:rsidRPr="0040044E" w:rsidDel="00966A44">
          <w:rPr>
            <w:lang w:val="en-US"/>
          </w:rPr>
          <w:delText>)</w:delText>
        </w:r>
      </w:del>
      <w:r w:rsidRPr="0040044E">
        <w:rPr>
          <w:lang w:val="en-US"/>
        </w:rPr>
        <w:t xml:space="preserve"> </w:t>
      </w:r>
      <w:commentRangeEnd w:id="123"/>
      <w:r w:rsidR="00966A44">
        <w:rPr>
          <w:rStyle w:val="CommentReference"/>
        </w:rPr>
        <w:commentReference w:id="123"/>
      </w:r>
      <w:r w:rsidRPr="0040044E">
        <w:rPr>
          <w:lang w:val="en-US"/>
        </w:rPr>
        <w:t>and b</w:t>
      </w:r>
      <w:r w:rsidR="00C751F5" w:rsidRPr="0040044E">
        <w:rPr>
          <w:lang w:val="en-US"/>
        </w:rPr>
        <w:t>uilt-in methods</w:t>
      </w:r>
      <w:r w:rsidRPr="0040044E">
        <w:rPr>
          <w:lang w:val="en-US"/>
        </w:rPr>
        <w:t xml:space="preserve"> of the </w:t>
      </w:r>
      <w:proofErr w:type="spellStart"/>
      <w:r w:rsidR="00816E24" w:rsidRPr="0040044E">
        <w:rPr>
          <w:lang w:val="en-US"/>
        </w:rPr>
        <w:t>LandLab</w:t>
      </w:r>
      <w:proofErr w:type="spellEnd"/>
      <w:r w:rsidRPr="0040044E">
        <w:rPr>
          <w:lang w:val="en-US"/>
        </w:rPr>
        <w:t xml:space="preserve"> grids</w:t>
      </w:r>
      <w:del w:id="128" w:author="Anderson, Samuel R" w:date="2022-07-31T12:23:00Z">
        <w:r w:rsidRPr="0040044E" w:rsidDel="00DC1208">
          <w:rPr>
            <w:lang w:val="en-US"/>
          </w:rPr>
          <w:delText xml:space="preserve"> as follows</w:delText>
        </w:r>
      </w:del>
      <w:r w:rsidRPr="0040044E">
        <w:rPr>
          <w:lang w:val="en-US"/>
        </w:rPr>
        <w:t xml:space="preserve">. Topographic gradients </w:t>
      </w:r>
      <w:r w:rsidR="00694BB4" w:rsidRPr="0040044E">
        <w:rPr>
          <w:lang w:val="en-US"/>
        </w:rPr>
        <w:t>(</w:t>
      </w:r>
      <m:oMath>
        <m:f>
          <m:fPr>
            <m:type m:val="lin"/>
            <m:ctrlPr>
              <w:rPr>
                <w:rFonts w:ascii="Cambria Math" w:hAnsi="Cambria Math"/>
                <w:i/>
                <w:lang w:val="en-US"/>
              </w:rPr>
            </m:ctrlPr>
          </m:fPr>
          <m:num>
            <m:r>
              <w:rPr>
                <w:rFonts w:ascii="Cambria Math" w:hAnsi="Cambria Math"/>
                <w:lang w:val="en-US"/>
              </w:rPr>
              <m:t>∂η</m:t>
            </m:r>
          </m:num>
          <m:den>
            <m:r>
              <w:rPr>
                <w:rFonts w:ascii="Cambria Math" w:hAnsi="Cambria Math"/>
                <w:lang w:val="en-US"/>
              </w:rPr>
              <m:t>∂x</m:t>
            </m:r>
          </m:den>
        </m:f>
      </m:oMath>
      <w:r w:rsidR="00F801A9" w:rsidRPr="0040044E">
        <w:rPr>
          <w:lang w:val="en-US"/>
        </w:rPr>
        <w:t xml:space="preserve"> and </w:t>
      </w:r>
      <m:oMath>
        <m:f>
          <m:fPr>
            <m:type m:val="lin"/>
            <m:ctrlPr>
              <w:rPr>
                <w:rFonts w:ascii="Cambria Math" w:hAnsi="Cambria Math"/>
                <w:i/>
                <w:lang w:val="en-US"/>
              </w:rPr>
            </m:ctrlPr>
          </m:fPr>
          <m:num>
            <m:r>
              <w:rPr>
                <w:rFonts w:ascii="Cambria Math" w:hAnsi="Cambria Math"/>
                <w:lang w:val="en-US"/>
              </w:rPr>
              <m:t>∂η</m:t>
            </m:r>
          </m:num>
          <m:den>
            <m:r>
              <w:rPr>
                <w:rFonts w:ascii="Cambria Math" w:hAnsi="Cambria Math"/>
                <w:lang w:val="en-US"/>
              </w:rPr>
              <m:t>∂y</m:t>
            </m:r>
          </m:den>
        </m:f>
      </m:oMath>
      <w:r w:rsidR="00F801A9" w:rsidRPr="0040044E">
        <w:rPr>
          <w:lang w:val="en-US"/>
        </w:rPr>
        <w:t>)</w:t>
      </w:r>
      <w:r w:rsidR="00694BB4" w:rsidRPr="0040044E">
        <w:rPr>
          <w:lang w:val="en-US"/>
        </w:rPr>
        <w:t xml:space="preserve"> </w:t>
      </w:r>
      <w:r w:rsidRPr="0040044E">
        <w:rPr>
          <w:lang w:val="en-US"/>
        </w:rPr>
        <w:t xml:space="preserve">are based on </w:t>
      </w:r>
      <w:r w:rsidR="00694BB4" w:rsidRPr="0040044E">
        <w:rPr>
          <w:lang w:val="en-US"/>
        </w:rPr>
        <w:t xml:space="preserve">the bed elevation slope at nodes defining a link using the </w:t>
      </w:r>
      <w:proofErr w:type="spellStart"/>
      <w:r w:rsidR="00694BB4" w:rsidRPr="0040044E">
        <w:rPr>
          <w:i/>
          <w:iCs/>
          <w:lang w:val="en-US"/>
        </w:rPr>
        <w:t>calc_grad_at_link</w:t>
      </w:r>
      <w:proofErr w:type="spellEnd"/>
      <w:r w:rsidR="00694BB4" w:rsidRPr="0040044E">
        <w:rPr>
          <w:i/>
          <w:iCs/>
          <w:lang w:val="en-US"/>
        </w:rPr>
        <w:t xml:space="preserve"> </w:t>
      </w:r>
      <w:r w:rsidR="00816E24" w:rsidRPr="0040044E">
        <w:rPr>
          <w:lang w:val="en-US"/>
        </w:rPr>
        <w:t>method.</w:t>
      </w:r>
      <w:r w:rsidR="00610D21" w:rsidRPr="0040044E">
        <w:rPr>
          <w:lang w:val="en-US"/>
        </w:rPr>
        <w:t xml:space="preserve"> The same approach was used for water depth </w:t>
      </w:r>
      <w:r w:rsidR="006F6231" w:rsidRPr="0040044E">
        <w:rPr>
          <w:lang w:val="en-US"/>
        </w:rPr>
        <w:t xml:space="preserve">spatial </w:t>
      </w:r>
      <w:r w:rsidR="00610D21" w:rsidRPr="0040044E">
        <w:rPr>
          <w:lang w:val="en-US"/>
        </w:rPr>
        <w:t>gradients (</w:t>
      </w:r>
      <m:oMath>
        <m:f>
          <m:fPr>
            <m:type m:val="lin"/>
            <m:ctrlPr>
              <w:rPr>
                <w:rFonts w:ascii="Cambria Math" w:hAnsi="Cambria Math"/>
                <w:i/>
                <w:lang w:val="en-US"/>
              </w:rPr>
            </m:ctrlPr>
          </m:fPr>
          <m:num>
            <m:r>
              <w:rPr>
                <w:rFonts w:ascii="Cambria Math" w:hAnsi="Cambria Math"/>
                <w:lang w:val="en-US"/>
              </w:rPr>
              <m:t>∂h</m:t>
            </m:r>
          </m:num>
          <m:den>
            <m:r>
              <w:rPr>
                <w:rFonts w:ascii="Cambria Math" w:hAnsi="Cambria Math"/>
                <w:lang w:val="en-US"/>
              </w:rPr>
              <m:t>∂x</m:t>
            </m:r>
          </m:den>
        </m:f>
      </m:oMath>
      <w:r w:rsidR="00F801A9" w:rsidRPr="0040044E">
        <w:rPr>
          <w:lang w:val="en-US"/>
        </w:rPr>
        <w:t xml:space="preserve"> and </w:t>
      </w:r>
      <m:oMath>
        <m:f>
          <m:fPr>
            <m:type m:val="lin"/>
            <m:ctrlPr>
              <w:rPr>
                <w:rFonts w:ascii="Cambria Math" w:hAnsi="Cambria Math"/>
                <w:i/>
                <w:lang w:val="en-US"/>
              </w:rPr>
            </m:ctrlPr>
          </m:fPr>
          <m:num>
            <m:r>
              <w:rPr>
                <w:rFonts w:ascii="Cambria Math" w:hAnsi="Cambria Math"/>
                <w:lang w:val="en-US"/>
              </w:rPr>
              <m:t>∂h</m:t>
            </m:r>
          </m:num>
          <m:den>
            <m:r>
              <w:rPr>
                <w:rFonts w:ascii="Cambria Math" w:hAnsi="Cambria Math"/>
                <w:lang w:val="en-US"/>
              </w:rPr>
              <m:t>∂y</m:t>
            </m:r>
          </m:den>
        </m:f>
      </m:oMath>
      <w:r w:rsidR="00F801A9" w:rsidRPr="0040044E">
        <w:rPr>
          <w:lang w:val="en-US"/>
        </w:rPr>
        <w:t>)</w:t>
      </w:r>
      <w:r w:rsidR="00610D21" w:rsidRPr="0040044E">
        <w:rPr>
          <w:lang w:val="en-US"/>
        </w:rPr>
        <w:t xml:space="preserve">. Velocity </w:t>
      </w:r>
      <w:r w:rsidR="006F6231" w:rsidRPr="0040044E">
        <w:rPr>
          <w:lang w:val="en-US"/>
        </w:rPr>
        <w:t xml:space="preserve">spatial </w:t>
      </w:r>
      <w:r w:rsidR="00610D21" w:rsidRPr="0040044E">
        <w:rPr>
          <w:lang w:val="en-US"/>
        </w:rPr>
        <w:t>gradient</w:t>
      </w:r>
      <w:r w:rsidR="008D08EE" w:rsidRPr="0040044E">
        <w:rPr>
          <w:lang w:val="en-US"/>
        </w:rPr>
        <w:t xml:space="preserve">s are </w:t>
      </w:r>
      <w:r w:rsidR="00C45B72" w:rsidRPr="0040044E">
        <w:rPr>
          <w:lang w:val="en-US"/>
        </w:rPr>
        <w:t>approximated</w:t>
      </w:r>
      <w:r w:rsidR="008D08EE" w:rsidRPr="0040044E">
        <w:rPr>
          <w:lang w:val="en-US"/>
        </w:rPr>
        <w:t xml:space="preserve"> using </w:t>
      </w:r>
      <w:r w:rsidR="00C45B72" w:rsidRPr="0040044E">
        <w:rPr>
          <w:lang w:val="en-US"/>
        </w:rPr>
        <w:t xml:space="preserve">a central difference </w:t>
      </w:r>
      <w:r w:rsidR="00F801A9" w:rsidRPr="0040044E">
        <w:rPr>
          <w:lang w:val="en-US"/>
        </w:rPr>
        <w:t xml:space="preserve">scheme </w:t>
      </w:r>
      <w:r w:rsidR="0065379B" w:rsidRPr="0040044E">
        <w:rPr>
          <w:lang w:val="en-US"/>
        </w:rPr>
        <w:t>according to: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1"/>
        <w:gridCol w:w="505"/>
        <w:gridCol w:w="1749"/>
        <w:gridCol w:w="5990"/>
      </w:tblGrid>
      <w:tr w:rsidR="0036638D" w:rsidRPr="0040044E" w14:paraId="4784E211" w14:textId="77777777" w:rsidTr="0036638D">
        <w:trPr>
          <w:jc w:val="center"/>
        </w:trPr>
        <w:tc>
          <w:tcPr>
            <w:tcW w:w="1803" w:type="dxa"/>
          </w:tcPr>
          <w:p w14:paraId="296DB29D" w14:textId="6A06209E" w:rsidR="0036638D" w:rsidRPr="0040044E" w:rsidRDefault="00000000" w:rsidP="00537B5D">
            <w:pPr>
              <w:rPr>
                <w:i/>
                <w:lang w:val="en-US"/>
              </w:rPr>
            </w:pPr>
            <m:oMathPara>
              <m:oMathParaPr>
                <m:jc m:val="left"/>
              </m:oMathParaPr>
              <m:oMath>
                <m:f>
                  <m:fPr>
                    <m:ctrlPr>
                      <w:rPr>
                        <w:rFonts w:ascii="Cambria Math" w:hAnsi="Cambria Math"/>
                        <w:i/>
                        <w:lang w:val="en-US"/>
                      </w:rPr>
                    </m:ctrlPr>
                  </m:fPr>
                  <m:num>
                    <m:r>
                      <w:rPr>
                        <w:rFonts w:ascii="Cambria Math" w:hAnsi="Cambria Math"/>
                        <w:lang w:val="en-US"/>
                      </w:rPr>
                      <m:t>∂u</m:t>
                    </m:r>
                  </m:num>
                  <m:den>
                    <m:r>
                      <w:rPr>
                        <w:rFonts w:ascii="Cambria Math" w:hAnsi="Cambria Math"/>
                        <w:lang w:val="en-US"/>
                      </w:rPr>
                      <m:t>∂x</m:t>
                    </m:r>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x+1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x-1</m:t>
                        </m:r>
                      </m:sub>
                    </m:sSub>
                  </m:num>
                  <m:den>
                    <m:r>
                      <w:rPr>
                        <w:rFonts w:ascii="Cambria Math" w:hAnsi="Cambria Math"/>
                        <w:lang w:val="en-US"/>
                      </w:rPr>
                      <m:t>2∆x</m:t>
                    </m:r>
                  </m:den>
                </m:f>
              </m:oMath>
            </m:oMathPara>
          </w:p>
        </w:tc>
        <w:tc>
          <w:tcPr>
            <w:tcW w:w="505" w:type="dxa"/>
          </w:tcPr>
          <w:p w14:paraId="7069E7CE" w14:textId="5C4A74CB" w:rsidR="0036638D" w:rsidRPr="0040044E" w:rsidRDefault="0036638D" w:rsidP="00537B5D">
            <w:pPr>
              <w:rPr>
                <w:lang w:val="en-US"/>
              </w:rPr>
            </w:pPr>
            <w:r w:rsidRPr="0040044E">
              <w:rPr>
                <w:lang w:val="en-US"/>
              </w:rPr>
              <w:t xml:space="preserve">and </w:t>
            </w:r>
          </w:p>
        </w:tc>
        <w:tc>
          <w:tcPr>
            <w:tcW w:w="1760" w:type="dxa"/>
          </w:tcPr>
          <w:p w14:paraId="4D46F388" w14:textId="5CD2D795" w:rsidR="0036638D" w:rsidRPr="0040044E" w:rsidRDefault="00000000" w:rsidP="00537B5D">
            <w:pPr>
              <w:pStyle w:val="Caption"/>
              <w:jc w:val="right"/>
              <w:rPr>
                <w:lang w:val="en-US"/>
              </w:rPr>
            </w:pPr>
            <m:oMathPara>
              <m:oMath>
                <m:f>
                  <m:fPr>
                    <m:ctrlPr>
                      <w:rPr>
                        <w:rFonts w:ascii="Cambria Math" w:hAnsi="Cambria Math"/>
                        <w:i/>
                        <w:szCs w:val="24"/>
                        <w:lang w:val="en-US"/>
                      </w:rPr>
                    </m:ctrlPr>
                  </m:fPr>
                  <m:num>
                    <m:r>
                      <w:rPr>
                        <w:rFonts w:ascii="Cambria Math" w:hAnsi="Cambria Math"/>
                        <w:szCs w:val="24"/>
                        <w:lang w:val="en-US"/>
                      </w:rPr>
                      <m:t>∂</m:t>
                    </m:r>
                    <m:r>
                      <w:rPr>
                        <w:rFonts w:ascii="Cambria Math" w:hAnsi="Cambria Math"/>
                        <w:lang w:val="en-US"/>
                      </w:rPr>
                      <m:t>v</m:t>
                    </m:r>
                  </m:num>
                  <m:den>
                    <m:r>
                      <w:rPr>
                        <w:rFonts w:ascii="Cambria Math" w:hAnsi="Cambria Math"/>
                        <w:szCs w:val="24"/>
                        <w:lang w:val="en-US"/>
                      </w:rPr>
                      <m:t>∂</m:t>
                    </m:r>
                    <m:r>
                      <w:rPr>
                        <w:rFonts w:ascii="Cambria Math" w:hAnsi="Cambria Math"/>
                        <w:lang w:val="en-US"/>
                      </w:rPr>
                      <m:t>y</m:t>
                    </m:r>
                  </m:den>
                </m:f>
                <m:r>
                  <w:rPr>
                    <w:rFonts w:ascii="Cambria Math" w:hAnsi="Cambria Math"/>
                    <w:lang w:val="en-US"/>
                  </w:rPr>
                  <m:t>≈</m:t>
                </m:r>
                <m:f>
                  <m:fPr>
                    <m:ctrlPr>
                      <w:rPr>
                        <w:rFonts w:ascii="Cambria Math" w:hAnsi="Cambria Math"/>
                        <w:i/>
                        <w:szCs w:val="24"/>
                        <w:lang w:val="en-US"/>
                      </w:rPr>
                    </m:ctrlPr>
                  </m:fPr>
                  <m:num>
                    <m:sSub>
                      <m:sSubPr>
                        <m:ctrlPr>
                          <w:rPr>
                            <w:rFonts w:ascii="Cambria Math" w:hAnsi="Cambria Math"/>
                            <w:i/>
                            <w:szCs w:val="24"/>
                            <w:lang w:val="en-US"/>
                          </w:rPr>
                        </m:ctrlPr>
                      </m:sSubPr>
                      <m:e>
                        <m:r>
                          <w:rPr>
                            <w:rFonts w:ascii="Cambria Math" w:hAnsi="Cambria Math"/>
                            <w:lang w:val="en-US"/>
                          </w:rPr>
                          <m:t>v</m:t>
                        </m:r>
                      </m:e>
                      <m:sub>
                        <m:r>
                          <w:rPr>
                            <w:rFonts w:ascii="Cambria Math" w:hAnsi="Cambria Math"/>
                            <w:lang w:val="en-US"/>
                          </w:rPr>
                          <m:t>y+1</m:t>
                        </m:r>
                      </m:sub>
                    </m:sSub>
                    <m:r>
                      <w:rPr>
                        <w:rFonts w:ascii="Cambria Math" w:hAnsi="Cambria Math"/>
                        <w:lang w:val="en-US"/>
                      </w:rPr>
                      <m:t>-</m:t>
                    </m:r>
                    <m:sSub>
                      <m:sSubPr>
                        <m:ctrlPr>
                          <w:rPr>
                            <w:rFonts w:ascii="Cambria Math" w:hAnsi="Cambria Math"/>
                            <w:i/>
                            <w:szCs w:val="24"/>
                            <w:lang w:val="en-US"/>
                          </w:rPr>
                        </m:ctrlPr>
                      </m:sSubPr>
                      <m:e>
                        <m:r>
                          <w:rPr>
                            <w:rFonts w:ascii="Cambria Math" w:hAnsi="Cambria Math"/>
                            <w:lang w:val="en-US"/>
                          </w:rPr>
                          <m:t>v</m:t>
                        </m:r>
                      </m:e>
                      <m:sub>
                        <m:r>
                          <w:rPr>
                            <w:rFonts w:ascii="Cambria Math" w:hAnsi="Cambria Math"/>
                            <w:lang w:val="en-US"/>
                          </w:rPr>
                          <m:t>y-1</m:t>
                        </m:r>
                      </m:sub>
                    </m:sSub>
                  </m:num>
                  <m:den>
                    <m:r>
                      <w:rPr>
                        <w:rFonts w:ascii="Cambria Math" w:hAnsi="Cambria Math"/>
                        <w:lang w:val="en-US"/>
                      </w:rPr>
                      <m:t>2∆y</m:t>
                    </m:r>
                  </m:den>
                </m:f>
              </m:oMath>
            </m:oMathPara>
          </w:p>
        </w:tc>
        <w:tc>
          <w:tcPr>
            <w:tcW w:w="6183" w:type="dxa"/>
          </w:tcPr>
          <w:p w14:paraId="29EEC193" w14:textId="5307614F" w:rsidR="0036638D" w:rsidRPr="0040044E" w:rsidRDefault="0036638D" w:rsidP="00537B5D">
            <w:pPr>
              <w:pStyle w:val="Caption"/>
              <w:jc w:val="right"/>
              <w:rPr>
                <w:lang w:val="en-US"/>
              </w:rPr>
            </w:pPr>
            <w:r w:rsidRPr="0040044E">
              <w:rPr>
                <w:lang w:val="en-US"/>
              </w:rPr>
              <w:t xml:space="preserve">Eq. </w:t>
            </w:r>
            <w:r w:rsidRPr="0040044E">
              <w:rPr>
                <w:lang w:val="en-US"/>
              </w:rPr>
              <w:fldChar w:fldCharType="begin"/>
            </w:r>
            <w:r w:rsidRPr="0040044E">
              <w:rPr>
                <w:lang w:val="en-US"/>
              </w:rPr>
              <w:instrText xml:space="preserve"> SEQ Eq. \* ARABIC </w:instrText>
            </w:r>
            <w:r w:rsidRPr="0040044E">
              <w:rPr>
                <w:lang w:val="en-US"/>
              </w:rPr>
              <w:fldChar w:fldCharType="separate"/>
            </w:r>
            <w:r w:rsidR="00F5136C">
              <w:rPr>
                <w:noProof/>
                <w:lang w:val="en-US"/>
              </w:rPr>
              <w:t>5</w:t>
            </w:r>
            <w:r w:rsidRPr="0040044E">
              <w:rPr>
                <w:lang w:val="en-US"/>
              </w:rPr>
              <w:fldChar w:fldCharType="end"/>
            </w:r>
          </w:p>
        </w:tc>
      </w:tr>
    </w:tbl>
    <w:p w14:paraId="2E21C29A" w14:textId="0921929A" w:rsidR="006F6231" w:rsidRPr="0040044E" w:rsidRDefault="0036638D" w:rsidP="006F6231">
      <w:pPr>
        <w:rPr>
          <w:lang w:val="en-US"/>
        </w:rPr>
      </w:pPr>
      <w:r w:rsidRPr="0040044E">
        <w:rPr>
          <w:lang w:val="en-US"/>
        </w:rPr>
        <w:lastRenderedPageBreak/>
        <w:t xml:space="preserve">where subscripts </w:t>
      </w:r>
      <m:oMath>
        <m:r>
          <w:rPr>
            <w:rFonts w:ascii="Cambria Math" w:hAnsi="Cambria Math"/>
            <w:lang w:val="en-US"/>
          </w:rPr>
          <m:t>x+1</m:t>
        </m:r>
      </m:oMath>
      <w:r w:rsidR="00420622">
        <w:rPr>
          <w:lang w:val="en-US"/>
        </w:rPr>
        <w:t>,</w:t>
      </w:r>
      <w:r w:rsidRPr="0040044E">
        <w:rPr>
          <w:lang w:val="en-US"/>
        </w:rPr>
        <w:t xml:space="preserve"> </w:t>
      </w:r>
      <m:oMath>
        <m:r>
          <w:rPr>
            <w:rFonts w:ascii="Cambria Math" w:hAnsi="Cambria Math"/>
            <w:lang w:val="en-US"/>
          </w:rPr>
          <m:t>x-1</m:t>
        </m:r>
      </m:oMath>
      <w:r w:rsidR="00250C97">
        <w:rPr>
          <w:lang w:val="en-US"/>
        </w:rPr>
        <w:t>,</w:t>
      </w:r>
      <w:r w:rsidR="00250C97" w:rsidRPr="00250C97">
        <w:rPr>
          <w:rFonts w:ascii="Cambria Math" w:hAnsi="Cambria Math"/>
          <w:i/>
          <w:lang w:val="en-US"/>
        </w:rPr>
        <w:t xml:space="preserve"> </w:t>
      </w:r>
      <m:oMath>
        <m:r>
          <w:rPr>
            <w:rFonts w:ascii="Cambria Math" w:hAnsi="Cambria Math"/>
            <w:lang w:val="en-US"/>
          </w:rPr>
          <m:t>y+1</m:t>
        </m:r>
      </m:oMath>
      <w:r w:rsidR="00250C97">
        <w:rPr>
          <w:lang w:val="en-US"/>
        </w:rPr>
        <w:t>, and</w:t>
      </w:r>
      <w:r w:rsidR="00250C97" w:rsidRPr="0040044E">
        <w:rPr>
          <w:lang w:val="en-US"/>
        </w:rPr>
        <w:t xml:space="preserve"> </w:t>
      </w:r>
      <m:oMath>
        <m:r>
          <w:rPr>
            <w:rFonts w:ascii="Cambria Math" w:hAnsi="Cambria Math"/>
            <w:lang w:val="en-US"/>
          </w:rPr>
          <m:t>y-1</m:t>
        </m:r>
      </m:oMath>
      <w:r w:rsidR="00441B33">
        <w:rPr>
          <w:lang w:val="en-US"/>
        </w:rPr>
        <w:t xml:space="preserve"> </w:t>
      </w:r>
      <w:r w:rsidR="00F801A9" w:rsidRPr="0040044E">
        <w:rPr>
          <w:lang w:val="en-US"/>
        </w:rPr>
        <w:t>indicate the location of the link considered</w:t>
      </w:r>
      <w:r w:rsidR="00AD396D" w:rsidRPr="0040044E">
        <w:rPr>
          <w:lang w:val="en-US"/>
        </w:rPr>
        <w:t>, in this case at the right and left of the link where the gradient is being estimated (</w:t>
      </w:r>
      <w:r w:rsidR="002609B2" w:rsidRPr="0040044E">
        <w:rPr>
          <w:lang w:val="en-US"/>
        </w:rPr>
        <w:fldChar w:fldCharType="begin"/>
      </w:r>
      <w:r w:rsidR="002609B2" w:rsidRPr="0040044E">
        <w:rPr>
          <w:lang w:val="en-US"/>
        </w:rPr>
        <w:instrText xml:space="preserve"> REF _Ref101366708 </w:instrText>
      </w:r>
      <w:r w:rsidR="002609B2" w:rsidRPr="0040044E">
        <w:rPr>
          <w:lang w:val="en-US"/>
        </w:rPr>
        <w:fldChar w:fldCharType="separate"/>
      </w:r>
      <w:r w:rsidR="00F5136C" w:rsidRPr="0040044E">
        <w:rPr>
          <w:lang w:val="en-US"/>
        </w:rPr>
        <w:t xml:space="preserve">Figure </w:t>
      </w:r>
      <w:r w:rsidR="00F5136C">
        <w:rPr>
          <w:noProof/>
          <w:lang w:val="en-US"/>
        </w:rPr>
        <w:t>3</w:t>
      </w:r>
      <w:r w:rsidR="002609B2" w:rsidRPr="0040044E">
        <w:rPr>
          <w:lang w:val="en-US"/>
        </w:rPr>
        <w:fldChar w:fldCharType="end"/>
      </w:r>
      <w:r w:rsidR="002609B2" w:rsidRPr="0040044E">
        <w:rPr>
          <w:lang w:val="en-US"/>
        </w:rPr>
        <w:t>)</w:t>
      </w:r>
      <w:r w:rsidR="00B82967" w:rsidRPr="0040044E">
        <w:rPr>
          <w:lang w:val="en-US"/>
        </w:rPr>
        <w:t>.</w:t>
      </w:r>
      <w:r w:rsidR="006F6231" w:rsidRPr="0040044E">
        <w:rPr>
          <w:lang w:val="en-US"/>
        </w:rPr>
        <w:t xml:space="preserve"> Velocity time gradients are approximated using </w:t>
      </w:r>
      <w:r w:rsidR="00AE6708" w:rsidRPr="0040044E">
        <w:rPr>
          <w:lang w:val="en-US"/>
        </w:rPr>
        <w:t>the backward Euler method defined as</w:t>
      </w:r>
      <w:r w:rsidR="006F6231" w:rsidRPr="0040044E">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5"/>
        <w:gridCol w:w="505"/>
        <w:gridCol w:w="1742"/>
        <w:gridCol w:w="6003"/>
      </w:tblGrid>
      <w:tr w:rsidR="006F6231" w:rsidRPr="0040044E" w14:paraId="55165A76" w14:textId="77777777" w:rsidTr="00537B5D">
        <w:trPr>
          <w:jc w:val="center"/>
        </w:trPr>
        <w:tc>
          <w:tcPr>
            <w:tcW w:w="1803" w:type="dxa"/>
          </w:tcPr>
          <w:p w14:paraId="603365AF" w14:textId="6937114B" w:rsidR="006F6231" w:rsidRPr="0040044E" w:rsidRDefault="00000000" w:rsidP="00537B5D">
            <w:pPr>
              <w:rPr>
                <w:i/>
                <w:lang w:val="en-US"/>
              </w:rPr>
            </w:pPr>
            <m:oMathPara>
              <m:oMathParaPr>
                <m:jc m:val="left"/>
              </m:oMathParaPr>
              <m:oMath>
                <m:f>
                  <m:fPr>
                    <m:ctrlPr>
                      <w:rPr>
                        <w:rFonts w:ascii="Cambria Math" w:hAnsi="Cambria Math"/>
                        <w:i/>
                        <w:lang w:val="en-US"/>
                      </w:rPr>
                    </m:ctrlPr>
                  </m:fPr>
                  <m:num>
                    <m:r>
                      <w:rPr>
                        <w:rFonts w:ascii="Cambria Math" w:hAnsi="Cambria Math"/>
                        <w:lang w:val="en-US"/>
                      </w:rPr>
                      <m:t>∂u</m:t>
                    </m:r>
                  </m:num>
                  <m:den>
                    <m:r>
                      <w:rPr>
                        <w:rFonts w:ascii="Cambria Math" w:hAnsi="Cambria Math"/>
                        <w:lang w:val="en-US"/>
                      </w:rPr>
                      <m:t>∂t</m:t>
                    </m:r>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t-1</m:t>
                        </m:r>
                      </m:sub>
                    </m:sSub>
                  </m:num>
                  <m:den>
                    <m:r>
                      <w:rPr>
                        <w:rFonts w:ascii="Cambria Math" w:hAnsi="Cambria Math"/>
                        <w:lang w:val="en-US"/>
                      </w:rPr>
                      <m:t>∆t</m:t>
                    </m:r>
                  </m:den>
                </m:f>
              </m:oMath>
            </m:oMathPara>
          </w:p>
        </w:tc>
        <w:tc>
          <w:tcPr>
            <w:tcW w:w="505" w:type="dxa"/>
          </w:tcPr>
          <w:p w14:paraId="2ED0DF50" w14:textId="77777777" w:rsidR="006F6231" w:rsidRPr="0040044E" w:rsidRDefault="006F6231" w:rsidP="00537B5D">
            <w:pPr>
              <w:rPr>
                <w:lang w:val="en-US"/>
              </w:rPr>
            </w:pPr>
            <w:r w:rsidRPr="0040044E">
              <w:rPr>
                <w:lang w:val="en-US"/>
              </w:rPr>
              <w:t xml:space="preserve">and </w:t>
            </w:r>
          </w:p>
        </w:tc>
        <w:tc>
          <w:tcPr>
            <w:tcW w:w="1760" w:type="dxa"/>
          </w:tcPr>
          <w:p w14:paraId="1E13D9C1" w14:textId="357E90B2" w:rsidR="006F6231" w:rsidRPr="0040044E" w:rsidRDefault="00000000" w:rsidP="00537B5D">
            <w:pPr>
              <w:pStyle w:val="Caption"/>
              <w:jc w:val="right"/>
              <w:rPr>
                <w:lang w:val="en-US"/>
              </w:rPr>
            </w:pPr>
            <m:oMathPara>
              <m:oMath>
                <m:f>
                  <m:fPr>
                    <m:ctrlPr>
                      <w:rPr>
                        <w:rFonts w:ascii="Cambria Math" w:hAnsi="Cambria Math"/>
                        <w:i/>
                        <w:szCs w:val="24"/>
                        <w:lang w:val="en-US"/>
                      </w:rPr>
                    </m:ctrlPr>
                  </m:fPr>
                  <m:num>
                    <m:r>
                      <w:rPr>
                        <w:rFonts w:ascii="Cambria Math" w:hAnsi="Cambria Math"/>
                        <w:szCs w:val="24"/>
                        <w:lang w:val="en-US"/>
                      </w:rPr>
                      <m:t>∂</m:t>
                    </m:r>
                    <m:r>
                      <w:rPr>
                        <w:rFonts w:ascii="Cambria Math" w:hAnsi="Cambria Math"/>
                        <w:lang w:val="en-US"/>
                      </w:rPr>
                      <m:t>v</m:t>
                    </m:r>
                  </m:num>
                  <m:den>
                    <m:r>
                      <w:rPr>
                        <w:rFonts w:ascii="Cambria Math" w:hAnsi="Cambria Math"/>
                        <w:szCs w:val="24"/>
                        <w:lang w:val="en-US"/>
                      </w:rPr>
                      <m:t>∂</m:t>
                    </m:r>
                    <m:r>
                      <w:rPr>
                        <w:rFonts w:ascii="Cambria Math" w:hAnsi="Cambria Math"/>
                        <w:lang w:val="en-US"/>
                      </w:rPr>
                      <m:t>t</m:t>
                    </m:r>
                  </m:den>
                </m:f>
                <m:r>
                  <w:rPr>
                    <w:rFonts w:ascii="Cambria Math" w:hAnsi="Cambria Math"/>
                    <w:lang w:val="en-US"/>
                  </w:rPr>
                  <m:t>≈</m:t>
                </m:r>
                <m:f>
                  <m:fPr>
                    <m:ctrlPr>
                      <w:rPr>
                        <w:rFonts w:ascii="Cambria Math" w:hAnsi="Cambria Math"/>
                        <w:i/>
                        <w:szCs w:val="24"/>
                        <w:lang w:val="en-US"/>
                      </w:rPr>
                    </m:ctrlPr>
                  </m:fPr>
                  <m:num>
                    <m:sSub>
                      <m:sSubPr>
                        <m:ctrlPr>
                          <w:rPr>
                            <w:rFonts w:ascii="Cambria Math" w:hAnsi="Cambria Math"/>
                            <w:i/>
                            <w:szCs w:val="24"/>
                            <w:lang w:val="en-US"/>
                          </w:rPr>
                        </m:ctrlPr>
                      </m:sSubPr>
                      <m:e>
                        <m:r>
                          <w:rPr>
                            <w:rFonts w:ascii="Cambria Math" w:hAnsi="Cambria Math"/>
                            <w:lang w:val="en-US"/>
                          </w:rPr>
                          <m:t>v</m:t>
                        </m:r>
                      </m:e>
                      <m:sub>
                        <m:r>
                          <w:rPr>
                            <w:rFonts w:ascii="Cambria Math" w:hAnsi="Cambria Math"/>
                            <w:lang w:val="en-US"/>
                          </w:rPr>
                          <m:t>t</m:t>
                        </m:r>
                      </m:sub>
                    </m:sSub>
                    <m:r>
                      <w:rPr>
                        <w:rFonts w:ascii="Cambria Math" w:hAnsi="Cambria Math"/>
                        <w:lang w:val="en-US"/>
                      </w:rPr>
                      <m:t>-</m:t>
                    </m:r>
                    <m:sSub>
                      <m:sSubPr>
                        <m:ctrlPr>
                          <w:rPr>
                            <w:rFonts w:ascii="Cambria Math" w:hAnsi="Cambria Math"/>
                            <w:i/>
                            <w:szCs w:val="24"/>
                            <w:lang w:val="en-US"/>
                          </w:rPr>
                        </m:ctrlPr>
                      </m:sSubPr>
                      <m:e>
                        <m:r>
                          <w:rPr>
                            <w:rFonts w:ascii="Cambria Math" w:hAnsi="Cambria Math"/>
                            <w:lang w:val="en-US"/>
                          </w:rPr>
                          <m:t>v</m:t>
                        </m:r>
                      </m:e>
                      <m:sub>
                        <m:r>
                          <w:rPr>
                            <w:rFonts w:ascii="Cambria Math" w:hAnsi="Cambria Math"/>
                            <w:lang w:val="en-US"/>
                          </w:rPr>
                          <m:t>t-1</m:t>
                        </m:r>
                      </m:sub>
                    </m:sSub>
                  </m:num>
                  <m:den>
                    <m:r>
                      <w:rPr>
                        <w:rFonts w:ascii="Cambria Math" w:hAnsi="Cambria Math"/>
                        <w:lang w:val="en-US"/>
                      </w:rPr>
                      <m:t>∆t</m:t>
                    </m:r>
                  </m:den>
                </m:f>
              </m:oMath>
            </m:oMathPara>
          </w:p>
        </w:tc>
        <w:tc>
          <w:tcPr>
            <w:tcW w:w="6183" w:type="dxa"/>
          </w:tcPr>
          <w:p w14:paraId="7A9584D8" w14:textId="76EBE9DC" w:rsidR="006F6231" w:rsidRPr="0040044E" w:rsidRDefault="006F6231" w:rsidP="00537B5D">
            <w:pPr>
              <w:pStyle w:val="Caption"/>
              <w:jc w:val="right"/>
              <w:rPr>
                <w:lang w:val="en-US"/>
              </w:rPr>
            </w:pPr>
            <w:r w:rsidRPr="0040044E">
              <w:rPr>
                <w:lang w:val="en-US"/>
              </w:rPr>
              <w:t xml:space="preserve">Eq. </w:t>
            </w:r>
            <w:r w:rsidRPr="0040044E">
              <w:rPr>
                <w:lang w:val="en-US"/>
              </w:rPr>
              <w:fldChar w:fldCharType="begin"/>
            </w:r>
            <w:r w:rsidRPr="0040044E">
              <w:rPr>
                <w:lang w:val="en-US"/>
              </w:rPr>
              <w:instrText xml:space="preserve"> SEQ Eq. \* ARABIC </w:instrText>
            </w:r>
            <w:r w:rsidRPr="0040044E">
              <w:rPr>
                <w:lang w:val="en-US"/>
              </w:rPr>
              <w:fldChar w:fldCharType="separate"/>
            </w:r>
            <w:r w:rsidR="00F5136C">
              <w:rPr>
                <w:noProof/>
                <w:lang w:val="en-US"/>
              </w:rPr>
              <w:t>6</w:t>
            </w:r>
            <w:r w:rsidRPr="0040044E">
              <w:rPr>
                <w:lang w:val="en-US"/>
              </w:rPr>
              <w:fldChar w:fldCharType="end"/>
            </w:r>
          </w:p>
        </w:tc>
      </w:tr>
    </w:tbl>
    <w:p w14:paraId="5D6D5BC9" w14:textId="48FAAB58" w:rsidR="00AD396D" w:rsidRPr="0040044E" w:rsidRDefault="00AE6708" w:rsidP="00AD396D">
      <w:pPr>
        <w:rPr>
          <w:lang w:val="en-US"/>
        </w:rPr>
      </w:pPr>
      <w:r w:rsidRPr="0040044E">
        <w:rPr>
          <w:lang w:val="en-US"/>
        </w:rPr>
        <w:t xml:space="preserve">where </w:t>
      </w:r>
      <m:oMath>
        <m:r>
          <w:rPr>
            <w:rFonts w:ascii="Cambria Math" w:hAnsi="Cambria Math"/>
            <w:lang w:val="en-US"/>
          </w:rPr>
          <m:t>∆t</m:t>
        </m:r>
      </m:oMath>
      <w:r w:rsidR="006E0903" w:rsidRPr="0040044E">
        <w:rPr>
          <w:lang w:val="en-US"/>
        </w:rPr>
        <w:t xml:space="preserve"> is the time step and </w:t>
      </w:r>
      <w:r w:rsidRPr="0040044E">
        <w:rPr>
          <w:lang w:val="en-US"/>
        </w:rPr>
        <w:t xml:space="preserve">the subscripts </w:t>
      </w:r>
      <m:oMath>
        <m:r>
          <w:rPr>
            <w:rFonts w:ascii="Cambria Math" w:hAnsi="Cambria Math"/>
            <w:lang w:val="en-US"/>
          </w:rPr>
          <m:t>t</m:t>
        </m:r>
      </m:oMath>
      <w:r w:rsidRPr="0040044E">
        <w:rPr>
          <w:lang w:val="en-US"/>
        </w:rPr>
        <w:t xml:space="preserve"> and </w:t>
      </w:r>
      <m:oMath>
        <m:r>
          <w:rPr>
            <w:rFonts w:ascii="Cambria Math" w:hAnsi="Cambria Math"/>
            <w:lang w:val="en-US"/>
          </w:rPr>
          <m:t>t-1</m:t>
        </m:r>
      </m:oMath>
      <w:r w:rsidRPr="0040044E">
        <w:rPr>
          <w:lang w:val="en-US"/>
        </w:rPr>
        <w:t xml:space="preserve"> indicate the current and previous time </w:t>
      </w:r>
      <w:proofErr w:type="gramStart"/>
      <w:r w:rsidRPr="0040044E">
        <w:rPr>
          <w:lang w:val="en-US"/>
        </w:rPr>
        <w:t>step</w:t>
      </w:r>
      <w:r w:rsidR="006E0903" w:rsidRPr="0040044E">
        <w:rPr>
          <w:lang w:val="en-US"/>
        </w:rPr>
        <w:t>s</w:t>
      </w:r>
      <w:r w:rsidR="00593B37" w:rsidRPr="0040044E">
        <w:rPr>
          <w:lang w:val="en-US"/>
        </w:rPr>
        <w:t>.</w:t>
      </w:r>
      <w:proofErr w:type="gramEnd"/>
      <w:r w:rsidR="00593B37" w:rsidRPr="0040044E">
        <w:rPr>
          <w:lang w:val="en-US"/>
        </w:rPr>
        <w:t xml:space="preserve"> Velocities at these time steps</w:t>
      </w:r>
      <w:r w:rsidRPr="0040044E">
        <w:rPr>
          <w:lang w:val="en-US"/>
        </w:rPr>
        <w:t xml:space="preserve"> are stored as a data field in the grid </w:t>
      </w:r>
      <w:r w:rsidR="004A7ED4">
        <w:rPr>
          <w:lang w:val="en-US"/>
        </w:rPr>
        <w:t>by</w:t>
      </w:r>
      <w:r w:rsidRPr="0040044E">
        <w:rPr>
          <w:lang w:val="en-US"/>
        </w:rPr>
        <w:t xml:space="preserve"> our modified </w:t>
      </w:r>
      <w:proofErr w:type="spellStart"/>
      <w:r w:rsidRPr="0040044E">
        <w:rPr>
          <w:lang w:val="en-US"/>
        </w:rPr>
        <w:t>OverlandFlow</w:t>
      </w:r>
      <w:proofErr w:type="spellEnd"/>
      <w:r w:rsidRPr="0040044E">
        <w:rPr>
          <w:lang w:val="en-US"/>
        </w:rPr>
        <w:t xml:space="preserve"> component (</w:t>
      </w:r>
      <w:r w:rsidR="00593B37" w:rsidRPr="0040044E">
        <w:rPr>
          <w:lang w:val="en-US"/>
        </w:rPr>
        <w:t xml:space="preserve">other time steps </w:t>
      </w:r>
      <w:r w:rsidRPr="0040044E">
        <w:rPr>
          <w:lang w:val="en-US"/>
        </w:rPr>
        <w:t>are continuously overwritten).</w:t>
      </w:r>
    </w:p>
    <w:p w14:paraId="01477392" w14:textId="77777777" w:rsidR="00AE6708" w:rsidRPr="0040044E" w:rsidRDefault="00AE6708" w:rsidP="00AD396D">
      <w:pPr>
        <w:rPr>
          <w:lang w:val="en-US"/>
        </w:rPr>
      </w:pPr>
    </w:p>
    <w:p w14:paraId="6D5F3A4D" w14:textId="6DEFC733" w:rsidR="00AD396D" w:rsidRPr="0040044E" w:rsidRDefault="006F1FF6" w:rsidP="00AD396D">
      <w:pPr>
        <w:rPr>
          <w:lang w:val="en-US"/>
        </w:rPr>
      </w:pPr>
      <w:r w:rsidRPr="0040044E">
        <w:rPr>
          <w:noProof/>
          <w:lang w:val="en-US"/>
        </w:rPr>
        <w:drawing>
          <wp:inline distT="0" distB="0" distL="0" distR="0" wp14:anchorId="22B9D9DA" wp14:editId="54ECD2F0">
            <wp:extent cx="6372225" cy="1344930"/>
            <wp:effectExtent l="0" t="0" r="9525" b="762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4"/>
                    <a:stretch>
                      <a:fillRect/>
                    </a:stretch>
                  </pic:blipFill>
                  <pic:spPr>
                    <a:xfrm>
                      <a:off x="0" y="0"/>
                      <a:ext cx="6372225" cy="1344930"/>
                    </a:xfrm>
                    <a:prstGeom prst="rect">
                      <a:avLst/>
                    </a:prstGeom>
                  </pic:spPr>
                </pic:pic>
              </a:graphicData>
            </a:graphic>
          </wp:inline>
        </w:drawing>
      </w:r>
    </w:p>
    <w:p w14:paraId="771C884F" w14:textId="403C5A07" w:rsidR="00C751F5" w:rsidRPr="0040044E" w:rsidRDefault="006F1FF6" w:rsidP="009D02D3">
      <w:pPr>
        <w:rPr>
          <w:lang w:val="en-US"/>
        </w:rPr>
      </w:pPr>
      <w:bookmarkStart w:id="129" w:name="_Ref101366708"/>
      <w:r w:rsidRPr="0040044E">
        <w:rPr>
          <w:lang w:val="en-US"/>
        </w:rPr>
        <w:t xml:space="preserve">Figure </w:t>
      </w:r>
      <w:r w:rsidRPr="0040044E">
        <w:rPr>
          <w:lang w:val="en-US"/>
        </w:rPr>
        <w:fldChar w:fldCharType="begin"/>
      </w:r>
      <w:r w:rsidRPr="0040044E">
        <w:rPr>
          <w:lang w:val="en-US"/>
        </w:rPr>
        <w:instrText xml:space="preserve"> SEQ Figure \* ARABIC </w:instrText>
      </w:r>
      <w:r w:rsidRPr="0040044E">
        <w:rPr>
          <w:lang w:val="en-US"/>
        </w:rPr>
        <w:fldChar w:fldCharType="separate"/>
      </w:r>
      <w:r w:rsidR="00C83179">
        <w:rPr>
          <w:noProof/>
          <w:lang w:val="en-US"/>
        </w:rPr>
        <w:t>3</w:t>
      </w:r>
      <w:r w:rsidRPr="0040044E">
        <w:rPr>
          <w:lang w:val="en-US"/>
        </w:rPr>
        <w:fldChar w:fldCharType="end"/>
      </w:r>
      <w:bookmarkEnd w:id="129"/>
      <w:r w:rsidRPr="0040044E">
        <w:rPr>
          <w:lang w:val="en-US"/>
        </w:rPr>
        <w:t xml:space="preserve">: A representation of the stencil used to calculate the velocity gradient at links. Cells </w:t>
      </w:r>
      <w:r w:rsidR="00467596">
        <w:rPr>
          <w:lang w:val="en-US"/>
        </w:rPr>
        <w:t>a</w:t>
      </w:r>
      <w:r w:rsidRPr="0040044E">
        <w:rPr>
          <w:lang w:val="en-US"/>
        </w:rPr>
        <w:t xml:space="preserve">re separated only to highlight the definition of velocities at links. The gradient </w:t>
      </w:r>
      <m:oMath>
        <m:f>
          <m:fPr>
            <m:type m:val="lin"/>
            <m:ctrlPr>
              <w:rPr>
                <w:rFonts w:ascii="Cambria Math" w:hAnsi="Cambria Math"/>
                <w:i/>
                <w:lang w:val="en-US"/>
              </w:rPr>
            </m:ctrlPr>
          </m:fPr>
          <m:num>
            <m:r>
              <w:rPr>
                <w:rFonts w:ascii="Cambria Math" w:hAnsi="Cambria Math"/>
                <w:lang w:val="en-US"/>
              </w:rPr>
              <m:t>∂u</m:t>
            </m:r>
          </m:num>
          <m:den>
            <m:r>
              <w:rPr>
                <w:rFonts w:ascii="Cambria Math" w:hAnsi="Cambria Math"/>
                <w:lang w:val="en-US"/>
              </w:rPr>
              <m:t>∂x</m:t>
            </m:r>
          </m:den>
        </m:f>
      </m:oMath>
      <w:r w:rsidRPr="0040044E">
        <w:rPr>
          <w:lang w:val="en-US"/>
        </w:rPr>
        <w:t xml:space="preserve"> at the location of the link with velocity </w:t>
      </w: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x</m:t>
            </m:r>
          </m:sub>
        </m:sSub>
      </m:oMath>
      <w:r w:rsidRPr="0040044E">
        <w:rPr>
          <w:lang w:val="en-US"/>
        </w:rPr>
        <w:t xml:space="preserve"> is estimated using a central difference scheme and considers the neighboring links. The same principle applies </w:t>
      </w:r>
      <w:r w:rsidR="002609B2" w:rsidRPr="0040044E">
        <w:rPr>
          <w:lang w:val="en-US"/>
        </w:rPr>
        <w:t xml:space="preserve">to calculate </w:t>
      </w:r>
      <m:oMath>
        <m:f>
          <m:fPr>
            <m:type m:val="lin"/>
            <m:ctrlPr>
              <w:rPr>
                <w:rFonts w:ascii="Cambria Math" w:hAnsi="Cambria Math"/>
                <w:i/>
                <w:lang w:val="en-US"/>
              </w:rPr>
            </m:ctrlPr>
          </m:fPr>
          <m:num>
            <m:r>
              <w:rPr>
                <w:rFonts w:ascii="Cambria Math" w:hAnsi="Cambria Math"/>
                <w:lang w:val="en-US"/>
              </w:rPr>
              <m:t>∂v</m:t>
            </m:r>
          </m:num>
          <m:den>
            <m:r>
              <w:rPr>
                <w:rFonts w:ascii="Cambria Math" w:hAnsi="Cambria Math"/>
                <w:lang w:val="en-US"/>
              </w:rPr>
              <m:t>∂y</m:t>
            </m:r>
          </m:den>
        </m:f>
      </m:oMath>
      <w:r w:rsidR="002609B2" w:rsidRPr="0040044E">
        <w:rPr>
          <w:lang w:val="en-US"/>
        </w:rPr>
        <w:t xml:space="preserve"> but are not represented in this figure.</w:t>
      </w:r>
    </w:p>
    <w:p w14:paraId="1854CC34" w14:textId="3F02B81B" w:rsidR="006F1FF6" w:rsidRPr="0040044E" w:rsidRDefault="006F1FF6" w:rsidP="009D02D3">
      <w:pPr>
        <w:rPr>
          <w:lang w:val="en-US"/>
        </w:rPr>
      </w:pPr>
    </w:p>
    <w:p w14:paraId="665DB6C1" w14:textId="30F31278" w:rsidR="006F1FF6" w:rsidRPr="0040044E" w:rsidRDefault="00CB2B53" w:rsidP="009D02D3">
      <w:pPr>
        <w:rPr>
          <w:lang w:val="en-US"/>
        </w:rPr>
      </w:pPr>
      <w:r w:rsidRPr="0040044E">
        <w:rPr>
          <w:lang w:val="en-US"/>
        </w:rPr>
        <w:t xml:space="preserve">The local shear stress </w:t>
      </w:r>
      <w:r w:rsidR="00B21A24" w:rsidRPr="0040044E">
        <w:rPr>
          <w:lang w:val="en-US"/>
        </w:rPr>
        <w:t>at each link is then calculated according to: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50"/>
        <w:gridCol w:w="1647"/>
        <w:gridCol w:w="3338"/>
      </w:tblGrid>
      <w:tr w:rsidR="00B21A24" w:rsidRPr="0040044E" w14:paraId="37D56B52" w14:textId="77777777" w:rsidTr="00B21A24">
        <w:trPr>
          <w:jc w:val="center"/>
        </w:trPr>
        <w:tc>
          <w:tcPr>
            <w:tcW w:w="5148" w:type="dxa"/>
          </w:tcPr>
          <w:p w14:paraId="06000185" w14:textId="624B866B" w:rsidR="00B21A24" w:rsidRPr="0040044E" w:rsidRDefault="00000000" w:rsidP="00537B5D">
            <w:pPr>
              <w:rPr>
                <w:i/>
                <w:lang w:val="en-US"/>
              </w:rPr>
            </w:pPr>
            <m:oMathPara>
              <m:oMathParaPr>
                <m:jc m:val="left"/>
              </m:oMathParaPr>
              <m:oMath>
                <m:sSub>
                  <m:sSubPr>
                    <m:ctrlPr>
                      <w:rPr>
                        <w:rFonts w:ascii="Cambria Math" w:hAnsi="Cambria Math" w:cstheme="minorHAnsi"/>
                        <w:i/>
                        <w:lang w:val="en-US"/>
                      </w:rPr>
                    </m:ctrlPr>
                  </m:sSubPr>
                  <m:e>
                    <m:r>
                      <w:rPr>
                        <w:rFonts w:ascii="Cambria Math" w:hAnsi="Cambria Math" w:cstheme="minorHAnsi"/>
                        <w:lang w:val="en-US"/>
                      </w:rPr>
                      <m:t>τ</m:t>
                    </m:r>
                  </m:e>
                  <m:sub>
                    <m:r>
                      <w:rPr>
                        <w:rFonts w:ascii="Cambria Math" w:hAnsi="Cambria Math" w:cstheme="minorHAnsi"/>
                        <w:lang w:val="en-US"/>
                      </w:rPr>
                      <m:t>x</m:t>
                    </m:r>
                  </m:sub>
                </m:sSub>
                <m:r>
                  <w:rPr>
                    <w:rFonts w:ascii="Cambria Math" w:hAnsi="Cambria Math" w:cstheme="minorHAnsi"/>
                    <w:lang w:val="en-US"/>
                  </w:rPr>
                  <m:t>=ρgh</m:t>
                </m:r>
                <m:sSub>
                  <m:sSubPr>
                    <m:ctrlPr>
                      <w:rPr>
                        <w:rFonts w:ascii="Cambria Math" w:hAnsi="Cambria Math" w:cstheme="minorHAnsi"/>
                        <w:i/>
                        <w:lang w:val="en-US"/>
                      </w:rPr>
                    </m:ctrlPr>
                  </m:sSubPr>
                  <m:e>
                    <m:r>
                      <w:rPr>
                        <w:rFonts w:ascii="Cambria Math" w:hAnsi="Cambria Math" w:cstheme="minorHAnsi"/>
                        <w:lang w:val="en-US"/>
                      </w:rPr>
                      <m:t>S</m:t>
                    </m:r>
                  </m:e>
                  <m:sub>
                    <m:r>
                      <w:rPr>
                        <w:rFonts w:ascii="Cambria Math" w:hAnsi="Cambria Math" w:cstheme="minorHAnsi"/>
                        <w:lang w:val="en-US"/>
                      </w:rPr>
                      <m:t>fx</m:t>
                    </m:r>
                  </m:sub>
                </m:sSub>
                <m:r>
                  <m:rPr>
                    <m:sty m:val="p"/>
                  </m:rPr>
                  <w:rPr>
                    <w:rFonts w:ascii="Cambria Math" w:hAnsi="Cambria Math" w:cstheme="minorHAnsi"/>
                    <w:lang w:val="en-US"/>
                  </w:rPr>
                  <m:t xml:space="preserve"> or </m:t>
                </m:r>
                <m:sSub>
                  <m:sSubPr>
                    <m:ctrlPr>
                      <w:rPr>
                        <w:rFonts w:ascii="Cambria Math" w:hAnsi="Cambria Math" w:cstheme="minorHAnsi"/>
                        <w:i/>
                        <w:lang w:val="en-US"/>
                      </w:rPr>
                    </m:ctrlPr>
                  </m:sSubPr>
                  <m:e>
                    <m:r>
                      <w:rPr>
                        <w:rFonts w:ascii="Cambria Math" w:hAnsi="Cambria Math" w:cstheme="minorHAnsi"/>
                        <w:lang w:val="en-US"/>
                      </w:rPr>
                      <m:t>τ</m:t>
                    </m:r>
                  </m:e>
                  <m:sub>
                    <m:r>
                      <w:rPr>
                        <w:rFonts w:ascii="Cambria Math" w:hAnsi="Cambria Math" w:cstheme="minorHAnsi"/>
                        <w:lang w:val="en-US"/>
                      </w:rPr>
                      <m:t>y</m:t>
                    </m:r>
                  </m:sub>
                </m:sSub>
                <m:r>
                  <w:rPr>
                    <w:rFonts w:ascii="Cambria Math" w:hAnsi="Cambria Math" w:cstheme="minorHAnsi"/>
                    <w:lang w:val="en-US"/>
                  </w:rPr>
                  <m:t>=ρgh</m:t>
                </m:r>
                <m:sSub>
                  <m:sSubPr>
                    <m:ctrlPr>
                      <w:rPr>
                        <w:rFonts w:ascii="Cambria Math" w:hAnsi="Cambria Math" w:cstheme="minorHAnsi"/>
                        <w:i/>
                        <w:lang w:val="en-US"/>
                      </w:rPr>
                    </m:ctrlPr>
                  </m:sSubPr>
                  <m:e>
                    <m:r>
                      <w:rPr>
                        <w:rFonts w:ascii="Cambria Math" w:hAnsi="Cambria Math" w:cstheme="minorHAnsi"/>
                        <w:lang w:val="en-US"/>
                      </w:rPr>
                      <m:t>S</m:t>
                    </m:r>
                  </m:e>
                  <m:sub>
                    <m:r>
                      <w:rPr>
                        <w:rFonts w:ascii="Cambria Math" w:hAnsi="Cambria Math" w:cstheme="minorHAnsi"/>
                        <w:lang w:val="en-US"/>
                      </w:rPr>
                      <m:t>fy</m:t>
                    </m:r>
                  </m:sub>
                </m:sSub>
              </m:oMath>
            </m:oMathPara>
          </w:p>
        </w:tc>
        <w:tc>
          <w:tcPr>
            <w:tcW w:w="1686" w:type="dxa"/>
          </w:tcPr>
          <w:p w14:paraId="4946F7E6" w14:textId="77777777" w:rsidR="00B21A24" w:rsidRPr="0040044E" w:rsidRDefault="00B21A24" w:rsidP="00537B5D">
            <w:pPr>
              <w:rPr>
                <w:lang w:val="en-US"/>
              </w:rPr>
            </w:pPr>
          </w:p>
        </w:tc>
        <w:tc>
          <w:tcPr>
            <w:tcW w:w="3417" w:type="dxa"/>
          </w:tcPr>
          <w:p w14:paraId="42A10F51" w14:textId="4C3DB49D" w:rsidR="00B21A24" w:rsidRPr="0040044E" w:rsidRDefault="00B21A24" w:rsidP="00537B5D">
            <w:pPr>
              <w:pStyle w:val="Caption"/>
              <w:jc w:val="right"/>
              <w:rPr>
                <w:lang w:val="en-US"/>
              </w:rPr>
            </w:pPr>
            <w:bookmarkStart w:id="130" w:name="_Ref102039872"/>
            <w:r w:rsidRPr="0040044E">
              <w:rPr>
                <w:lang w:val="en-US"/>
              </w:rPr>
              <w:t xml:space="preserve">Eq. </w:t>
            </w:r>
            <w:r w:rsidRPr="0040044E">
              <w:rPr>
                <w:lang w:val="en-US"/>
              </w:rPr>
              <w:fldChar w:fldCharType="begin"/>
            </w:r>
            <w:r w:rsidRPr="0040044E">
              <w:rPr>
                <w:lang w:val="en-US"/>
              </w:rPr>
              <w:instrText xml:space="preserve"> SEQ Eq. \* ARABIC </w:instrText>
            </w:r>
            <w:r w:rsidRPr="0040044E">
              <w:rPr>
                <w:lang w:val="en-US"/>
              </w:rPr>
              <w:fldChar w:fldCharType="separate"/>
            </w:r>
            <w:r w:rsidR="00F5136C">
              <w:rPr>
                <w:noProof/>
                <w:lang w:val="en-US"/>
              </w:rPr>
              <w:t>7</w:t>
            </w:r>
            <w:r w:rsidRPr="0040044E">
              <w:rPr>
                <w:lang w:val="en-US"/>
              </w:rPr>
              <w:fldChar w:fldCharType="end"/>
            </w:r>
            <w:bookmarkEnd w:id="130"/>
          </w:p>
        </w:tc>
      </w:tr>
    </w:tbl>
    <w:p w14:paraId="7BB734B9" w14:textId="77777777" w:rsidR="00CF0E56" w:rsidRDefault="00CF0E56" w:rsidP="00EA10AE">
      <w:pPr>
        <w:rPr>
          <w:lang w:val="en-US"/>
        </w:rPr>
      </w:pPr>
    </w:p>
    <w:p w14:paraId="420120BD" w14:textId="4536F6C3" w:rsidR="003A1E56" w:rsidRPr="0040044E" w:rsidRDefault="003A1E56" w:rsidP="00EA10AE">
      <w:pPr>
        <w:rPr>
          <w:lang w:val="en-US"/>
        </w:rPr>
      </w:pPr>
      <w:r w:rsidRPr="0040044E">
        <w:rPr>
          <w:lang w:val="en-US"/>
        </w:rPr>
        <w:t xml:space="preserve">Usually, the shear stress is defined using the hydraulics ratio instead of water depth to include the effects of </w:t>
      </w:r>
      <w:r w:rsidR="00864EDD" w:rsidRPr="0040044E">
        <w:rPr>
          <w:lang w:val="en-US"/>
        </w:rPr>
        <w:t xml:space="preserve">roughness </w:t>
      </w:r>
      <w:r w:rsidRPr="0040044E">
        <w:rPr>
          <w:lang w:val="en-US"/>
        </w:rPr>
        <w:t xml:space="preserve">with the </w:t>
      </w:r>
      <w:r w:rsidR="00EA10AE" w:rsidRPr="0040044E">
        <w:rPr>
          <w:lang w:val="en-US"/>
        </w:rPr>
        <w:t xml:space="preserve">channel </w:t>
      </w:r>
      <w:r w:rsidRPr="0040044E">
        <w:rPr>
          <w:lang w:val="en-US"/>
        </w:rPr>
        <w:t>side</w:t>
      </w:r>
      <w:r w:rsidR="00864EDD" w:rsidRPr="0040044E">
        <w:rPr>
          <w:lang w:val="en-US"/>
        </w:rPr>
        <w:t>s</w:t>
      </w:r>
      <w:r w:rsidRPr="0040044E">
        <w:rPr>
          <w:lang w:val="en-US"/>
        </w:rPr>
        <w:t xml:space="preserve">. </w:t>
      </w:r>
      <w:r w:rsidR="00EA10AE" w:rsidRPr="0040044E">
        <w:rPr>
          <w:lang w:val="en-US"/>
        </w:rPr>
        <w:t xml:space="preserve">When modelling </w:t>
      </w:r>
      <w:r w:rsidR="00E54601" w:rsidRPr="0040044E">
        <w:rPr>
          <w:lang w:val="en-US"/>
        </w:rPr>
        <w:t>hydraulics</w:t>
      </w:r>
      <w:r w:rsidR="00EA10AE" w:rsidRPr="0040044E">
        <w:rPr>
          <w:lang w:val="en-US"/>
        </w:rPr>
        <w:t xml:space="preserve"> flow this effect is critical </w:t>
      </w:r>
      <w:r w:rsidR="00E54601" w:rsidRPr="0040044E">
        <w:rPr>
          <w:lang w:val="en-US"/>
        </w:rPr>
        <w:t>if</w:t>
      </w:r>
      <w:r w:rsidR="00864EDD" w:rsidRPr="0040044E">
        <w:rPr>
          <w:lang w:val="en-US"/>
        </w:rPr>
        <w:t xml:space="preserve"> the cross section of a river is well captured by a single cell</w:t>
      </w:r>
      <w:r w:rsidR="00EA10AE" w:rsidRPr="0040044E">
        <w:rPr>
          <w:lang w:val="en-US"/>
        </w:rPr>
        <w:t xml:space="preserve"> because a large proportion of flow surface is in contact with the </w:t>
      </w:r>
      <w:r w:rsidR="00E54601" w:rsidRPr="0040044E">
        <w:rPr>
          <w:lang w:val="en-US"/>
        </w:rPr>
        <w:t>riverbed</w:t>
      </w:r>
      <w:r w:rsidR="00EA10AE" w:rsidRPr="0040044E">
        <w:rPr>
          <w:lang w:val="en-US"/>
        </w:rPr>
        <w:t xml:space="preserve"> (i.e., bottom and si</w:t>
      </w:r>
      <w:r w:rsidR="00E54601" w:rsidRPr="0040044E">
        <w:rPr>
          <w:lang w:val="en-US"/>
        </w:rPr>
        <w:t>des of a cross section)</w:t>
      </w:r>
      <w:r w:rsidR="00864EDD" w:rsidRPr="0040044E">
        <w:rPr>
          <w:lang w:val="en-US"/>
        </w:rPr>
        <w:t xml:space="preserve">. </w:t>
      </w:r>
      <w:r w:rsidR="004415ED" w:rsidRPr="0040044E">
        <w:rPr>
          <w:lang w:val="en-US"/>
        </w:rPr>
        <w:t>When</w:t>
      </w:r>
      <w:r w:rsidR="00864EDD" w:rsidRPr="0040044E">
        <w:rPr>
          <w:lang w:val="en-US"/>
        </w:rPr>
        <w:t xml:space="preserve"> a cross section </w:t>
      </w:r>
      <w:r w:rsidR="004415ED" w:rsidRPr="0040044E">
        <w:rPr>
          <w:lang w:val="en-US"/>
        </w:rPr>
        <w:t>is defined by more cells</w:t>
      </w:r>
      <w:ins w:id="131" w:author="Anderson, Samuel R" w:date="2022-07-31T12:25:00Z">
        <w:r w:rsidR="00DC1208">
          <w:rPr>
            <w:lang w:val="en-US"/>
          </w:rPr>
          <w:t>,</w:t>
        </w:r>
      </w:ins>
      <w:r w:rsidR="004415ED" w:rsidRPr="0040044E">
        <w:rPr>
          <w:lang w:val="en-US"/>
        </w:rPr>
        <w:t xml:space="preserve"> most of cell sides are in contact only with water, so bank roughness becomes less </w:t>
      </w:r>
      <w:r w:rsidR="003D720A" w:rsidRPr="0040044E">
        <w:rPr>
          <w:lang w:val="en-US"/>
        </w:rPr>
        <w:t>important,</w:t>
      </w:r>
      <w:r w:rsidR="004415ED" w:rsidRPr="0040044E">
        <w:rPr>
          <w:lang w:val="en-US"/>
        </w:rPr>
        <w:t xml:space="preserve"> </w:t>
      </w:r>
      <w:r w:rsidR="00C61E74" w:rsidRPr="0040044E">
        <w:rPr>
          <w:lang w:val="en-US"/>
        </w:rPr>
        <w:t xml:space="preserve">and </w:t>
      </w:r>
      <w:r w:rsidR="00AC7EDB">
        <w:rPr>
          <w:lang w:val="en-US"/>
        </w:rPr>
        <w:t xml:space="preserve">the hydraulics ratio can be </w:t>
      </w:r>
      <w:r w:rsidR="00534EED">
        <w:rPr>
          <w:lang w:val="en-US"/>
        </w:rPr>
        <w:t>simplified as</w:t>
      </w:r>
      <w:r w:rsidR="00C61E74" w:rsidRPr="0040044E">
        <w:rPr>
          <w:lang w:val="en-US"/>
        </w:rPr>
        <w:t xml:space="preserve"> </w:t>
      </w:r>
      <m:oMath>
        <m:r>
          <w:rPr>
            <w:rFonts w:ascii="Cambria Math" w:hAnsi="Cambria Math" w:cstheme="minorHAnsi"/>
            <w:lang w:val="en-US"/>
          </w:rPr>
          <m:t>h</m:t>
        </m:r>
      </m:oMath>
      <w:r w:rsidR="00C61E74" w:rsidRPr="0040044E">
        <w:rPr>
          <w:lang w:val="en-US"/>
        </w:rPr>
        <w:t xml:space="preserve">. </w:t>
      </w:r>
      <w:r w:rsidRPr="0040044E">
        <w:rPr>
          <w:lang w:val="en-US"/>
        </w:rPr>
        <w:t xml:space="preserve">Given that </w:t>
      </w:r>
      <w:r w:rsidR="00534EED">
        <w:rPr>
          <w:lang w:val="en-US"/>
        </w:rPr>
        <w:t>is difficult to</w:t>
      </w:r>
      <w:r w:rsidRPr="0040044E">
        <w:rPr>
          <w:lang w:val="en-US"/>
        </w:rPr>
        <w:t xml:space="preserve"> </w:t>
      </w:r>
      <w:r w:rsidR="00534EED">
        <w:rPr>
          <w:lang w:val="en-US"/>
        </w:rPr>
        <w:t>anticipate</w:t>
      </w:r>
      <w:r w:rsidRPr="0040044E">
        <w:rPr>
          <w:lang w:val="en-US"/>
        </w:rPr>
        <w:t xml:space="preserve"> if the section of a river will be </w:t>
      </w:r>
      <w:r w:rsidR="00746240">
        <w:rPr>
          <w:lang w:val="en-US"/>
        </w:rPr>
        <w:t xml:space="preserve">well </w:t>
      </w:r>
      <w:r w:rsidRPr="0040044E">
        <w:rPr>
          <w:lang w:val="en-US"/>
        </w:rPr>
        <w:t xml:space="preserve">represented by a single or multiple cells we </w:t>
      </w:r>
      <w:r w:rsidR="00864EDD" w:rsidRPr="0040044E">
        <w:rPr>
          <w:lang w:val="en-US"/>
        </w:rPr>
        <w:t xml:space="preserve">set as default the option of using </w:t>
      </w:r>
      <m:oMath>
        <m:r>
          <w:rPr>
            <w:rFonts w:ascii="Cambria Math" w:hAnsi="Cambria Math" w:cstheme="minorHAnsi"/>
            <w:lang w:val="en-US"/>
          </w:rPr>
          <m:t>h</m:t>
        </m:r>
      </m:oMath>
      <w:r w:rsidR="00864EDD" w:rsidRPr="0040044E">
        <w:rPr>
          <w:lang w:val="en-US"/>
        </w:rPr>
        <w:t xml:space="preserve"> in the shear stress definition</w:t>
      </w:r>
      <w:r w:rsidR="00C61E74" w:rsidRPr="0040044E">
        <w:rPr>
          <w:lang w:val="en-US"/>
        </w:rPr>
        <w:t>. Nevertheless, the user can override this and obtain the shear stress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52"/>
        <w:gridCol w:w="1646"/>
        <w:gridCol w:w="3337"/>
      </w:tblGrid>
      <w:tr w:rsidR="00C61E74" w:rsidRPr="0040044E" w14:paraId="367C86BC" w14:textId="77777777" w:rsidTr="00537B5D">
        <w:trPr>
          <w:jc w:val="center"/>
        </w:trPr>
        <w:tc>
          <w:tcPr>
            <w:tcW w:w="5148" w:type="dxa"/>
          </w:tcPr>
          <w:p w14:paraId="739196FC" w14:textId="599D9B37" w:rsidR="00C61E74" w:rsidRPr="0040044E" w:rsidRDefault="00000000" w:rsidP="00537B5D">
            <w:pPr>
              <w:rPr>
                <w:i/>
                <w:lang w:val="en-US"/>
              </w:rPr>
            </w:pPr>
            <m:oMathPara>
              <m:oMathParaPr>
                <m:jc m:val="left"/>
              </m:oMathParaPr>
              <m:oMath>
                <m:sSub>
                  <m:sSubPr>
                    <m:ctrlPr>
                      <w:rPr>
                        <w:rFonts w:ascii="Cambria Math" w:hAnsi="Cambria Math" w:cstheme="minorHAnsi"/>
                        <w:i/>
                        <w:lang w:val="en-US"/>
                      </w:rPr>
                    </m:ctrlPr>
                  </m:sSubPr>
                  <m:e>
                    <m:r>
                      <w:rPr>
                        <w:rFonts w:ascii="Cambria Math" w:hAnsi="Cambria Math" w:cstheme="minorHAnsi"/>
                        <w:lang w:val="en-US"/>
                      </w:rPr>
                      <m:t>τ</m:t>
                    </m:r>
                  </m:e>
                  <m:sub>
                    <m:r>
                      <w:rPr>
                        <w:rFonts w:ascii="Cambria Math" w:hAnsi="Cambria Math" w:cstheme="minorHAnsi"/>
                        <w:lang w:val="en-US"/>
                      </w:rPr>
                      <m:t>x</m:t>
                    </m:r>
                  </m:sub>
                </m:sSub>
                <m:r>
                  <w:rPr>
                    <w:rFonts w:ascii="Cambria Math" w:hAnsi="Cambria Math" w:cstheme="minorHAnsi"/>
                    <w:lang w:val="en-US"/>
                  </w:rPr>
                  <m:t>=ρg</m:t>
                </m:r>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h</m:t>
                    </m:r>
                  </m:sub>
                </m:sSub>
                <m:sSub>
                  <m:sSubPr>
                    <m:ctrlPr>
                      <w:rPr>
                        <w:rFonts w:ascii="Cambria Math" w:hAnsi="Cambria Math" w:cstheme="minorHAnsi"/>
                        <w:i/>
                        <w:lang w:val="en-US"/>
                      </w:rPr>
                    </m:ctrlPr>
                  </m:sSubPr>
                  <m:e>
                    <m:r>
                      <w:rPr>
                        <w:rFonts w:ascii="Cambria Math" w:hAnsi="Cambria Math" w:cstheme="minorHAnsi"/>
                        <w:lang w:val="en-US"/>
                      </w:rPr>
                      <m:t>S</m:t>
                    </m:r>
                  </m:e>
                  <m:sub>
                    <m:r>
                      <w:rPr>
                        <w:rFonts w:ascii="Cambria Math" w:hAnsi="Cambria Math" w:cstheme="minorHAnsi"/>
                        <w:lang w:val="en-US"/>
                      </w:rPr>
                      <m:t>fx</m:t>
                    </m:r>
                  </m:sub>
                </m:sSub>
                <m:r>
                  <m:rPr>
                    <m:sty m:val="p"/>
                  </m:rPr>
                  <w:rPr>
                    <w:rFonts w:ascii="Cambria Math" w:hAnsi="Cambria Math" w:cstheme="minorHAnsi"/>
                    <w:lang w:val="en-US"/>
                  </w:rPr>
                  <m:t xml:space="preserve"> or </m:t>
                </m:r>
                <m:sSub>
                  <m:sSubPr>
                    <m:ctrlPr>
                      <w:rPr>
                        <w:rFonts w:ascii="Cambria Math" w:hAnsi="Cambria Math" w:cstheme="minorHAnsi"/>
                        <w:i/>
                        <w:lang w:val="en-US"/>
                      </w:rPr>
                    </m:ctrlPr>
                  </m:sSubPr>
                  <m:e>
                    <m:r>
                      <w:rPr>
                        <w:rFonts w:ascii="Cambria Math" w:hAnsi="Cambria Math" w:cstheme="minorHAnsi"/>
                        <w:lang w:val="en-US"/>
                      </w:rPr>
                      <m:t>τ</m:t>
                    </m:r>
                  </m:e>
                  <m:sub>
                    <m:r>
                      <w:rPr>
                        <w:rFonts w:ascii="Cambria Math" w:hAnsi="Cambria Math" w:cstheme="minorHAnsi"/>
                        <w:lang w:val="en-US"/>
                      </w:rPr>
                      <m:t>y</m:t>
                    </m:r>
                  </m:sub>
                </m:sSub>
                <m:r>
                  <w:rPr>
                    <w:rFonts w:ascii="Cambria Math" w:hAnsi="Cambria Math" w:cstheme="minorHAnsi"/>
                    <w:lang w:val="en-US"/>
                  </w:rPr>
                  <m:t>=ρg</m:t>
                </m:r>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h</m:t>
                    </m:r>
                  </m:sub>
                </m:sSub>
                <m:sSub>
                  <m:sSubPr>
                    <m:ctrlPr>
                      <w:rPr>
                        <w:rFonts w:ascii="Cambria Math" w:hAnsi="Cambria Math" w:cstheme="minorHAnsi"/>
                        <w:i/>
                        <w:lang w:val="en-US"/>
                      </w:rPr>
                    </m:ctrlPr>
                  </m:sSubPr>
                  <m:e>
                    <m:r>
                      <w:rPr>
                        <w:rFonts w:ascii="Cambria Math" w:hAnsi="Cambria Math" w:cstheme="minorHAnsi"/>
                        <w:lang w:val="en-US"/>
                      </w:rPr>
                      <m:t>S</m:t>
                    </m:r>
                  </m:e>
                  <m:sub>
                    <m:r>
                      <w:rPr>
                        <w:rFonts w:ascii="Cambria Math" w:hAnsi="Cambria Math" w:cstheme="minorHAnsi"/>
                        <w:lang w:val="en-US"/>
                      </w:rPr>
                      <m:t>fy</m:t>
                    </m:r>
                  </m:sub>
                </m:sSub>
              </m:oMath>
            </m:oMathPara>
          </w:p>
        </w:tc>
        <w:tc>
          <w:tcPr>
            <w:tcW w:w="1686" w:type="dxa"/>
          </w:tcPr>
          <w:p w14:paraId="335A2FC4" w14:textId="77777777" w:rsidR="00C61E74" w:rsidRPr="0040044E" w:rsidRDefault="00C61E74" w:rsidP="00537B5D">
            <w:pPr>
              <w:rPr>
                <w:lang w:val="en-US"/>
              </w:rPr>
            </w:pPr>
          </w:p>
        </w:tc>
        <w:tc>
          <w:tcPr>
            <w:tcW w:w="3417" w:type="dxa"/>
          </w:tcPr>
          <w:p w14:paraId="25E75389" w14:textId="18732FEE" w:rsidR="00C61E74" w:rsidRPr="0040044E" w:rsidRDefault="00C61E74" w:rsidP="00537B5D">
            <w:pPr>
              <w:pStyle w:val="Caption"/>
              <w:jc w:val="right"/>
              <w:rPr>
                <w:lang w:val="en-US"/>
              </w:rPr>
            </w:pPr>
            <w:r w:rsidRPr="0040044E">
              <w:rPr>
                <w:lang w:val="en-US"/>
              </w:rPr>
              <w:t xml:space="preserve">Eq. </w:t>
            </w:r>
            <w:r w:rsidRPr="0040044E">
              <w:rPr>
                <w:lang w:val="en-US"/>
              </w:rPr>
              <w:fldChar w:fldCharType="begin"/>
            </w:r>
            <w:r w:rsidRPr="0040044E">
              <w:rPr>
                <w:lang w:val="en-US"/>
              </w:rPr>
              <w:instrText xml:space="preserve"> SEQ Eq. \* ARABIC </w:instrText>
            </w:r>
            <w:r w:rsidRPr="0040044E">
              <w:rPr>
                <w:lang w:val="en-US"/>
              </w:rPr>
              <w:fldChar w:fldCharType="separate"/>
            </w:r>
            <w:r w:rsidR="00F5136C">
              <w:rPr>
                <w:noProof/>
                <w:lang w:val="en-US"/>
              </w:rPr>
              <w:t>8</w:t>
            </w:r>
            <w:r w:rsidRPr="0040044E">
              <w:rPr>
                <w:lang w:val="en-US"/>
              </w:rPr>
              <w:fldChar w:fldCharType="end"/>
            </w:r>
          </w:p>
        </w:tc>
      </w:tr>
    </w:tbl>
    <w:p w14:paraId="030E7E5D" w14:textId="5F5820F2" w:rsidR="00D16AA6" w:rsidRPr="0040044E" w:rsidRDefault="00C61E74" w:rsidP="003A1E56">
      <w:pPr>
        <w:rPr>
          <w:lang w:val="en-US"/>
        </w:rPr>
      </w:pPr>
      <w:r w:rsidRPr="0040044E">
        <w:rPr>
          <w:lang w:val="en-US"/>
        </w:rPr>
        <w:lastRenderedPageBreak/>
        <w:t xml:space="preserve">where </w:t>
      </w:r>
      <m:oMath>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h</m:t>
            </m:r>
          </m:sub>
        </m:sSub>
        <m:r>
          <w:rPr>
            <w:rFonts w:ascii="Cambria Math" w:hAnsi="Cambria Math"/>
            <w:lang w:val="en-US"/>
          </w:rPr>
          <m:t>=</m:t>
        </m:r>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A</m:t>
                </m:r>
              </m:e>
              <m:sub>
                <m:r>
                  <w:rPr>
                    <w:rFonts w:ascii="Cambria Math" w:hAnsi="Cambria Math" w:cstheme="minorHAnsi"/>
                    <w:lang w:val="en-US"/>
                  </w:rPr>
                  <m:t>w</m:t>
                </m:r>
              </m:sub>
            </m:sSub>
          </m:num>
          <m:den>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w</m:t>
                </m:r>
              </m:sub>
            </m:sSub>
          </m:den>
        </m:f>
      </m:oMath>
      <w:r w:rsidR="00441B33">
        <w:rPr>
          <w:lang w:val="en-US"/>
        </w:rPr>
        <w:t xml:space="preserve"> </w:t>
      </w:r>
      <w:r w:rsidRPr="0040044E">
        <w:rPr>
          <w:lang w:val="en-US"/>
        </w:rPr>
        <w:t>is the hydraulics ra</w:t>
      </w:r>
      <w:r w:rsidR="00952BB6" w:rsidRPr="0040044E">
        <w:rPr>
          <w:lang w:val="en-US"/>
        </w:rPr>
        <w:t>dius</w:t>
      </w:r>
      <w:r w:rsidRPr="0040044E">
        <w:rPr>
          <w:lang w:val="en-US"/>
        </w:rPr>
        <w:t xml:space="preserve">, </w:t>
      </w:r>
      <m:oMath>
        <m:sSub>
          <m:sSubPr>
            <m:ctrlPr>
              <w:rPr>
                <w:rFonts w:ascii="Cambria Math" w:hAnsi="Cambria Math" w:cstheme="minorHAnsi"/>
                <w:i/>
                <w:lang w:val="en-US"/>
              </w:rPr>
            </m:ctrlPr>
          </m:sSubPr>
          <m:e>
            <m:r>
              <w:rPr>
                <w:rFonts w:ascii="Cambria Math" w:hAnsi="Cambria Math" w:cstheme="minorHAnsi"/>
                <w:lang w:val="en-US"/>
              </w:rPr>
              <m:t>A</m:t>
            </m:r>
          </m:e>
          <m:sub>
            <m:r>
              <w:rPr>
                <w:rFonts w:ascii="Cambria Math" w:hAnsi="Cambria Math" w:cstheme="minorHAnsi"/>
                <w:lang w:val="en-US"/>
              </w:rPr>
              <m:t>w</m:t>
            </m:r>
          </m:sub>
        </m:sSub>
        <m:r>
          <w:rPr>
            <w:rFonts w:ascii="Cambria Math" w:hAnsi="Cambria Math" w:cstheme="minorHAnsi"/>
            <w:lang w:val="en-US"/>
          </w:rPr>
          <m:t>=h</m:t>
        </m:r>
        <m:r>
          <w:rPr>
            <w:rFonts w:ascii="Cambria Math" w:hAnsi="Cambria Math"/>
            <w:lang w:val="en-US"/>
          </w:rPr>
          <m:t>∆x</m:t>
        </m:r>
      </m:oMath>
      <w:r w:rsidRPr="0040044E">
        <w:rPr>
          <w:lang w:val="en-US"/>
        </w:rPr>
        <w:t xml:space="preserve"> </w:t>
      </w:r>
      <w:r w:rsidR="00D16AA6" w:rsidRPr="0040044E">
        <w:rPr>
          <w:lang w:val="en-US"/>
        </w:rPr>
        <w:t xml:space="preserve">is the wetted area, and </w:t>
      </w:r>
      <m:oMath>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w</m:t>
            </m:r>
          </m:sub>
        </m:sSub>
        <m:r>
          <w:rPr>
            <w:rFonts w:ascii="Cambria Math" w:hAnsi="Cambria Math" w:cstheme="minorHAnsi"/>
            <w:lang w:val="en-US"/>
          </w:rPr>
          <m:t>=2</m:t>
        </m:r>
        <m:r>
          <w:rPr>
            <w:rFonts w:ascii="Cambria Math" w:hAnsi="Cambria Math" w:cstheme="minorHAnsi"/>
            <w:lang w:val="en-US"/>
          </w:rPr>
          <m:t>h+</m:t>
        </m:r>
        <m:r>
          <w:rPr>
            <w:rFonts w:ascii="Cambria Math" w:hAnsi="Cambria Math"/>
            <w:lang w:val="en-US"/>
          </w:rPr>
          <m:t>∆x</m:t>
        </m:r>
      </m:oMath>
      <w:r w:rsidR="00D16AA6" w:rsidRPr="0040044E">
        <w:rPr>
          <w:lang w:val="en-US"/>
        </w:rPr>
        <w:t xml:space="preserve"> </w:t>
      </w:r>
      <w:r w:rsidR="00B54CFF" w:rsidRPr="0040044E">
        <w:rPr>
          <w:lang w:val="en-US"/>
        </w:rPr>
        <w:t xml:space="preserve">is the wetted </w:t>
      </w:r>
      <w:proofErr w:type="gramStart"/>
      <w:r w:rsidR="00B54CFF" w:rsidRPr="0040044E">
        <w:rPr>
          <w:lang w:val="en-US"/>
        </w:rPr>
        <w:t>perimeter</w:t>
      </w:r>
      <w:r w:rsidR="00D16AA6" w:rsidRPr="0040044E">
        <w:rPr>
          <w:lang w:val="en-US"/>
        </w:rPr>
        <w:t>.</w:t>
      </w:r>
      <w:proofErr w:type="gramEnd"/>
      <w:r w:rsidR="00D16AA6" w:rsidRPr="0040044E">
        <w:rPr>
          <w:lang w:val="en-US"/>
        </w:rPr>
        <w:t xml:space="preserve"> For north-south links we have </w:t>
      </w:r>
      <m:oMath>
        <m:sSub>
          <m:sSubPr>
            <m:ctrlPr>
              <w:rPr>
                <w:rFonts w:ascii="Cambria Math" w:hAnsi="Cambria Math" w:cstheme="minorHAnsi"/>
                <w:i/>
                <w:lang w:val="en-US"/>
              </w:rPr>
            </m:ctrlPr>
          </m:sSubPr>
          <m:e>
            <m:r>
              <w:rPr>
                <w:rFonts w:ascii="Cambria Math" w:hAnsi="Cambria Math" w:cstheme="minorHAnsi"/>
                <w:lang w:val="en-US"/>
              </w:rPr>
              <m:t>A</m:t>
            </m:r>
          </m:e>
          <m:sub>
            <m:r>
              <w:rPr>
                <w:rFonts w:ascii="Cambria Math" w:hAnsi="Cambria Math" w:cstheme="minorHAnsi"/>
                <w:lang w:val="en-US"/>
              </w:rPr>
              <m:t>w</m:t>
            </m:r>
          </m:sub>
        </m:sSub>
        <m:r>
          <w:rPr>
            <w:rFonts w:ascii="Cambria Math" w:hAnsi="Cambria Math" w:cstheme="minorHAnsi"/>
            <w:lang w:val="en-US"/>
          </w:rPr>
          <m:t>=h</m:t>
        </m:r>
        <m:r>
          <w:rPr>
            <w:rFonts w:ascii="Cambria Math" w:hAnsi="Cambria Math"/>
            <w:lang w:val="en-US"/>
          </w:rPr>
          <m:t>∆y</m:t>
        </m:r>
      </m:oMath>
      <w:r w:rsidR="00D16AA6" w:rsidRPr="0040044E">
        <w:rPr>
          <w:lang w:val="en-US"/>
        </w:rPr>
        <w:t xml:space="preserve"> and </w:t>
      </w:r>
      <m:oMath>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w</m:t>
            </m:r>
          </m:sub>
        </m:sSub>
        <m:r>
          <w:rPr>
            <w:rFonts w:ascii="Cambria Math" w:hAnsi="Cambria Math" w:cstheme="minorHAnsi"/>
            <w:lang w:val="en-US"/>
          </w:rPr>
          <m:t>=2</m:t>
        </m:r>
        <m:r>
          <w:rPr>
            <w:rFonts w:ascii="Cambria Math" w:hAnsi="Cambria Math" w:cstheme="minorHAnsi"/>
            <w:lang w:val="en-US"/>
          </w:rPr>
          <m:t>h+</m:t>
        </m:r>
        <m:r>
          <w:rPr>
            <w:rFonts w:ascii="Cambria Math" w:hAnsi="Cambria Math"/>
            <w:lang w:val="en-US"/>
          </w:rPr>
          <m:t>∆y</m:t>
        </m:r>
      </m:oMath>
      <w:r w:rsidR="00D16AA6" w:rsidRPr="0040044E">
        <w:rPr>
          <w:lang w:val="en-US"/>
        </w:rPr>
        <w:t xml:space="preserve">. </w:t>
      </w:r>
      <w:r w:rsidR="00B54CFF" w:rsidRPr="0040044E">
        <w:rPr>
          <w:lang w:val="en-US"/>
        </w:rPr>
        <w:t>To ac</w:t>
      </w:r>
      <w:r w:rsidR="005D36B7">
        <w:rPr>
          <w:lang w:val="en-US"/>
        </w:rPr>
        <w:t xml:space="preserve">tivate </w:t>
      </w:r>
      <w:r w:rsidR="00B54CFF" w:rsidRPr="0040044E">
        <w:rPr>
          <w:lang w:val="en-US"/>
        </w:rPr>
        <w:t xml:space="preserve">this option set </w:t>
      </w:r>
      <w:proofErr w:type="spellStart"/>
      <w:r w:rsidR="00B54CFF" w:rsidRPr="0040044E">
        <w:rPr>
          <w:i/>
          <w:iCs/>
          <w:lang w:val="en-US"/>
        </w:rPr>
        <w:t>useHydraulicsR</w:t>
      </w:r>
      <w:r w:rsidR="006349A7" w:rsidRPr="0040044E">
        <w:rPr>
          <w:i/>
          <w:iCs/>
          <w:lang w:val="en-US"/>
        </w:rPr>
        <w:t>adius</w:t>
      </w:r>
      <w:r w:rsidR="00B54CFF" w:rsidRPr="0040044E">
        <w:rPr>
          <w:i/>
          <w:iCs/>
          <w:lang w:val="en-US"/>
        </w:rPr>
        <w:t>InShearStress</w:t>
      </w:r>
      <w:proofErr w:type="spellEnd"/>
      <w:r w:rsidR="00B54CFF" w:rsidRPr="0040044E">
        <w:rPr>
          <w:i/>
          <w:iCs/>
          <w:lang w:val="en-US"/>
        </w:rPr>
        <w:t xml:space="preserve"> = True</w:t>
      </w:r>
      <w:r w:rsidR="00D16AA6" w:rsidRPr="0040044E">
        <w:rPr>
          <w:lang w:val="en-US"/>
        </w:rPr>
        <w:t xml:space="preserve"> </w:t>
      </w:r>
      <w:r w:rsidR="00B54CFF" w:rsidRPr="0040044E">
        <w:rPr>
          <w:lang w:val="en-US"/>
        </w:rPr>
        <w:t xml:space="preserve">when instantiating the </w:t>
      </w:r>
      <w:proofErr w:type="spellStart"/>
      <w:r w:rsidR="005D36B7">
        <w:rPr>
          <w:lang w:val="en-US"/>
        </w:rPr>
        <w:t>riverBedDynamics</w:t>
      </w:r>
      <w:proofErr w:type="spellEnd"/>
      <w:r w:rsidR="005D36B7">
        <w:rPr>
          <w:lang w:val="en-US"/>
        </w:rPr>
        <w:t xml:space="preserve"> </w:t>
      </w:r>
      <w:r w:rsidR="00B54CFF" w:rsidRPr="0040044E">
        <w:rPr>
          <w:lang w:val="en-US"/>
        </w:rPr>
        <w:t>component.</w:t>
      </w:r>
    </w:p>
    <w:p w14:paraId="44D50C32" w14:textId="204F1C10" w:rsidR="00736F69" w:rsidRPr="0040044E" w:rsidRDefault="00736F69" w:rsidP="00736F69">
      <w:pPr>
        <w:pStyle w:val="Heading2"/>
        <w:rPr>
          <w:lang w:val="en-US"/>
        </w:rPr>
      </w:pPr>
      <w:bookmarkStart w:id="132" w:name="_Ref102129225"/>
      <w:r w:rsidRPr="0040044E">
        <w:rPr>
          <w:lang w:val="en-US"/>
        </w:rPr>
        <w:t>3.</w:t>
      </w:r>
      <w:r w:rsidR="00F74054" w:rsidRPr="0040044E">
        <w:rPr>
          <w:lang w:val="en-US"/>
        </w:rPr>
        <w:t>3</w:t>
      </w:r>
      <w:r w:rsidRPr="0040044E">
        <w:rPr>
          <w:lang w:val="en-US"/>
        </w:rPr>
        <w:t xml:space="preserve"> </w:t>
      </w:r>
      <w:r w:rsidR="00F74054" w:rsidRPr="0040044E">
        <w:rPr>
          <w:lang w:val="en-US"/>
        </w:rPr>
        <w:t>Bed surface properties and s</w:t>
      </w:r>
      <w:r w:rsidRPr="0040044E">
        <w:rPr>
          <w:lang w:val="en-US"/>
        </w:rPr>
        <w:t>ediment fluxes calculations</w:t>
      </w:r>
      <w:bookmarkEnd w:id="132"/>
    </w:p>
    <w:p w14:paraId="7469E96B" w14:textId="6DD58E50" w:rsidR="00D90827" w:rsidRPr="0040044E" w:rsidRDefault="004A261F" w:rsidP="00654C56">
      <w:pPr>
        <w:rPr>
          <w:lang w:val="en-US"/>
        </w:rPr>
      </w:pPr>
      <w:r w:rsidRPr="0040044E">
        <w:rPr>
          <w:lang w:val="en-US"/>
        </w:rPr>
        <w:t>Before calculating sediment flux</w:t>
      </w:r>
      <w:r w:rsidR="001120C9" w:rsidRPr="0040044E">
        <w:rPr>
          <w:lang w:val="en-US"/>
        </w:rPr>
        <w:t>es</w:t>
      </w:r>
      <w:r w:rsidRPr="0040044E">
        <w:rPr>
          <w:lang w:val="en-US"/>
        </w:rPr>
        <w:t xml:space="preserve"> </w:t>
      </w:r>
      <w:proofErr w:type="spellStart"/>
      <w:r w:rsidR="004C5DF8">
        <w:rPr>
          <w:lang w:val="en-US"/>
        </w:rPr>
        <w:t>riverBedDynamics</w:t>
      </w:r>
      <w:proofErr w:type="spellEnd"/>
      <w:r w:rsidR="004C5DF8">
        <w:rPr>
          <w:lang w:val="en-US"/>
        </w:rPr>
        <w:t xml:space="preserve"> </w:t>
      </w:r>
      <w:r w:rsidRPr="0040044E">
        <w:rPr>
          <w:lang w:val="en-US"/>
        </w:rPr>
        <w:t xml:space="preserve">defines </w:t>
      </w:r>
      <w:r w:rsidR="005D08C5" w:rsidRPr="0040044E">
        <w:rPr>
          <w:lang w:val="en-US"/>
        </w:rPr>
        <w:t>the</w:t>
      </w:r>
      <w:r w:rsidR="001120C9" w:rsidRPr="0040044E">
        <w:rPr>
          <w:lang w:val="en-US"/>
        </w:rPr>
        <w:t xml:space="preserve"> </w:t>
      </w:r>
      <w:r w:rsidR="00654C56" w:rsidRPr="0040044E">
        <w:rPr>
          <w:lang w:val="en-US"/>
        </w:rPr>
        <w:t>bed properties that are used in the bed</w:t>
      </w:r>
      <w:r w:rsidR="00017F3D">
        <w:rPr>
          <w:lang w:val="en-US"/>
        </w:rPr>
        <w:t xml:space="preserve"> </w:t>
      </w:r>
      <w:r w:rsidR="00654C56" w:rsidRPr="0040044E">
        <w:rPr>
          <w:lang w:val="en-US"/>
        </w:rPr>
        <w:t xml:space="preserve">load transport equations. </w:t>
      </w:r>
      <w:r w:rsidR="005D08C5" w:rsidRPr="0040044E">
        <w:rPr>
          <w:lang w:val="en-US"/>
        </w:rPr>
        <w:t>Like</w:t>
      </w:r>
      <w:r w:rsidR="001120C9" w:rsidRPr="0040044E">
        <w:rPr>
          <w:lang w:val="en-US"/>
        </w:rPr>
        <w:t xml:space="preserve"> </w:t>
      </w:r>
      <w:r w:rsidR="009A6D3F">
        <w:rPr>
          <w:lang w:val="en-US"/>
        </w:rPr>
        <w:t xml:space="preserve">in </w:t>
      </w:r>
      <w:r w:rsidR="001120C9" w:rsidRPr="0040044E">
        <w:rPr>
          <w:lang w:val="en-US"/>
        </w:rPr>
        <w:t xml:space="preserve">the implementation of </w:t>
      </w:r>
      <w:r w:rsidR="005D08C5" w:rsidRPr="0040044E">
        <w:rPr>
          <w:lang w:val="en-US"/>
        </w:rPr>
        <w:t xml:space="preserve">spatial </w:t>
      </w:r>
      <w:r w:rsidR="001120C9" w:rsidRPr="0040044E">
        <w:rPr>
          <w:lang w:val="en-US"/>
        </w:rPr>
        <w:t xml:space="preserve">roughness in </w:t>
      </w:r>
      <w:r w:rsidR="00654C56" w:rsidRPr="0040044E">
        <w:rPr>
          <w:lang w:val="en-US"/>
        </w:rPr>
        <w:t xml:space="preserve">the modified version of </w:t>
      </w:r>
      <w:proofErr w:type="spellStart"/>
      <w:r w:rsidR="00654C56" w:rsidRPr="0040044E">
        <w:rPr>
          <w:lang w:val="en-US"/>
        </w:rPr>
        <w:t>OverlandFlow</w:t>
      </w:r>
      <w:proofErr w:type="spellEnd"/>
      <w:r w:rsidR="009A6D3F">
        <w:rPr>
          <w:lang w:val="en-US"/>
        </w:rPr>
        <w:t>,</w:t>
      </w:r>
      <w:r w:rsidR="00654C56" w:rsidRPr="0040044E">
        <w:rPr>
          <w:lang w:val="en-US"/>
        </w:rPr>
        <w:t xml:space="preserve"> grain size distribution (GSD) can vary </w:t>
      </w:r>
      <w:r w:rsidR="00F445B9" w:rsidRPr="0040044E">
        <w:rPr>
          <w:lang w:val="en-US"/>
        </w:rPr>
        <w:t xml:space="preserve">spatially </w:t>
      </w:r>
      <w:r w:rsidR="00654C56" w:rsidRPr="0040044E">
        <w:rPr>
          <w:lang w:val="en-US"/>
        </w:rPr>
        <w:t xml:space="preserve">and </w:t>
      </w:r>
      <w:del w:id="133" w:author="Anderson, Samuel R" w:date="2022-07-31T12:32:00Z">
        <w:r w:rsidR="00654C56" w:rsidRPr="0040044E" w:rsidDel="00BD71DD">
          <w:rPr>
            <w:lang w:val="en-US"/>
          </w:rPr>
          <w:delText xml:space="preserve">it </w:delText>
        </w:r>
      </w:del>
      <w:r w:rsidR="00654C56" w:rsidRPr="0040044E">
        <w:rPr>
          <w:lang w:val="en-US"/>
        </w:rPr>
        <w:t>is</w:t>
      </w:r>
      <w:ins w:id="134" w:author="Anderson, Samuel R" w:date="2022-07-31T12:32:00Z">
        <w:r w:rsidR="00BD71DD">
          <w:rPr>
            <w:lang w:val="en-US"/>
          </w:rPr>
          <w:t xml:space="preserve"> therefore</w:t>
        </w:r>
      </w:ins>
      <w:r w:rsidR="00F445B9" w:rsidRPr="0040044E">
        <w:rPr>
          <w:lang w:val="en-US"/>
        </w:rPr>
        <w:t xml:space="preserve"> </w:t>
      </w:r>
      <w:r w:rsidR="00654C56" w:rsidRPr="0040044E">
        <w:rPr>
          <w:lang w:val="en-US"/>
        </w:rPr>
        <w:t xml:space="preserve">specified at </w:t>
      </w:r>
      <w:ins w:id="135" w:author="Anderson, Samuel R" w:date="2022-07-31T12:32:00Z">
        <w:r w:rsidR="00BD71DD">
          <w:rPr>
            <w:lang w:val="en-US"/>
          </w:rPr>
          <w:t xml:space="preserve">different </w:t>
        </w:r>
      </w:ins>
      <w:r w:rsidR="00654C56" w:rsidRPr="0040044E">
        <w:rPr>
          <w:lang w:val="en-US"/>
        </w:rPr>
        <w:t>nodes</w:t>
      </w:r>
      <w:r w:rsidR="001120C9" w:rsidRPr="0040044E">
        <w:rPr>
          <w:lang w:val="en-US"/>
        </w:rPr>
        <w:t xml:space="preserve">. </w:t>
      </w:r>
      <w:r w:rsidR="00C633CC" w:rsidRPr="0040044E">
        <w:rPr>
          <w:lang w:val="en-US"/>
        </w:rPr>
        <w:t xml:space="preserve">In the raster file or NumPy array </w:t>
      </w:r>
      <w:r w:rsidR="00F30146" w:rsidRPr="0040044E">
        <w:rPr>
          <w:lang w:val="en-US"/>
        </w:rPr>
        <w:t xml:space="preserve">the location of </w:t>
      </w:r>
      <w:r w:rsidR="00F81A47" w:rsidRPr="0040044E">
        <w:rPr>
          <w:lang w:val="en-US"/>
        </w:rPr>
        <w:t xml:space="preserve">different GSD </w:t>
      </w:r>
      <w:r w:rsidR="005D08C5" w:rsidRPr="0040044E">
        <w:rPr>
          <w:lang w:val="en-US"/>
        </w:rPr>
        <w:t xml:space="preserve">is defined at </w:t>
      </w:r>
      <w:r w:rsidR="00C633CC" w:rsidRPr="0040044E">
        <w:rPr>
          <w:lang w:val="en-US"/>
        </w:rPr>
        <w:t>e</w:t>
      </w:r>
      <w:r w:rsidR="00654C56" w:rsidRPr="0040044E">
        <w:rPr>
          <w:lang w:val="en-US"/>
        </w:rPr>
        <w:t xml:space="preserve">ach node </w:t>
      </w:r>
      <w:r w:rsidR="005D08C5" w:rsidRPr="0040044E">
        <w:rPr>
          <w:lang w:val="en-US"/>
        </w:rPr>
        <w:t xml:space="preserve">using </w:t>
      </w:r>
      <w:r w:rsidR="00C633CC" w:rsidRPr="0040044E">
        <w:rPr>
          <w:lang w:val="en-US"/>
        </w:rPr>
        <w:t xml:space="preserve">an identification number that is linked to a </w:t>
      </w:r>
      <w:proofErr w:type="spellStart"/>
      <w:r w:rsidR="00C633CC" w:rsidRPr="0040044E">
        <w:rPr>
          <w:lang w:val="en-US"/>
        </w:rPr>
        <w:t>cvs</w:t>
      </w:r>
      <w:proofErr w:type="spellEnd"/>
      <w:r w:rsidR="00F445B9" w:rsidRPr="0040044E">
        <w:rPr>
          <w:lang w:val="en-US"/>
        </w:rPr>
        <w:t xml:space="preserve"> </w:t>
      </w:r>
      <w:proofErr w:type="spellStart"/>
      <w:r w:rsidR="00F445B9" w:rsidRPr="0040044E">
        <w:rPr>
          <w:lang w:val="en-US"/>
        </w:rPr>
        <w:t>file</w:t>
      </w:r>
      <w:ins w:id="136" w:author="Anderson, Samuel R" w:date="2022-07-31T12:32:00Z">
        <w:r w:rsidR="00BD71DD">
          <w:rPr>
            <w:lang w:val="en-US"/>
          </w:rPr>
          <w:t>,</w:t>
        </w:r>
      </w:ins>
      <w:del w:id="137" w:author="Anderson, Samuel R" w:date="2022-07-31T12:32:00Z">
        <w:r w:rsidR="00C633CC" w:rsidRPr="0040044E" w:rsidDel="00BD71DD">
          <w:rPr>
            <w:lang w:val="en-US"/>
          </w:rPr>
          <w:delText xml:space="preserve"> (</w:delText>
        </w:r>
      </w:del>
      <w:r w:rsidR="00C633CC" w:rsidRPr="0040044E">
        <w:rPr>
          <w:lang w:val="en-US"/>
        </w:rPr>
        <w:t>or</w:t>
      </w:r>
      <w:proofErr w:type="spellEnd"/>
      <w:r w:rsidR="00C633CC" w:rsidRPr="0040044E">
        <w:rPr>
          <w:lang w:val="en-US"/>
        </w:rPr>
        <w:t xml:space="preserve"> any other files used for storing data in tabular format</w:t>
      </w:r>
      <w:ins w:id="138" w:author="Anderson, Samuel R" w:date="2022-07-31T12:32:00Z">
        <w:r w:rsidR="00BD71DD">
          <w:rPr>
            <w:lang w:val="en-US"/>
          </w:rPr>
          <w:t>,</w:t>
        </w:r>
      </w:ins>
      <w:ins w:id="139" w:author="Anderson, Samuel R" w:date="2022-07-31T12:33:00Z">
        <w:r w:rsidR="00BD71DD">
          <w:rPr>
            <w:lang w:val="en-US"/>
          </w:rPr>
          <w:t xml:space="preserve"> </w:t>
        </w:r>
      </w:ins>
      <w:del w:id="140" w:author="Anderson, Samuel R" w:date="2022-07-31T12:32:00Z">
        <w:r w:rsidR="00C633CC" w:rsidRPr="0040044E" w:rsidDel="00BD71DD">
          <w:rPr>
            <w:lang w:val="en-US"/>
          </w:rPr>
          <w:delText xml:space="preserve">) </w:delText>
        </w:r>
      </w:del>
      <w:r w:rsidR="00F445B9" w:rsidRPr="0040044E">
        <w:rPr>
          <w:lang w:val="en-US"/>
        </w:rPr>
        <w:t xml:space="preserve">containing the GSD of </w:t>
      </w:r>
      <w:r w:rsidR="005D08C5" w:rsidRPr="0040044E">
        <w:rPr>
          <w:lang w:val="en-US"/>
        </w:rPr>
        <w:t>a given</w:t>
      </w:r>
      <w:r w:rsidR="00F445B9" w:rsidRPr="0040044E">
        <w:rPr>
          <w:lang w:val="en-US"/>
        </w:rPr>
        <w:t xml:space="preserve"> location. </w:t>
      </w:r>
      <w:r w:rsidR="00F30146" w:rsidRPr="0040044E">
        <w:rPr>
          <w:lang w:val="en-US"/>
        </w:rPr>
        <w:t>Grain sizes</w:t>
      </w:r>
      <w:r w:rsidR="001120C9" w:rsidRPr="0040044E">
        <w:rPr>
          <w:lang w:val="en-US"/>
        </w:rPr>
        <w:t xml:space="preserve">, defined as percentage </w:t>
      </w:r>
      <w:r w:rsidR="008F6D3E" w:rsidRPr="0040044E">
        <w:rPr>
          <w:lang w:val="en-US"/>
        </w:rPr>
        <w:t>passing, can</w:t>
      </w:r>
      <w:r w:rsidR="00F30146" w:rsidRPr="0040044E">
        <w:rPr>
          <w:lang w:val="en-US"/>
        </w:rPr>
        <w:t xml:space="preserve"> range from fine sand to large boulders</w:t>
      </w:r>
      <w:r w:rsidR="005D08C5" w:rsidRPr="0040044E">
        <w:rPr>
          <w:lang w:val="en-US"/>
        </w:rPr>
        <w:t>. Cohesive sediments are not supported by our component</w:t>
      </w:r>
      <w:r w:rsidR="008F6D3E" w:rsidRPr="0040044E">
        <w:rPr>
          <w:lang w:val="en-US"/>
        </w:rPr>
        <w:t>. T</w:t>
      </w:r>
      <w:r w:rsidR="00F30146" w:rsidRPr="0040044E">
        <w:rPr>
          <w:lang w:val="en-US"/>
        </w:rPr>
        <w:t>he sizes corresponding to 0 and 100% must be always present in the definition files</w:t>
      </w:r>
      <w:r w:rsidR="00102060" w:rsidRPr="0040044E">
        <w:rPr>
          <w:lang w:val="en-US"/>
        </w:rPr>
        <w:t xml:space="preserve"> independently of which sediment transport model will be used. The purpose of this is </w:t>
      </w:r>
      <w:del w:id="141" w:author="Anderson, Samuel R" w:date="2022-07-31T12:33:00Z">
        <w:r w:rsidR="00102060" w:rsidRPr="0040044E" w:rsidDel="003C206A">
          <w:rPr>
            <w:lang w:val="en-US"/>
          </w:rPr>
          <w:delText xml:space="preserve">using </w:delText>
        </w:r>
      </w:del>
      <w:ins w:id="142" w:author="Anderson, Samuel R" w:date="2022-07-31T12:33:00Z">
        <w:r w:rsidR="003C206A">
          <w:rPr>
            <w:lang w:val="en-US"/>
          </w:rPr>
          <w:t>to use</w:t>
        </w:r>
        <w:r w:rsidR="003C206A" w:rsidRPr="0040044E">
          <w:rPr>
            <w:lang w:val="en-US"/>
          </w:rPr>
          <w:t xml:space="preserve"> </w:t>
        </w:r>
      </w:ins>
      <w:r w:rsidR="00102060" w:rsidRPr="0040044E">
        <w:rPr>
          <w:lang w:val="en-US"/>
        </w:rPr>
        <w:t xml:space="preserve">the same input format independently of what equation is selected. </w:t>
      </w:r>
      <w:r w:rsidR="00FD3318" w:rsidRPr="0040044E">
        <w:rPr>
          <w:lang w:val="en-US"/>
        </w:rPr>
        <w:t xml:space="preserve">Once the GSD has been loaded </w:t>
      </w:r>
      <w:proofErr w:type="spellStart"/>
      <w:r w:rsidR="001E3E47">
        <w:rPr>
          <w:lang w:val="en-US"/>
        </w:rPr>
        <w:t>riverBedDynamics</w:t>
      </w:r>
      <w:proofErr w:type="spellEnd"/>
      <w:r w:rsidR="008F6D3E" w:rsidRPr="0040044E">
        <w:rPr>
          <w:lang w:val="en-US"/>
        </w:rPr>
        <w:t xml:space="preserve"> </w:t>
      </w:r>
      <w:r w:rsidR="00FD3318" w:rsidRPr="0040044E">
        <w:rPr>
          <w:lang w:val="en-US"/>
        </w:rPr>
        <w:t>will calculate the sand fraction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sidR="00FD3318" w:rsidRPr="0040044E">
        <w:rPr>
          <w:lang w:val="en-US"/>
        </w:rP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50</m:t>
            </m:r>
          </m:sub>
        </m:sSub>
      </m:oMath>
      <w:r w:rsidR="00FD3318" w:rsidRPr="0040044E">
        <w:rPr>
          <w:lang w:val="en-US"/>
        </w:rPr>
        <w:t>, the geometric mean size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sg</m:t>
            </m:r>
          </m:sub>
        </m:sSub>
      </m:oMath>
      <w:r w:rsidR="00FD3318" w:rsidRPr="0040044E">
        <w:rPr>
          <w:lang w:val="en-US"/>
        </w:rPr>
        <w:t xml:space="preserve">), and the </w:t>
      </w:r>
      <w:r w:rsidR="00AA0508" w:rsidRPr="0040044E">
        <w:rPr>
          <w:lang w:val="en-US"/>
        </w:rPr>
        <w:t>geometric standard deviation (</w:t>
      </w:r>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g</m:t>
            </m:r>
          </m:sub>
        </m:sSub>
      </m:oMath>
      <w:r w:rsidR="00AA0508" w:rsidRPr="0040044E">
        <w:rPr>
          <w:lang w:val="en-US"/>
        </w:rPr>
        <w:t>)</w:t>
      </w:r>
      <w:r w:rsidR="005D08C5" w:rsidRPr="0040044E">
        <w:rPr>
          <w:lang w:val="en-US"/>
        </w:rPr>
        <w:t xml:space="preserve"> at each node</w:t>
      </w:r>
      <w:r w:rsidR="008F6D3E" w:rsidRPr="0040044E">
        <w:rPr>
          <w:lang w:val="en-US"/>
        </w:rPr>
        <w:t>. T</w:t>
      </w:r>
      <w:r w:rsidR="00AA0508" w:rsidRPr="0040044E">
        <w:rPr>
          <w:lang w:val="en-US"/>
        </w:rPr>
        <w:t xml:space="preserve">hese last two variables are defined </w:t>
      </w:r>
      <w:r w:rsidR="008F2D8C">
        <w:rPr>
          <w:lang w:val="en-US"/>
        </w:rPr>
        <w:t>following</w:t>
      </w:r>
      <w:ins w:id="143" w:author="Anderson, Samuel R" w:date="2022-07-31T12:33:00Z">
        <w:r w:rsidR="003C206A">
          <w:rPr>
            <w:lang w:val="en-US"/>
          </w:rPr>
          <w:t xml:space="preserve"> the method of</w:t>
        </w:r>
      </w:ins>
      <w:r w:rsidR="00AA0508" w:rsidRPr="0040044E">
        <w:rPr>
          <w:lang w:val="en-US"/>
        </w:rPr>
        <w:t xml:space="preserve"> </w:t>
      </w:r>
      <w:r w:rsidR="00AA0508" w:rsidRPr="0040044E">
        <w:rPr>
          <w:lang w:val="en-US"/>
        </w:rPr>
        <w:fldChar w:fldCharType="begin" w:fldLock="1"/>
      </w:r>
      <w:r w:rsidR="00D70A37">
        <w:rPr>
          <w:lang w:val="en-US"/>
        </w:rPr>
        <w:instrText>ADDIN CSL_CITATION {"citationItems":[{"id":"ITEM-1","itemData":{"DOI":"10.1080/00221689009499058","ISBN":"0022-1686","ISSN":"0022-1686","abstract":"Bedload transport in gravel-bed rivers is accomplished by means of the mobilization of grains exposed on the bed surface. This mobilization is due to the action of fluid forces on the exposed grains. Substrate particles can participate in the bedload only to the extent that local or global scour results in their exposure on the surface. It follows that a calculation of the bedload transport rate of mixtures should be based on the availability of each size range in the surface layer. Herein an existing empirical substrate-based bedload relation for gravel mixtures, developed solely with reference to field data, is transformed into a surface-based relation.","author":[{"dropping-particle":"","family":"Parker","given":"Gary","non-dropping-particle":"","parse-names":false,"suffix":""}],"container-title":"Journal of Hydraulic Research","id":"ITEM-1","issue":"4","issued":{"date-parts":[["1990","7","19"]]},"language":"en","note":"From Duplicate 2 (Surface-based bedload transport relation for gravel rivers - Parker, G.)\n\nFrom Duplicate 1 (Surface-based bedload transport relation for gravel rivers - Parker, G.)\n\nParker 1990","page":"417-436","publisher":"Taylor &amp; Francis Group","title":"Surface-based bedload transport relation for gravel rivers","type":"article-journal","volume":"28"},"uris":["http://www.mendeley.com/documents/?uuid=69b2904c-f79c-4f25-b666-2b389c666d4b"]}],"mendeley":{"formattedCitation":"(Parker, 1990)","manualFormatting":"Parker (1990)","plainTextFormattedCitation":"(Parker, 1990)","previouslyFormattedCitation":"(Parker, 1990)"},"properties":{"noteIndex":0},"schema":"https://github.com/citation-style-language/schema/raw/master/csl-citation.json"}</w:instrText>
      </w:r>
      <w:r w:rsidR="00AA0508" w:rsidRPr="0040044E">
        <w:rPr>
          <w:lang w:val="en-US"/>
        </w:rPr>
        <w:fldChar w:fldCharType="separate"/>
      </w:r>
      <w:r w:rsidR="00AA0508" w:rsidRPr="0040044E">
        <w:rPr>
          <w:noProof/>
          <w:lang w:val="en-US"/>
        </w:rPr>
        <w:t>Parker (1990)</w:t>
      </w:r>
      <w:r w:rsidR="00AA0508" w:rsidRPr="0040044E">
        <w:rPr>
          <w:lang w:val="en-US"/>
        </w:rPr>
        <w:fldChar w:fldCharType="end"/>
      </w:r>
      <w:r w:rsidR="00AA0508" w:rsidRPr="0040044E">
        <w:rPr>
          <w:lang w:val="en-US"/>
        </w:rPr>
        <w:t xml:space="preserve">. </w:t>
      </w:r>
      <w:r w:rsidR="00403D2E" w:rsidRPr="0040044E">
        <w:rPr>
          <w:lang w:val="en-US"/>
        </w:rPr>
        <w:t xml:space="preserve">After bed properties are </w:t>
      </w:r>
      <w:proofErr w:type="gramStart"/>
      <w:r w:rsidR="005D08C5" w:rsidRPr="0040044E">
        <w:rPr>
          <w:lang w:val="en-US"/>
        </w:rPr>
        <w:t>defined</w:t>
      </w:r>
      <w:proofErr w:type="gramEnd"/>
      <w:r w:rsidR="00403D2E" w:rsidRPr="0040044E">
        <w:rPr>
          <w:lang w:val="en-US"/>
        </w:rPr>
        <w:t xml:space="preserve"> they </w:t>
      </w:r>
      <w:r w:rsidR="00530F8E" w:rsidRPr="0040044E">
        <w:rPr>
          <w:lang w:val="en-US"/>
        </w:rPr>
        <w:t xml:space="preserve">are mapped into links assuming equal weights of the connecting nodes in the case they have different GSD. By allowing a spatially variable GSD some typical characteristics of a real watershed can be explicitly included. For instance, </w:t>
      </w:r>
      <w:r w:rsidR="005D08C5" w:rsidRPr="0040044E">
        <w:rPr>
          <w:lang w:val="en-US"/>
        </w:rPr>
        <w:t xml:space="preserve">a </w:t>
      </w:r>
      <w:r w:rsidR="00530F8E" w:rsidRPr="0040044E">
        <w:rPr>
          <w:lang w:val="en-US"/>
        </w:rPr>
        <w:t xml:space="preserve">GSD featuring coarser grains in headwater and finer fractions in lower </w:t>
      </w:r>
      <w:r w:rsidR="009A0F30">
        <w:rPr>
          <w:lang w:val="en-US"/>
        </w:rPr>
        <w:t>gradient</w:t>
      </w:r>
      <w:r w:rsidR="00530F8E" w:rsidRPr="0040044E">
        <w:rPr>
          <w:lang w:val="en-US"/>
        </w:rPr>
        <w:t xml:space="preserve"> regions.</w:t>
      </w:r>
      <w:r w:rsidR="006613EB" w:rsidRPr="0040044E">
        <w:rPr>
          <w:lang w:val="en-US"/>
        </w:rPr>
        <w:t xml:space="preserve"> Depending on the bed</w:t>
      </w:r>
      <w:r w:rsidR="00017F3D">
        <w:rPr>
          <w:lang w:val="en-US"/>
        </w:rPr>
        <w:t xml:space="preserve"> </w:t>
      </w:r>
      <w:r w:rsidR="006613EB" w:rsidRPr="0040044E">
        <w:rPr>
          <w:lang w:val="en-US"/>
        </w:rPr>
        <w:t xml:space="preserve">load equation selected these bed surface properties </w:t>
      </w:r>
      <w:r w:rsidR="00403D2E" w:rsidRPr="0040044E">
        <w:rPr>
          <w:lang w:val="en-US"/>
        </w:rPr>
        <w:t>can be</w:t>
      </w:r>
      <w:r w:rsidR="006613EB" w:rsidRPr="0040044E">
        <w:rPr>
          <w:lang w:val="en-US"/>
        </w:rPr>
        <w:t xml:space="preserve"> updated </w:t>
      </w:r>
      <w:r w:rsidR="00B74ABF" w:rsidRPr="0040044E">
        <w:rPr>
          <w:lang w:val="en-US"/>
        </w:rPr>
        <w:t xml:space="preserve">at each time (i.e., when selecting </w:t>
      </w:r>
      <w:r w:rsidR="00B74ABF" w:rsidRPr="0040044E">
        <w:rPr>
          <w:lang w:val="en-US"/>
        </w:rPr>
        <w:fldChar w:fldCharType="begin" w:fldLock="1"/>
      </w:r>
      <w:r w:rsidR="00D70A37">
        <w:rPr>
          <w:lang w:val="en-US"/>
        </w:rPr>
        <w:instrText>ADDIN CSL_CITATION {"citationItems":[{"id":"ITEM-1","itemData":{"DOI":"10.1080/00221689009499058","ISBN":"0022-1686","ISSN":"0022-1686","abstract":"Bedload transport in gravel-bed rivers is accomplished by means of the mobilization of grains exposed on the bed surface. This mobilization is due to the action of fluid forces on the exposed grains. Substrate particles can participate in the bedload only to the extent that local or global scour results in their exposure on the surface. It follows that a calculation of the bedload transport rate of mixtures should be based on the availability of each size range in the surface layer. Herein an existing empirical substrate-based bedload relation for gravel mixtures, developed solely with reference to field data, is transformed into a surface-based relation.","author":[{"dropping-particle":"","family":"Parker","given":"Gary","non-dropping-particle":"","parse-names":false,"suffix":""}],"container-title":"Journal of Hydraulic Research","id":"ITEM-1","issue":"4","issued":{"date-parts":[["1990","7","19"]]},"language":"en","note":"From Duplicate 2 (Surface-based bedload transport relation for gravel rivers - Parker, G.)\n\nFrom Duplicate 1 (Surface-based bedload transport relation for gravel rivers - Parker, G.)\n\nParker 1990","page":"417-436","publisher":"Taylor &amp; Francis Group","title":"Surface-based bedload transport relation for gravel rivers","type":"article-journal","volume":"28"},"uris":["http://www.mendeley.com/documents/?uuid=69b2904c-f79c-4f25-b666-2b389c666d4b"]}],"mendeley":{"formattedCitation":"(Parker, 1990)","manualFormatting":"Parker, 1990","plainTextFormattedCitation":"(Parker, 1990)","previouslyFormattedCitation":"(Parker, 1990)"},"properties":{"noteIndex":0},"schema":"https://github.com/citation-style-language/schema/raw/master/csl-citation.json"}</w:instrText>
      </w:r>
      <w:r w:rsidR="00B74ABF" w:rsidRPr="0040044E">
        <w:rPr>
          <w:lang w:val="en-US"/>
        </w:rPr>
        <w:fldChar w:fldCharType="separate"/>
      </w:r>
      <w:r w:rsidR="00B74ABF" w:rsidRPr="0040044E">
        <w:rPr>
          <w:noProof/>
          <w:lang w:val="en-US"/>
        </w:rPr>
        <w:t>Parker, 1990</w:t>
      </w:r>
      <w:r w:rsidR="00B74ABF" w:rsidRPr="0040044E">
        <w:rPr>
          <w:lang w:val="en-US"/>
        </w:rPr>
        <w:fldChar w:fldCharType="end"/>
      </w:r>
      <w:r w:rsidR="00B74ABF" w:rsidRPr="0040044E">
        <w:rPr>
          <w:lang w:val="en-US"/>
        </w:rPr>
        <w:t xml:space="preserve"> or </w:t>
      </w:r>
      <w:r w:rsidR="00B74ABF" w:rsidRPr="0040044E">
        <w:rPr>
          <w:lang w:val="en-US"/>
        </w:rPr>
        <w:fldChar w:fldCharType="begin" w:fldLock="1"/>
      </w:r>
      <w:r w:rsidR="00752A4F" w:rsidRPr="0040044E">
        <w:rPr>
          <w:lang w:val="en-US"/>
        </w:rPr>
        <w:instrText>ADDIN CSL_CITATION {"citationItems":[{"id":"ITEM-1","itemData":{"DOI":"10.1061/(ASCE)0733-9429(2003)129:2(120)","ISSN":"0733-9429","author":[{"dropping-particle":"","family":"Wilcock","given":"Peter R.","non-dropping-particle":"","parse-names":false,"suffix":""},{"dropping-particle":"","family":"Crowe","given":"Joanna C.","non-dropping-particle":"","parse-names":false,"suffix":""}],"container-title":"Journal of Hydraulic Engineering","id":"ITEM-1","issue":"2","issued":{"date-parts":[["2003","1","15"]]},"note":"From Duplicate 1 (Surface-based Transport Model for Mixed-Size Sediment - Wilcock, Peter R; Asce, M; Crowe, Joanna C)\n\nFrom Duplicate 1 (Surface-based Transport Model for Mixed-Size Sediment - Wilcock, P; Crowe, J)\n\ndoi: 10.1061/(ASCE)0733-9429(2003)129:2(120)\n\nFrom Duplicate 2 (Surface-based Transport Model for Mixed-Size Sediment - Wilcock, P; Crowe, J)\n\ndoi: 10.1061/(ASCE)0733-9429(2003)129:2(120)","page":"120-128","publisher":"American Society of Civil Engineers","title":"Surface-based transport model for mixed-size sediment","type":"article-journal","volume":"129"},"uris":["http://www.mendeley.com/documents/?uuid=91b9cfbe-2782-4835-a6e6-708b95fcf293"]}],"mendeley":{"formattedCitation":"(Wilcock &amp; Crowe, 2003)","manualFormatting":"Wilcock &amp; Crowe, 2003)","plainTextFormattedCitation":"(Wilcock &amp; Crowe, 2003)","previouslyFormattedCitation":"(Wilcock &amp; Crowe, 2003)"},"properties":{"noteIndex":0},"schema":"https://github.com/citation-style-language/schema/raw/master/csl-citation.json"}</w:instrText>
      </w:r>
      <w:r w:rsidR="00B74ABF" w:rsidRPr="0040044E">
        <w:rPr>
          <w:lang w:val="en-US"/>
        </w:rPr>
        <w:fldChar w:fldCharType="separate"/>
      </w:r>
      <w:r w:rsidR="00B74ABF" w:rsidRPr="0040044E">
        <w:rPr>
          <w:noProof/>
          <w:lang w:val="en-US"/>
        </w:rPr>
        <w:t>Wilcock &amp; Crowe, 2003)</w:t>
      </w:r>
      <w:r w:rsidR="00B74ABF" w:rsidRPr="0040044E">
        <w:rPr>
          <w:lang w:val="en-US"/>
        </w:rPr>
        <w:fldChar w:fldCharType="end"/>
      </w:r>
      <w:r w:rsidR="00B74ABF" w:rsidRPr="0040044E">
        <w:rPr>
          <w:lang w:val="en-US"/>
        </w:rPr>
        <w:t xml:space="preserve"> </w:t>
      </w:r>
      <w:r w:rsidR="006613EB" w:rsidRPr="0040044E">
        <w:rPr>
          <w:lang w:val="en-US"/>
        </w:rPr>
        <w:t xml:space="preserve">or </w:t>
      </w:r>
      <w:r w:rsidR="00850B1D" w:rsidRPr="0040044E">
        <w:rPr>
          <w:lang w:val="en-US"/>
        </w:rPr>
        <w:t xml:space="preserve">remain constant </w:t>
      </w:r>
      <w:r w:rsidR="006613EB" w:rsidRPr="0040044E">
        <w:rPr>
          <w:lang w:val="en-US"/>
        </w:rPr>
        <w:t>through</w:t>
      </w:r>
      <w:r w:rsidR="00850B1D" w:rsidRPr="0040044E">
        <w:rPr>
          <w:lang w:val="en-US"/>
        </w:rPr>
        <w:t>o</w:t>
      </w:r>
      <w:r w:rsidR="006613EB" w:rsidRPr="0040044E">
        <w:rPr>
          <w:lang w:val="en-US"/>
        </w:rPr>
        <w:t>ut the whole simulation</w:t>
      </w:r>
      <w:r w:rsidR="00B74ABF" w:rsidRPr="0040044E">
        <w:rPr>
          <w:lang w:val="en-US"/>
        </w:rPr>
        <w:t xml:space="preserve"> (i.e</w:t>
      </w:r>
      <w:r w:rsidR="00811EDD" w:rsidRPr="0040044E">
        <w:rPr>
          <w:lang w:val="en-US"/>
        </w:rPr>
        <w:t>.</w:t>
      </w:r>
      <w:r w:rsidR="00B74ABF" w:rsidRPr="0040044E">
        <w:rPr>
          <w:lang w:val="en-US"/>
        </w:rPr>
        <w:t xml:space="preserve">, when using </w:t>
      </w:r>
      <w:r w:rsidR="006613EB" w:rsidRPr="0040044E">
        <w:rPr>
          <w:lang w:val="en-US"/>
        </w:rPr>
        <w:fldChar w:fldCharType="begin" w:fldLock="1"/>
      </w:r>
      <w:r w:rsidR="00752A4F" w:rsidRPr="0040044E">
        <w:rPr>
          <w:lang w:val="en-US"/>
        </w:rPr>
        <w:instrText>ADDIN CSL_CITATION {"citationItems":[{"id":"ITEM-1","itemData":{"DOI":"1948-06-07","abstract":"In the following paper, a brief summary is first of all given of the results and interpretation of tests already made known in former publications of the Laboratory for Hydraulic Research and Soil Mechanics at the Federal Institute of Technology, Zurich. After that, an attempt is made to derive an empirical law of bed-load transport based on recent experimental data. We desire to state expressly that by bed-load transport is meant the movement of the solid material rolling or jumping along the bed of a river; transport of matter in suspension is not included.","author":[{"dropping-particle":"","family":"Meyer-Peter","given":"E.","non-dropping-particle":"","parse-names":false,"suffix":""},{"dropping-particle":"","family":"Müller","given":"R.","non-dropping-particle":"","parse-names":false,"suffix":""}],"container-title":"Proceedings of the 2nd Meeting of the International Association of Hydraulic Research","id":"ITEM-1","issued":{"date-parts":[["1948"]]},"page":"39-64","title":"Formulas for Bed-Load Transport","type":"paper-conference"},"uris":["http://www.mendeley.com/documents/?uuid=f372aaf2-d402-4bb1-a3dd-67f01be0d3ee"]}],"mendeley":{"formattedCitation":"(Meyer-Peter &amp; Müller, 1948)","manualFormatting":"Meyer-Peter &amp; Müller, 1948","plainTextFormattedCitation":"(Meyer-Peter &amp; Müller, 1948)","previouslyFormattedCitation":"(Meyer-Peter &amp; Müller, 1948)"},"properties":{"noteIndex":0},"schema":"https://github.com/citation-style-language/schema/raw/master/csl-citation.json"}</w:instrText>
      </w:r>
      <w:r w:rsidR="006613EB" w:rsidRPr="0040044E">
        <w:rPr>
          <w:lang w:val="en-US"/>
        </w:rPr>
        <w:fldChar w:fldCharType="separate"/>
      </w:r>
      <w:r w:rsidR="006613EB" w:rsidRPr="0040044E">
        <w:rPr>
          <w:noProof/>
          <w:lang w:val="en-US"/>
        </w:rPr>
        <w:t>Meyer-Peter &amp; Müller</w:t>
      </w:r>
      <w:r w:rsidR="00B74ABF" w:rsidRPr="0040044E">
        <w:rPr>
          <w:noProof/>
          <w:lang w:val="en-US"/>
        </w:rPr>
        <w:t xml:space="preserve">, </w:t>
      </w:r>
      <w:r w:rsidR="006613EB" w:rsidRPr="0040044E">
        <w:rPr>
          <w:noProof/>
          <w:lang w:val="en-US"/>
        </w:rPr>
        <w:t>1948</w:t>
      </w:r>
      <w:r w:rsidR="006613EB" w:rsidRPr="0040044E">
        <w:rPr>
          <w:lang w:val="en-US"/>
        </w:rPr>
        <w:fldChar w:fldCharType="end"/>
      </w:r>
      <w:r w:rsidR="006613EB" w:rsidRPr="0040044E">
        <w:rPr>
          <w:lang w:val="en-US"/>
        </w:rPr>
        <w:t xml:space="preserve"> or </w:t>
      </w:r>
      <w:r w:rsidR="006613EB" w:rsidRPr="0040044E">
        <w:rPr>
          <w:lang w:val="en-US"/>
        </w:rPr>
        <w:fldChar w:fldCharType="begin" w:fldLock="1"/>
      </w:r>
      <w:r w:rsidR="00752A4F" w:rsidRPr="0040044E">
        <w:rPr>
          <w:lang w:val="en-US"/>
        </w:rPr>
        <w:instrText>ADDIN CSL_CITATION {"citationItems":[{"id":"ITEM-1","itemData":{"DOI":"10.1080/00221687609499677","ISBN":"0022-1686","ISSN":"0022-1686","abstract":"Results are presented of a series of experiments in which were measured: the mean critical bed shear stress at SHIELDS' grain-movement condition and at the initiation of non-ceasing scour, the rate of bedload transport, the average particle velocity, the rate of deposition, and the average length of individual steps of saltating bed-load particles, in water, as a function of the time-mean bed shear stress. These experiments were performed in a closed rectangular flow channel at different slopes of the bed surface and using five different bed materials (two sands, gravel, magnetite and walnut grains). Comparing the threshold drag acting at different downward slopes of the bed surface (0°, 12°, 18° and 22°) a surprisingly large critical-drag angle of 47° was found. The initiation of non-ceasing scour of a loose granular bed was studied experimentally behind a consolidated bed of the same material as the loose bed. The corresponding instantaneous threshold drag was about three times larger than the threshold drag acting at SHIELDS' grain movement condition. The rate of bed-load transport measured as a function of the mean bed-shear stress satisfies a generalised MEYER-PETER and MULLER formula (1948), also at various downward slopes of the bed surface, as investigated up to 22°. The rate of particle deposition was found to be proportional to the rate of bed-load transport, and the average length of individual particle steps was found to be a constant. This implies that the probability of a bed-load particle being deposited when striking the bed surface is independent of the flow rate within the experimental range. This result contradicts EINSTEIN'S theory of bed-load transport (1950). Close examination of the motion of saltating bed-load particles revealed that these particles are transported almost in suspension for the greater part of their trajectory. The average transport velocity of the suspended particles was found to be equal to the average fluid velocity calculated for a turbulent flow without a bed load, at about three particle diameters above the bed surface, minus a constant. The constant was proportional to the critical shear velocity at SHIELDS' grain-movement condition. This can be explained by considering that the turbulent shear flow must exert a lift force on the suspended particles that is practically equal to their submerged weight. Combining the MEYER-PETER and MULLER formula for the rate of bed-load transport and the abovementioned expr…","author":[{"dropping-particle":"","family":"Fernandez Luque","given":"R.","non-dropping-particle":"","parse-names":false,"suffix":""},{"dropping-particle":"","family":"Beek","given":"R.","non-dropping-particle":"Van","parse-names":false,"suffix":""}],"container-title":"Journal of Hydraulic Research","id":"ITEM-1","issue":"2","issued":{"date-parts":[["1976"]]},"page":"127-144","title":"Erosion And transport Of bed-load sediment","type":"article-journal","volume":"14"},"uris":["http://www.mendeley.com/documents/?uuid=37ec7e22-fff7-40a0-8565-9da0f7fbc265"]}],"mendeley":{"formattedCitation":"(Fernandez Luque &amp; Van Beek, 1976)","manualFormatting":"Fernandez Luque &amp; Van Beek, 1976)","plainTextFormattedCitation":"(Fernandez Luque &amp; Van Beek, 1976)","previouslyFormattedCitation":"(Fernandez Luque &amp; Van Beek, 1976)"},"properties":{"noteIndex":0},"schema":"https://github.com/citation-style-language/schema/raw/master/csl-citation.json"}</w:instrText>
      </w:r>
      <w:r w:rsidR="006613EB" w:rsidRPr="0040044E">
        <w:rPr>
          <w:lang w:val="en-US"/>
        </w:rPr>
        <w:fldChar w:fldCharType="separate"/>
      </w:r>
      <w:r w:rsidR="006613EB" w:rsidRPr="0040044E">
        <w:rPr>
          <w:noProof/>
          <w:lang w:val="en-US"/>
        </w:rPr>
        <w:t>Fernandez Luque &amp; Van Beek</w:t>
      </w:r>
      <w:r w:rsidR="00B74ABF" w:rsidRPr="0040044E">
        <w:rPr>
          <w:noProof/>
          <w:lang w:val="en-US"/>
        </w:rPr>
        <w:t xml:space="preserve">, </w:t>
      </w:r>
      <w:r w:rsidR="006613EB" w:rsidRPr="0040044E">
        <w:rPr>
          <w:noProof/>
          <w:lang w:val="en-US"/>
        </w:rPr>
        <w:t>1976)</w:t>
      </w:r>
      <w:r w:rsidR="006613EB" w:rsidRPr="0040044E">
        <w:rPr>
          <w:lang w:val="en-US"/>
        </w:rPr>
        <w:fldChar w:fldCharType="end"/>
      </w:r>
      <w:r w:rsidR="00B74ABF" w:rsidRPr="0040044E">
        <w:rPr>
          <w:lang w:val="en-US"/>
        </w:rPr>
        <w:t>.</w:t>
      </w:r>
    </w:p>
    <w:p w14:paraId="525B06AD" w14:textId="77777777" w:rsidR="00850B1D" w:rsidRPr="0040044E" w:rsidRDefault="00850B1D" w:rsidP="00654C56">
      <w:pPr>
        <w:rPr>
          <w:lang w:val="en-US"/>
        </w:rPr>
      </w:pPr>
    </w:p>
    <w:p w14:paraId="6A1373D1" w14:textId="3069A9BF" w:rsidR="008773C9" w:rsidRPr="0040044E" w:rsidRDefault="00B74ABF" w:rsidP="00654C56">
      <w:pPr>
        <w:rPr>
          <w:lang w:val="en-US"/>
        </w:rPr>
      </w:pPr>
      <w:r w:rsidRPr="0040044E">
        <w:rPr>
          <w:lang w:val="en-US"/>
        </w:rPr>
        <w:t>F</w:t>
      </w:r>
      <w:r w:rsidR="00D90827" w:rsidRPr="0040044E">
        <w:rPr>
          <w:lang w:val="en-US"/>
        </w:rPr>
        <w:t>our different sediment transport equations are available in our component.</w:t>
      </w:r>
      <w:r w:rsidR="00CF457E" w:rsidRPr="0040044E">
        <w:rPr>
          <w:lang w:val="en-US"/>
        </w:rPr>
        <w:t xml:space="preserve"> These equations are described in detail in the original articles </w:t>
      </w:r>
      <w:r w:rsidR="00CF457E" w:rsidRPr="0040044E">
        <w:rPr>
          <w:lang w:val="en-US"/>
        </w:rPr>
        <w:fldChar w:fldCharType="begin" w:fldLock="1"/>
      </w:r>
      <w:r w:rsidR="00D70A37">
        <w:rPr>
          <w:lang w:val="en-US"/>
        </w:rPr>
        <w:instrText>ADDIN CSL_CITATION {"citationItems":[{"id":"ITEM-1","itemData":{"DOI":"1948-06-07","abstract":"In the following paper, a brief summary is first of all given of the results and interpretation of tests already made known in former publications of the Laboratory for Hydraulic Research and Soil Mechanics at the Federal Institute of Technology, Zurich. After that, an attempt is made to derive an empirical law of bed-load transport based on recent experimental data. We desire to state expressly that by bed-load transport is meant the movement of the solid material rolling or jumping along the bed of a river; transport of matter in suspension is not included.","author":[{"dropping-particle":"","family":"Meyer-Peter","given":"E.","non-dropping-particle":"","parse-names":false,"suffix":""},{"dropping-particle":"","family":"Müller","given":"R.","non-dropping-particle":"","parse-names":false,"suffix":""}],"container-title":"Proceedings of the 2nd Meeting of the International Association of Hydraulic Research","id":"ITEM-1","issued":{"date-parts":[["1948"]]},"page":"39-64","title":"Formulas for Bed-Load Transport","type":"paper-conference"},"uris":["http://www.mendeley.com/documents/?uuid=f372aaf2-d402-4bb1-a3dd-67f01be0d3ee"]},{"id":"ITEM-2","itemData":{"DOI":"10.1080/00221687609499677","ISBN":"0022-1686","ISSN":"0022-1686","abstract":"Results are presented of a series of experiments in which were measured: the mean critical bed shear stress at SHIELDS' grain-movement condition and at the initiation of non-ceasing scour, the rate of bedload transport, the average particle velocity, the rate of deposition, and the average length of individual steps of saltating bed-load particles, in water, as a function of the time-mean bed shear stress. These experiments were performed in a closed rectangular flow channel at different slopes of the bed surface and using five different bed materials (two sands, gravel, magnetite and walnut grains). Comparing the threshold drag acting at different downward slopes of the bed surface (0°, 12°, 18° and 22°) a surprisingly large critical-drag angle of 47° was found. The initiation of non-ceasing scour of a loose granular bed was studied experimentally behind a consolidated bed of the same material as the loose bed. The corresponding instantaneous threshold drag was about three times larger than the threshold drag acting at SHIELDS' grain movement condition. The rate of bed-load transport measured as a function of the mean bed-shear stress satisfies a generalised MEYER-PETER and MULLER formula (1948), also at various downward slopes of the bed surface, as investigated up to 22°. The rate of particle deposition was found to be proportional to the rate of bed-load transport, and the average length of individual particle steps was found to be a constant. This implies that the probability of a bed-load particle being deposited when striking the bed surface is independent of the flow rate within the experimental range. This result contradicts EINSTEIN'S theory of bed-load transport (1950). Close examination of the motion of saltating bed-load particles revealed that these particles are transported almost in suspension for the greater part of their trajectory. The average transport velocity of the suspended particles was found to be equal to the average fluid velocity calculated for a turbulent flow without a bed load, at about three particle diameters above the bed surface, minus a constant. The constant was proportional to the critical shear velocity at SHIELDS' grain-movement condition. This can be explained by considering that the turbulent shear flow must exert a lift force on the suspended particles that is practically equal to their submerged weight. Combining the MEYER-PETER and MULLER formula for the rate of bed-load transport and the abovementioned expr…","author":[{"dropping-particle":"","family":"Fernandez Luque","given":"R.","non-dropping-particle":"","parse-names":false,"suffix":""},{"dropping-particle":"","family":"Beek","given":"R.","non-dropping-particle":"Van","parse-names":false,"suffix":""}],"container-title":"Journal of Hydraulic Research","id":"ITEM-2","issue":"2","issued":{"date-parts":[["1976"]]},"page":"127-144","title":"Erosion And transport Of bed-load sediment","type":"article-journal","volume":"14"},"uris":["http://www.mendeley.com/documents/?uuid=37ec7e22-fff7-40a0-8565-9da0f7fbc265"]},{"id":"ITEM-3","itemData":{"DOI":"10.1080/00221689009499058","ISBN":"0022-1686","ISSN":"0022-1686","abstract":"Bedload transport in gravel-bed rivers is accomplished by means of the mobilization of grains exposed on the bed surface. This mobilization is due to the action of fluid forces on the exposed grains. Substrate particles can participate in the bedload only to the extent that local or global scour results in their exposure on the surface. It follows that a calculation of the bedload transport rate of mixtures should be based on the availability of each size range in the surface layer. Herein an existing empirical substrate-based bedload relation for gravel mixtures, developed solely with reference to field data, is transformed into a surface-based relation.","author":[{"dropping-particle":"","family":"Parker","given":"Gary","non-dropping-particle":"","parse-names":false,"suffix":""}],"container-title":"Journal of Hydraulic Research","id":"ITEM-3","issue":"4","issued":{"date-parts":[["1990","7","19"]]},"language":"en","note":"From Duplicate 2 (Surface-based bedload transport relation for gravel rivers - Parker, G.)\n\nFrom Duplicate 1 (Surface-based bedload transport relation for gravel rivers - Parker, G.)\n\nParker 1990","page":"417-436","publisher":"Taylor &amp; Francis Group","title":"Surface-based bedload transport relation for gravel rivers","type":"article-journal","volume":"28"},"uris":["http://www.mendeley.com/documents/?uuid=69b2904c-f79c-4f25-b666-2b389c666d4b"]},{"id":"ITEM-4","itemData":{"DOI":"10.1061/(ASCE)0733-9429(2003)129:2(120)","ISSN":"0733-9429","author":[{"dropping-particle":"","family":"Wilcock","given":"Peter R.","non-dropping-particle":"","parse-names":false,"suffix":""},{"dropping-particle":"","family":"Crowe","given":"Joanna C.","non-dropping-particle":"","parse-names":false,"suffix":""}],"container-title":"Journal of Hydraulic Engineering","id":"ITEM-4","issue":"2","issued":{"date-parts":[["2003","1","15"]]},"note":"From Duplicate 1 (Surface-based Transport Model for Mixed-Size Sediment - Wilcock, Peter R; Asce, M; Crowe, Joanna C)\n\nFrom Duplicate 1 (Surface-based Transport Model for Mixed-Size Sediment - Wilcock, P; Crowe, J)\n\ndoi: 10.1061/(ASCE)0733-9429(2003)129:2(120)\n\nFrom Duplicate 2 (Surface-based Transport Model for Mixed-Size Sediment - Wilcock, P; Crowe, J)\n\ndoi: 10.1061/(ASCE)0733-9429(2003)129:2(120)","page":"120-128","publisher":"American Society of Civil Engineers","title":"Surface-based transport model for mixed-size sediment","type":"article-journal","volume":"129"},"uris":["http://www.mendeley.com/documents/?uuid=91b9cfbe-2782-4835-a6e6-708b95fcf293"]}],"mendeley":{"formattedCitation":"(Fernandez Luque &amp; Van Beek, 1976; Meyer-Peter &amp; Müller, 1948; Parker, 1990; Wilcock &amp; Crowe, 2003)","plainTextFormattedCitation":"(Fernandez Luque &amp; Van Beek, 1976; Meyer-Peter &amp; Müller, 1948; Parker, 1990; Wilcock &amp; Crowe, 2003)","previouslyFormattedCitation":"(Fernandez Luque &amp; Van Beek, 1976; Meyer-Peter &amp; Müller, 1948; Parker, 1990; Wilcock &amp; Crowe, 2003)"},"properties":{"noteIndex":0},"schema":"https://github.com/citation-style-language/schema/raw/master/csl-citation.json"}</w:instrText>
      </w:r>
      <w:r w:rsidR="00CF457E" w:rsidRPr="0040044E">
        <w:rPr>
          <w:lang w:val="en-US"/>
        </w:rPr>
        <w:fldChar w:fldCharType="separate"/>
      </w:r>
      <w:r w:rsidR="003D3505" w:rsidRPr="003D3505">
        <w:rPr>
          <w:noProof/>
          <w:lang w:val="en-US"/>
        </w:rPr>
        <w:t>(Fernandez Luque &amp; Van Beek, 1976; Meyer-Peter &amp; Müller, 1948; Parker, 1990; Wilcock &amp; Crowe, 2003)</w:t>
      </w:r>
      <w:r w:rsidR="00CF457E" w:rsidRPr="0040044E">
        <w:rPr>
          <w:lang w:val="en-US"/>
        </w:rPr>
        <w:fldChar w:fldCharType="end"/>
      </w:r>
      <w:r w:rsidR="00CF457E" w:rsidRPr="0040044E">
        <w:rPr>
          <w:lang w:val="en-US"/>
        </w:rPr>
        <w:t xml:space="preserve"> and used extensively in sediment transport studies (</w:t>
      </w:r>
      <w:r w:rsidRPr="0040044E">
        <w:rPr>
          <w:lang w:val="en-US"/>
        </w:rPr>
        <w:t xml:space="preserve">e.g., </w:t>
      </w:r>
      <w:r w:rsidR="00972451" w:rsidRPr="0040044E">
        <w:rPr>
          <w:lang w:val="en-US"/>
        </w:rPr>
        <w:fldChar w:fldCharType="begin" w:fldLock="1"/>
      </w:r>
      <w:r w:rsidR="00A46448" w:rsidRPr="0040044E">
        <w:rPr>
          <w:lang w:val="en-US"/>
        </w:rPr>
        <w:instrText>ADDIN CSL_CITATION {"citationItems":[{"id":"ITEM-1","itemData":{"DOI":"10.1029/2004WR003190","ISBN":"W10401. DOI: 10.1029/2004WR003190","ISSN":"00431397","PMID":"1201","abstract":"A variety of formulae has been developed to predict bed load transport in gravel bed rivers, ranging from simple regressions to complex multiparameter formulations. The ability to test these formulae across numerous field sites has, until recently, been hampered by a paucity of bed load transport data for gravel bed rivers. We use 2104 bed load transport observations in 24 gravel bed rivers in Idaho to assess the performance of eight different formulations of four bed load transport equations. Results show substantial differences in performance but no consistent relationship between formula performance and degree of calibration or complexity. However, formulae containing a transport threshold typically exhibit poor performance. Furthermore, we find that the transport data are best described by a simple power function of discharge. From this we propose a new bed load transport equation and identify channel and watershed characteristics that control the exponent and coefficient of the proposed power function. We find that the exponent is principally a factor of supply-related channel armoring (transport capacity in excess of sediment supply), whereas the coefficient is related to drainage area (a surrogate for absolute sediment supply). We evaluate the accuracy of the proposed power function at 17 independent test sites","author":[{"dropping-particle":"","family":"Barry","given":"Jeffrey J.","non-dropping-particle":"","parse-names":false,"suffix":""},{"dropping-particle":"","family":"Buffington","given":"John M.","non-dropping-particle":"","parse-names":false,"suffix":""},{"dropping-particle":"","family":"King","given":"John G.","non-dropping-particle":"","parse-names":false,"suffix":""}],"container-title":"Water Resources Research","id":"ITEM-1","issue":"10","issued":{"date-parts":[["2004"]]},"page":"1-22","title":"A general power equation for predicting bed load transport rates in gravel bed rivers","type":"article-journal","volume":"40"},"uris":["http://www.mendeley.com/documents/?uuid=a88c318f-c900-4b2e-b55b-60b948ad3bb9"]},{"id":"ITEM-2","itemData":{"DOI":"10.1029/2006WR005432","ISBN":"0043-1397","ISSN":"00431397","abstract":"Steep, rough channels occupy a large fraction of the total channel length in mountainous regions. Most sediment mobilized on hillslopes must pass through these streams before reaching lower-gradient channels. Steep channels have wide grain size distributions that are composed of finer, more mobile sediment and large, rarely mobile grains. The large grains can bear a significant portion of the total shear stress and thereby reduce the stress available to move the finer sediment. Conventional bed load transport equations often overpredict the sediment flux in steep channels by several orders of magnitude. We hypothesize that sediment transport equations overpredict the sediment flux because they do not (1) account for the stress borne by rarely mobile grains, (2) differentiate between highly and rarely mobile sediment, and (3) account for the limited availability of mobile sediment. Here we modify a conventional bed load transport equation to include these three effects. We use measurements of the flow, bed properties, and sediment flux in a small, steep flume to test this equation. We supply gravel at a constant rate through fields of regularly spaced immobile spheres and measure the bed coverage by gravel and sphere protrusion (the percent of the sphere that protrudes above the gravel deposit). For a given sphere spacing, the proportion of the bed covered by gravel increases and the sphere protrusion decreases with greater sediment supply. Thus bed coverage and immobile grain protrusion may serve as proxies for sediment availability in steep, rough streams. Unlike most transport equations that we tested, our modified bed load equation predicts sediment fluxes to within an order of magnitude of the measured values. Our results demonstrate that accurately predicting bed load transport in steep, rough streams may require accounting for the effects of local sediment availability (coverage by mobile sediment) and drag due to rarely mobile particles.","author":[{"dropping-particle":"","family":"Yager","given":"E. M.","non-dropping-particle":"","parse-names":false,"suffix":""},{"dropping-particle":"","family":"Kirchner","given":"J. W.","non-dropping-particle":"","parse-names":false,"suffix":""},{"dropping-particle":"","family":"Dietrich","given":"W. E.","non-dropping-particle":"","parse-names":false,"suffix":""}],"container-title":"Water Resources Research","id":"ITEM-2","issue":"7","issued":{"date-parts":[["2007"]]},"page":"W07418","title":"Calculating bed load transport in steep boulder bed channels","type":"article-journal","volume":"43"},"uris":["http://www.mendeley.com/documents/?uuid=856a8e94-c852-42a4-a0e8-c99d78f4bd7b"]},{"id":"ITEM-3","itemData":{"DOI":"10.1002/2014WR016417","author":[{"dropping-particle":"","family":"Schneider","given":"Johannes M.","non-dropping-particle":"","parse-names":false,"suffix":""},{"dropping-particle":"","family":"Rickenmann","given":"Dieter","non-dropping-particle":"","parse-names":false,"suffix":""},{"dropping-particle":"","family":"Turowski","given":"Jens M.","non-dropping-particle":"","parse-names":false,"suffix":""},{"dropping-particle":"","family":"Bunte","given":"Kristin","non-dropping-particle":"","parse-names":false,"suffix":""},{"dropping-particle":"","family":"Kirchner","given":"James W","non-dropping-particle":"","parse-names":false,"suffix":""}],"container-title":"Water Resource Research","id":"ITEM-3","issued":{"date-parts":[["2015"]]},"page":"5260-5283","title":"Applicability of bed load transport models for mixed-size sediments in steep streams considering macro-roughness","type":"article-journal","volume":"51"},"uris":["http://www.mendeley.com/documents/?uuid=fa706078-cc4f-499a-b001-a79c004d0373"]}],"mendeley":{"formattedCitation":"(Barry et al., 2004; Schneider et al., 2015; Yager et al., 2007)","manualFormatting":"Barry et al., 2004; Schneider et al., 2015; Yager et al., 2007)","plainTextFormattedCitation":"(Barry et al., 2004; Schneider et al., 2015; Yager et al., 2007)","previouslyFormattedCitation":"(Barry et al., 2004; Schneider et al., 2015; Yager et al., 2007)"},"properties":{"noteIndex":0},"schema":"https://github.com/citation-style-language/schema/raw/master/csl-citation.json"}</w:instrText>
      </w:r>
      <w:r w:rsidR="00972451" w:rsidRPr="0040044E">
        <w:rPr>
          <w:lang w:val="en-US"/>
        </w:rPr>
        <w:fldChar w:fldCharType="separate"/>
      </w:r>
      <w:r w:rsidR="00972451" w:rsidRPr="0040044E">
        <w:rPr>
          <w:noProof/>
          <w:lang w:val="en-US"/>
        </w:rPr>
        <w:t>Barry et al., 2004; Schneider et al., 2015; Yager et al., 2007)</w:t>
      </w:r>
      <w:r w:rsidR="00972451" w:rsidRPr="0040044E">
        <w:rPr>
          <w:lang w:val="en-US"/>
        </w:rPr>
        <w:fldChar w:fldCharType="end"/>
      </w:r>
      <w:r w:rsidR="007D25D4">
        <w:rPr>
          <w:lang w:val="en-US"/>
        </w:rPr>
        <w:t>.</w:t>
      </w:r>
      <w:r w:rsidR="00972451" w:rsidRPr="0040044E">
        <w:rPr>
          <w:lang w:val="en-US"/>
        </w:rPr>
        <w:t xml:space="preserve"> </w:t>
      </w:r>
      <w:r w:rsidR="007D25D4">
        <w:rPr>
          <w:lang w:val="en-US"/>
        </w:rPr>
        <w:t>T</w:t>
      </w:r>
      <w:r w:rsidR="00972451" w:rsidRPr="0040044E">
        <w:rPr>
          <w:lang w:val="en-US"/>
        </w:rPr>
        <w:t>herefore</w:t>
      </w:r>
      <w:r w:rsidR="007D25D4">
        <w:rPr>
          <w:lang w:val="en-US"/>
        </w:rPr>
        <w:t>,</w:t>
      </w:r>
      <w:r w:rsidR="00972451" w:rsidRPr="0040044E">
        <w:rPr>
          <w:lang w:val="en-US"/>
        </w:rPr>
        <w:t xml:space="preserve"> only </w:t>
      </w:r>
      <w:r w:rsidRPr="0040044E">
        <w:rPr>
          <w:lang w:val="en-US"/>
        </w:rPr>
        <w:t>the aspects related to their</w:t>
      </w:r>
      <w:r w:rsidR="00972451" w:rsidRPr="0040044E">
        <w:rPr>
          <w:lang w:val="en-US"/>
        </w:rPr>
        <w:t xml:space="preserve"> implementation are described here. </w:t>
      </w:r>
      <w:r w:rsidR="006651FA" w:rsidRPr="0040044E">
        <w:rPr>
          <w:lang w:val="en-US"/>
        </w:rPr>
        <w:t>Our first equation</w:t>
      </w:r>
      <w:r w:rsidR="00264318">
        <w:rPr>
          <w:lang w:val="en-US"/>
        </w:rPr>
        <w:t xml:space="preserve">, </w:t>
      </w:r>
      <w:r w:rsidR="006651FA" w:rsidRPr="0040044E">
        <w:rPr>
          <w:lang w:val="en-US"/>
        </w:rPr>
        <w:t xml:space="preserve">that of </w:t>
      </w:r>
      <w:r w:rsidR="006651FA" w:rsidRPr="0040044E">
        <w:rPr>
          <w:lang w:val="en-US"/>
        </w:rPr>
        <w:fldChar w:fldCharType="begin" w:fldLock="1"/>
      </w:r>
      <w:r w:rsidR="006651FA" w:rsidRPr="0040044E">
        <w:rPr>
          <w:lang w:val="en-US"/>
        </w:rPr>
        <w:instrText>ADDIN CSL_CITATION {"citationItems":[{"id":"ITEM-1","itemData":{"DOI":"1948-06-07","abstract":"In the following paper, a brief summary is first of all given of the results and interpretation of tests already made known in former publications of the Laboratory for Hydraulic Research and Soil Mechanics at the Federal Institute of Technology, Zurich. After that, an attempt is made to derive an empirical law of bed-load transport based on recent experimental data. We desire to state expressly that by bed-load transport is meant the movement of the solid material rolling or jumping along the bed of a river; transport of matter in suspension is not included.","author":[{"dropping-particle":"","family":"Meyer-Peter","given":"E.","non-dropping-particle":"","parse-names":false,"suffix":""},{"dropping-particle":"","family":"Müller","given":"R.","non-dropping-particle":"","parse-names":false,"suffix":""}],"container-title":"Proceedings of the 2nd Meeting of the International Association of Hydraulic Research","id":"ITEM-1","issued":{"date-parts":[["1948"]]},"page":"39-64","title":"Formulas for Bed-Load Transport","type":"paper-conference"},"uris":["http://www.mendeley.com/documents/?uuid=f372aaf2-d402-4bb1-a3dd-67f01be0d3ee"]}],"mendeley":{"formattedCitation":"(Meyer-Peter &amp; Müller, 1948)","manualFormatting":"Meyer-Peter &amp; Müller (1948)","plainTextFormattedCitation":"(Meyer-Peter &amp; Müller, 1948)","previouslyFormattedCitation":"(Meyer-Peter &amp; Müller, 1948)"},"properties":{"noteIndex":0},"schema":"https://github.com/citation-style-language/schema/raw/master/csl-citation.json"}</w:instrText>
      </w:r>
      <w:r w:rsidR="006651FA" w:rsidRPr="0040044E">
        <w:rPr>
          <w:lang w:val="en-US"/>
        </w:rPr>
        <w:fldChar w:fldCharType="separate"/>
      </w:r>
      <w:r w:rsidR="006651FA" w:rsidRPr="0040044E">
        <w:rPr>
          <w:noProof/>
          <w:lang w:val="en-US"/>
        </w:rPr>
        <w:t>Meyer-Peter &amp; Müller (1948)</w:t>
      </w:r>
      <w:r w:rsidR="006651FA" w:rsidRPr="0040044E">
        <w:rPr>
          <w:lang w:val="en-US"/>
        </w:rPr>
        <w:fldChar w:fldCharType="end"/>
      </w:r>
      <w:r w:rsidR="009F7470" w:rsidRPr="0040044E">
        <w:rPr>
          <w:lang w:val="en-US"/>
        </w:rPr>
        <w:t xml:space="preserve">, was already presented in </w:t>
      </w:r>
      <w:r w:rsidR="009F7470" w:rsidRPr="0040044E">
        <w:rPr>
          <w:lang w:val="en-US"/>
        </w:rPr>
        <w:fldChar w:fldCharType="begin"/>
      </w:r>
      <w:r w:rsidR="009F7470" w:rsidRPr="0040044E">
        <w:rPr>
          <w:lang w:val="en-US"/>
        </w:rPr>
        <w:instrText xml:space="preserve"> REF _Ref100750938 </w:instrText>
      </w:r>
      <w:r w:rsidR="009F7470" w:rsidRPr="0040044E">
        <w:rPr>
          <w:lang w:val="en-US"/>
        </w:rPr>
        <w:fldChar w:fldCharType="separate"/>
      </w:r>
      <w:r w:rsidR="00F5136C" w:rsidRPr="0040044E">
        <w:rPr>
          <w:lang w:val="en-US"/>
        </w:rPr>
        <w:t xml:space="preserve">Eq. </w:t>
      </w:r>
      <w:r w:rsidR="00F5136C">
        <w:rPr>
          <w:noProof/>
          <w:lang w:val="en-US"/>
        </w:rPr>
        <w:t>2</w:t>
      </w:r>
      <w:r w:rsidR="009F7470" w:rsidRPr="0040044E">
        <w:rPr>
          <w:lang w:val="en-US"/>
        </w:rPr>
        <w:fldChar w:fldCharType="end"/>
      </w:r>
      <w:r w:rsidR="008773C9" w:rsidRPr="0040044E">
        <w:rPr>
          <w:lang w:val="en-US"/>
        </w:rPr>
        <w:t xml:space="preserve"> but it is </w:t>
      </w:r>
      <w:r w:rsidR="00786CF1" w:rsidRPr="0040044E">
        <w:rPr>
          <w:lang w:val="en-US"/>
        </w:rPr>
        <w:t>repeated</w:t>
      </w:r>
      <w:r w:rsidR="008773C9" w:rsidRPr="0040044E">
        <w:rPr>
          <w:lang w:val="en-US"/>
        </w:rPr>
        <w:t xml:space="preserve"> here for </w:t>
      </w:r>
      <w:r w:rsidR="00786CF1" w:rsidRPr="0040044E">
        <w:rPr>
          <w:lang w:val="en-US"/>
        </w:rPr>
        <w:t>convenience</w:t>
      </w:r>
      <w:r w:rsidR="009F7470" w:rsidRPr="0040044E">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4"/>
        <w:gridCol w:w="3337"/>
        <w:gridCol w:w="3344"/>
      </w:tblGrid>
      <w:tr w:rsidR="008773C9" w:rsidRPr="0040044E" w14:paraId="515DA773" w14:textId="77777777" w:rsidTr="00786CF1">
        <w:trPr>
          <w:jc w:val="center"/>
        </w:trPr>
        <w:tc>
          <w:tcPr>
            <w:tcW w:w="3417" w:type="dxa"/>
          </w:tcPr>
          <w:p w14:paraId="1FED9F9A" w14:textId="653FA877" w:rsidR="008773C9" w:rsidRPr="0040044E" w:rsidRDefault="00000000" w:rsidP="00537B5D">
            <w:pPr>
              <w:rPr>
                <w:lang w:val="en-US"/>
              </w:rPr>
            </w:pPr>
            <m:oMathPara>
              <m:oMathParaPr>
                <m:jc m:val="left"/>
              </m:oMathParaPr>
              <m:oMath>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b</m:t>
                    </m:r>
                  </m:sub>
                  <m:sup>
                    <m:r>
                      <w:rPr>
                        <w:rFonts w:ascii="Cambria Math" w:hAnsi="Cambria Math"/>
                        <w:lang w:val="en-US"/>
                      </w:rPr>
                      <m:t>*</m:t>
                    </m:r>
                  </m:sup>
                </m:sSubSup>
                <m:r>
                  <w:rPr>
                    <w:rFonts w:ascii="Cambria Math" w:hAnsi="Cambria Math"/>
                    <w:lang w:val="en-US"/>
                  </w:rPr>
                  <m:t>=8</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τ</m:t>
                            </m:r>
                          </m:e>
                          <m:sup>
                            <m:r>
                              <w:rPr>
                                <w:rFonts w:ascii="Cambria Math" w:hAnsi="Cambria Math"/>
                                <w:lang w:val="en-US"/>
                              </w:rPr>
                              <m:t>*</m:t>
                            </m:r>
                          </m:sup>
                        </m:s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τ</m:t>
                            </m:r>
                          </m:e>
                          <m:sub>
                            <m:r>
                              <w:rPr>
                                <w:rFonts w:ascii="Cambria Math" w:hAnsi="Cambria Math"/>
                                <w:lang w:val="en-US"/>
                              </w:rPr>
                              <m:t>c</m:t>
                            </m:r>
                          </m:sub>
                          <m:sup>
                            <m:r>
                              <w:rPr>
                                <w:rFonts w:ascii="Cambria Math" w:hAnsi="Cambria Math"/>
                                <w:lang w:val="en-US"/>
                              </w:rPr>
                              <m:t>*</m:t>
                            </m:r>
                          </m:sup>
                        </m:sSubSup>
                      </m:e>
                    </m:d>
                  </m:e>
                  <m:sup>
                    <m:f>
                      <m:fPr>
                        <m:type m:val="lin"/>
                        <m:ctrlPr>
                          <w:rPr>
                            <w:rFonts w:ascii="Cambria Math" w:hAnsi="Cambria Math"/>
                            <w:i/>
                            <w:lang w:val="en-US"/>
                          </w:rPr>
                        </m:ctrlPr>
                      </m:fPr>
                      <m:num>
                        <m:r>
                          <w:rPr>
                            <w:rFonts w:ascii="Cambria Math" w:hAnsi="Cambria Math"/>
                            <w:lang w:val="en-US"/>
                          </w:rPr>
                          <m:t>3</m:t>
                        </m:r>
                      </m:num>
                      <m:den>
                        <m:r>
                          <w:rPr>
                            <w:rFonts w:ascii="Cambria Math" w:hAnsi="Cambria Math"/>
                            <w:lang w:val="en-US"/>
                          </w:rPr>
                          <m:t>2</m:t>
                        </m:r>
                      </m:den>
                    </m:f>
                  </m:sup>
                </m:sSup>
              </m:oMath>
            </m:oMathPara>
          </w:p>
        </w:tc>
        <w:tc>
          <w:tcPr>
            <w:tcW w:w="3417" w:type="dxa"/>
          </w:tcPr>
          <w:p w14:paraId="7A108BFE" w14:textId="77777777" w:rsidR="008773C9" w:rsidRPr="0040044E" w:rsidRDefault="008773C9" w:rsidP="00537B5D">
            <w:pPr>
              <w:rPr>
                <w:lang w:val="en-US"/>
              </w:rPr>
            </w:pPr>
          </w:p>
        </w:tc>
        <w:tc>
          <w:tcPr>
            <w:tcW w:w="3417" w:type="dxa"/>
          </w:tcPr>
          <w:p w14:paraId="67D78030" w14:textId="5177B6F9" w:rsidR="008773C9" w:rsidRPr="0040044E" w:rsidRDefault="008773C9" w:rsidP="00537B5D">
            <w:pPr>
              <w:pStyle w:val="Caption"/>
              <w:jc w:val="right"/>
              <w:rPr>
                <w:lang w:val="en-US"/>
              </w:rPr>
            </w:pPr>
            <w:bookmarkStart w:id="144" w:name="_Ref101515728"/>
            <w:r w:rsidRPr="0040044E">
              <w:rPr>
                <w:lang w:val="en-US"/>
              </w:rPr>
              <w:t xml:space="preserve">Eq. </w:t>
            </w:r>
            <w:r w:rsidRPr="0040044E">
              <w:rPr>
                <w:lang w:val="en-US"/>
              </w:rPr>
              <w:fldChar w:fldCharType="begin"/>
            </w:r>
            <w:r w:rsidRPr="0040044E">
              <w:rPr>
                <w:lang w:val="en-US"/>
              </w:rPr>
              <w:instrText xml:space="preserve"> SEQ Eq. \* ARABIC </w:instrText>
            </w:r>
            <w:r w:rsidRPr="0040044E">
              <w:rPr>
                <w:lang w:val="en-US"/>
              </w:rPr>
              <w:fldChar w:fldCharType="separate"/>
            </w:r>
            <w:r w:rsidR="00F5136C">
              <w:rPr>
                <w:noProof/>
                <w:lang w:val="en-US"/>
              </w:rPr>
              <w:t>9</w:t>
            </w:r>
            <w:r w:rsidRPr="0040044E">
              <w:rPr>
                <w:lang w:val="en-US"/>
              </w:rPr>
              <w:fldChar w:fldCharType="end"/>
            </w:r>
            <w:bookmarkEnd w:id="144"/>
          </w:p>
        </w:tc>
      </w:tr>
    </w:tbl>
    <w:p w14:paraId="3F09B7B3" w14:textId="2A3C995E" w:rsidR="008773C9" w:rsidRPr="0040044E" w:rsidRDefault="008773C9" w:rsidP="008773C9">
      <w:pPr>
        <w:rPr>
          <w:lang w:val="en-US"/>
        </w:rPr>
      </w:pPr>
      <w:r w:rsidRPr="0040044E">
        <w:rPr>
          <w:lang w:val="en-US"/>
        </w:rPr>
        <w:t xml:space="preserve">where </w:t>
      </w:r>
      <m:oMath>
        <m:sSubSup>
          <m:sSubSupPr>
            <m:ctrlPr>
              <w:rPr>
                <w:rFonts w:ascii="Cambria Math" w:hAnsi="Cambria Math"/>
                <w:i/>
                <w:lang w:val="en-US"/>
              </w:rPr>
            </m:ctrlPr>
          </m:sSubSupPr>
          <m:e>
            <m:r>
              <w:rPr>
                <w:rFonts w:ascii="Cambria Math" w:hAnsi="Cambria Math"/>
                <w:lang w:val="en-US"/>
              </w:rPr>
              <m:t>τ</m:t>
            </m:r>
          </m:e>
          <m:sub>
            <m:r>
              <w:rPr>
                <w:rFonts w:ascii="Cambria Math" w:hAnsi="Cambria Math"/>
                <w:lang w:val="en-US"/>
              </w:rPr>
              <m:t>c</m:t>
            </m:r>
          </m:sub>
          <m:sup>
            <m:r>
              <w:rPr>
                <w:rFonts w:ascii="Cambria Math" w:hAnsi="Cambria Math"/>
                <w:lang w:val="en-US"/>
              </w:rPr>
              <m:t>*</m:t>
            </m:r>
          </m:sup>
        </m:sSubSup>
        <m:r>
          <w:rPr>
            <w:rFonts w:ascii="Cambria Math" w:hAnsi="Cambria Math"/>
            <w:lang w:val="en-US"/>
          </w:rPr>
          <m:t>=0.047</m:t>
        </m:r>
      </m:oMath>
      <w:r w:rsidRPr="0040044E">
        <w:rPr>
          <w:lang w:val="en-US"/>
        </w:rPr>
        <w:t xml:space="preserve"> is valid only when </w:t>
      </w:r>
      <m:oMath>
        <m:sSup>
          <m:sSupPr>
            <m:ctrlPr>
              <w:rPr>
                <w:rFonts w:ascii="Cambria Math" w:hAnsi="Cambria Math"/>
                <w:i/>
                <w:lang w:val="en-US"/>
              </w:rPr>
            </m:ctrlPr>
          </m:sSupPr>
          <m:e>
            <m:r>
              <w:rPr>
                <w:rFonts w:ascii="Cambria Math" w:hAnsi="Cambria Math"/>
                <w:lang w:val="en-US"/>
              </w:rPr>
              <m:t>τ</m:t>
            </m:r>
          </m:e>
          <m:sup>
            <m:r>
              <w:rPr>
                <w:rFonts w:ascii="Cambria Math" w:hAnsi="Cambria Math"/>
                <w:lang w:val="en-US"/>
              </w:rPr>
              <m:t>*</m:t>
            </m:r>
          </m:sup>
        </m:sSup>
        <m:r>
          <w:rPr>
            <w:rFonts w:ascii="Cambria Math" w:hAnsi="Cambria Math"/>
            <w:lang w:val="en-US"/>
          </w:rPr>
          <m:t>&gt;</m:t>
        </m:r>
        <m:sSubSup>
          <m:sSubSupPr>
            <m:ctrlPr>
              <w:rPr>
                <w:rFonts w:ascii="Cambria Math" w:hAnsi="Cambria Math"/>
                <w:i/>
                <w:lang w:val="en-US"/>
              </w:rPr>
            </m:ctrlPr>
          </m:sSubSupPr>
          <m:e>
            <m:r>
              <w:rPr>
                <w:rFonts w:ascii="Cambria Math" w:hAnsi="Cambria Math"/>
                <w:lang w:val="en-US"/>
              </w:rPr>
              <m:t>τ</m:t>
            </m:r>
          </m:e>
          <m:sub>
            <m:r>
              <w:rPr>
                <w:rFonts w:ascii="Cambria Math" w:hAnsi="Cambria Math"/>
                <w:lang w:val="en-US"/>
              </w:rPr>
              <m:t>c</m:t>
            </m:r>
          </m:sub>
          <m:sup>
            <m:r>
              <w:rPr>
                <w:rFonts w:ascii="Cambria Math" w:hAnsi="Cambria Math"/>
                <w:lang w:val="en-US"/>
              </w:rPr>
              <m:t>*</m:t>
            </m:r>
          </m:sup>
        </m:sSubSup>
      </m:oMath>
      <w:r w:rsidR="00102060" w:rsidRPr="0040044E">
        <w:rPr>
          <w:lang w:val="en-US"/>
        </w:rPr>
        <w:t xml:space="preserve"> or else </w:t>
      </w:r>
      <m:oMath>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b</m:t>
            </m:r>
          </m:sub>
          <m:sup>
            <m:r>
              <w:rPr>
                <w:rFonts w:ascii="Cambria Math" w:hAnsi="Cambria Math"/>
                <w:lang w:val="en-US"/>
              </w:rPr>
              <m:t>*</m:t>
            </m:r>
          </m:sup>
        </m:sSubSup>
        <m:r>
          <w:rPr>
            <w:rFonts w:ascii="Cambria Math" w:hAnsi="Cambria Math"/>
            <w:lang w:val="en-US"/>
          </w:rPr>
          <m:t>=0</m:t>
        </m:r>
      </m:oMath>
      <w:r w:rsidRPr="0040044E">
        <w:rPr>
          <w:lang w:val="en-US"/>
        </w:rPr>
        <w:t xml:space="preserve">. The dimensionless shear stress is expressed as </w:t>
      </w:r>
      <m:oMath>
        <m:sSup>
          <m:sSupPr>
            <m:ctrlPr>
              <w:rPr>
                <w:rFonts w:ascii="Cambria Math" w:hAnsi="Cambria Math"/>
                <w:i/>
                <w:lang w:val="en-US"/>
              </w:rPr>
            </m:ctrlPr>
          </m:sSupPr>
          <m:e>
            <m:r>
              <w:rPr>
                <w:rFonts w:ascii="Cambria Math" w:hAnsi="Cambria Math"/>
                <w:lang w:val="en-US"/>
              </w:rPr>
              <m:t>τ</m:t>
            </m:r>
          </m:e>
          <m:sup>
            <m:r>
              <w:rPr>
                <w:rFonts w:ascii="Cambria Math" w:hAnsi="Cambria Math"/>
                <w:lang w:val="en-US"/>
              </w:rPr>
              <m:t>*</m:t>
            </m:r>
          </m:sup>
        </m:sSup>
        <m:r>
          <w:rPr>
            <w:rFonts w:ascii="Cambria Math" w:hAnsi="Cambria Math"/>
            <w:lang w:val="en-US"/>
          </w:rPr>
          <m:t>=</m:t>
        </m:r>
        <m:f>
          <m:fPr>
            <m:type m:val="lin"/>
            <m:ctrlPr>
              <w:rPr>
                <w:rFonts w:ascii="Cambria Math" w:hAnsi="Cambria Math"/>
                <w:i/>
                <w:lang w:val="en-US"/>
              </w:rPr>
            </m:ctrlPr>
          </m:fPr>
          <m:num>
            <m:r>
              <w:rPr>
                <w:rFonts w:ascii="Cambria Math" w:hAnsi="Cambria Math"/>
                <w:lang w:val="en-US"/>
              </w:rPr>
              <m:t>τ</m:t>
            </m:r>
          </m:num>
          <m:den>
            <m:d>
              <m:dPr>
                <m:ctrlPr>
                  <w:rPr>
                    <w:rFonts w:ascii="Cambria Math" w:hAnsi="Cambria Math"/>
                    <w:i/>
                    <w:lang w:val="en-US"/>
                  </w:rPr>
                </m:ctrlPr>
              </m:dPr>
              <m:e>
                <m:r>
                  <w:rPr>
                    <w:rFonts w:ascii="Cambria Math" w:hAnsi="Cambria Math"/>
                    <w:lang w:val="en-US"/>
                  </w:rPr>
                  <m:t>ρRg</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50</m:t>
                    </m:r>
                  </m:sub>
                </m:sSub>
              </m:e>
            </m:d>
          </m:den>
        </m:f>
      </m:oMath>
      <w:r w:rsidR="00762325" w:rsidRPr="0040044E">
        <w:rPr>
          <w:lang w:val="en-US"/>
        </w:rPr>
        <w:t>.</w:t>
      </w:r>
      <w:r w:rsidR="009C526D" w:rsidRPr="0040044E">
        <w:rPr>
          <w:lang w:val="en-US"/>
        </w:rPr>
        <w:t xml:space="preserve"> For simplicity we dropped the </w:t>
      </w:r>
      <m:oMath>
        <m:r>
          <w:rPr>
            <w:rFonts w:ascii="Cambria Math" w:hAnsi="Cambria Math"/>
            <w:lang w:val="en-US"/>
          </w:rPr>
          <m:t>x</m:t>
        </m:r>
      </m:oMath>
      <w:r w:rsidR="009C526D" w:rsidRPr="0040044E">
        <w:rPr>
          <w:lang w:val="en-US"/>
        </w:rPr>
        <w:t xml:space="preserve"> and </w:t>
      </w:r>
      <m:oMath>
        <m:r>
          <w:rPr>
            <w:rFonts w:ascii="Cambria Math" w:hAnsi="Cambria Math"/>
            <w:lang w:val="en-US"/>
          </w:rPr>
          <m:t>y</m:t>
        </m:r>
      </m:oMath>
      <w:r w:rsidR="009C526D" w:rsidRPr="0040044E">
        <w:rPr>
          <w:lang w:val="en-US"/>
        </w:rPr>
        <w:t xml:space="preserve"> subscripts of </w:t>
      </w:r>
      <w:r w:rsidR="009C526D" w:rsidRPr="0040044E">
        <w:rPr>
          <w:lang w:val="en-US"/>
        </w:rPr>
        <w:fldChar w:fldCharType="begin"/>
      </w:r>
      <w:r w:rsidR="009C526D" w:rsidRPr="0040044E">
        <w:rPr>
          <w:lang w:val="en-US"/>
        </w:rPr>
        <w:instrText xml:space="preserve"> REF _Ref102039872 </w:instrText>
      </w:r>
      <w:r w:rsidR="009C526D" w:rsidRPr="0040044E">
        <w:rPr>
          <w:lang w:val="en-US"/>
        </w:rPr>
        <w:fldChar w:fldCharType="separate"/>
      </w:r>
      <w:r w:rsidR="00F5136C" w:rsidRPr="0040044E">
        <w:rPr>
          <w:lang w:val="en-US"/>
        </w:rPr>
        <w:t xml:space="preserve">Eq. </w:t>
      </w:r>
      <w:r w:rsidR="00F5136C">
        <w:rPr>
          <w:noProof/>
          <w:lang w:val="en-US"/>
        </w:rPr>
        <w:t>7</w:t>
      </w:r>
      <w:r w:rsidR="009C526D" w:rsidRPr="0040044E">
        <w:rPr>
          <w:lang w:val="en-US"/>
        </w:rPr>
        <w:fldChar w:fldCharType="end"/>
      </w:r>
      <w:r w:rsidR="009C526D" w:rsidRPr="0040044E">
        <w:rPr>
          <w:lang w:val="en-US"/>
        </w:rPr>
        <w:t xml:space="preserve"> in this and following uses of </w:t>
      </w:r>
      <m:oMath>
        <m:r>
          <w:rPr>
            <w:rFonts w:ascii="Cambria Math" w:hAnsi="Cambria Math"/>
            <w:lang w:val="en-US"/>
          </w:rPr>
          <m:t>τ</m:t>
        </m:r>
      </m:oMath>
      <w:r w:rsidR="009C526D" w:rsidRPr="0040044E">
        <w:rPr>
          <w:lang w:val="en-US"/>
        </w:rPr>
        <w:t>.</w:t>
      </w:r>
    </w:p>
    <w:p w14:paraId="6265675D" w14:textId="77777777" w:rsidR="008773C9" w:rsidRPr="0040044E" w:rsidRDefault="008773C9" w:rsidP="00654C56">
      <w:pPr>
        <w:rPr>
          <w:lang w:val="en-US"/>
        </w:rPr>
      </w:pPr>
    </w:p>
    <w:p w14:paraId="6919B378" w14:textId="7B23E547" w:rsidR="00D90827" w:rsidRPr="0040044E" w:rsidRDefault="009F7470" w:rsidP="00654C56">
      <w:pPr>
        <w:rPr>
          <w:lang w:val="en-US"/>
        </w:rPr>
      </w:pPr>
      <w:r w:rsidRPr="0040044E">
        <w:rPr>
          <w:lang w:val="en-US"/>
        </w:rPr>
        <w:t xml:space="preserve">Our second </w:t>
      </w:r>
      <w:r w:rsidR="00102060" w:rsidRPr="0040044E">
        <w:rPr>
          <w:lang w:val="en-US"/>
        </w:rPr>
        <w:t xml:space="preserve">sediment transport </w:t>
      </w:r>
      <w:r w:rsidRPr="0040044E">
        <w:rPr>
          <w:lang w:val="en-US"/>
        </w:rPr>
        <w:t xml:space="preserve">equation is that of Fernandez </w:t>
      </w:r>
      <w:proofErr w:type="spellStart"/>
      <w:r w:rsidRPr="0040044E">
        <w:rPr>
          <w:lang w:val="en-US"/>
        </w:rPr>
        <w:t>Luque</w:t>
      </w:r>
      <w:proofErr w:type="spellEnd"/>
      <w:r w:rsidRPr="0040044E">
        <w:rPr>
          <w:lang w:val="en-US"/>
        </w:rPr>
        <w:t xml:space="preserve"> &amp; Van Beek</w:t>
      </w:r>
      <w:r w:rsidR="00FC49B4" w:rsidRPr="0040044E">
        <w:rPr>
          <w:lang w:val="en-US"/>
        </w:rPr>
        <w:t xml:space="preserve"> (</w:t>
      </w:r>
      <w:r w:rsidRPr="0040044E">
        <w:rPr>
          <w:lang w:val="en-US"/>
        </w:rPr>
        <w:t>1976</w:t>
      </w:r>
      <w:r w:rsidR="00FC49B4" w:rsidRPr="0040044E">
        <w:rPr>
          <w:lang w:val="en-US"/>
        </w:rPr>
        <w:t>) and is defined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5"/>
        <w:gridCol w:w="3337"/>
        <w:gridCol w:w="3343"/>
      </w:tblGrid>
      <w:tr w:rsidR="00FC49B4" w:rsidRPr="0040044E" w14:paraId="0FF57C45" w14:textId="77777777" w:rsidTr="00A46448">
        <w:trPr>
          <w:jc w:val="center"/>
        </w:trPr>
        <w:tc>
          <w:tcPr>
            <w:tcW w:w="3417" w:type="dxa"/>
          </w:tcPr>
          <w:p w14:paraId="2FD06AE6" w14:textId="270E5768" w:rsidR="00FC49B4" w:rsidRPr="0040044E" w:rsidRDefault="00000000" w:rsidP="00537B5D">
            <w:pPr>
              <w:rPr>
                <w:lang w:val="en-US"/>
              </w:rPr>
            </w:pPr>
            <m:oMathPara>
              <m:oMathParaPr>
                <m:jc m:val="left"/>
              </m:oMathParaPr>
              <m:oMath>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b</m:t>
                    </m:r>
                  </m:sub>
                  <m:sup>
                    <m:r>
                      <w:rPr>
                        <w:rFonts w:ascii="Cambria Math" w:hAnsi="Cambria Math"/>
                        <w:lang w:val="en-US"/>
                      </w:rPr>
                      <m:t>*</m:t>
                    </m:r>
                  </m:sup>
                </m:sSubSup>
                <m:r>
                  <w:rPr>
                    <w:rFonts w:ascii="Cambria Math" w:hAnsi="Cambria Math"/>
                    <w:lang w:val="en-US"/>
                  </w:rPr>
                  <m:t>=5.7</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τ</m:t>
                            </m:r>
                          </m:e>
                          <m:sup>
                            <m:r>
                              <w:rPr>
                                <w:rFonts w:ascii="Cambria Math" w:hAnsi="Cambria Math"/>
                                <w:lang w:val="en-US"/>
                              </w:rPr>
                              <m:t>*</m:t>
                            </m:r>
                          </m:sup>
                        </m:s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τ</m:t>
                            </m:r>
                          </m:e>
                          <m:sub>
                            <m:r>
                              <w:rPr>
                                <w:rFonts w:ascii="Cambria Math" w:hAnsi="Cambria Math"/>
                                <w:lang w:val="en-US"/>
                              </w:rPr>
                              <m:t>c</m:t>
                            </m:r>
                          </m:sub>
                          <m:sup>
                            <m:r>
                              <w:rPr>
                                <w:rFonts w:ascii="Cambria Math" w:hAnsi="Cambria Math"/>
                                <w:lang w:val="en-US"/>
                              </w:rPr>
                              <m:t>*</m:t>
                            </m:r>
                          </m:sup>
                        </m:sSubSup>
                      </m:e>
                    </m:d>
                  </m:e>
                  <m:sup>
                    <m:f>
                      <m:fPr>
                        <m:type m:val="lin"/>
                        <m:ctrlPr>
                          <w:rPr>
                            <w:rFonts w:ascii="Cambria Math" w:hAnsi="Cambria Math"/>
                            <w:i/>
                            <w:lang w:val="en-US"/>
                          </w:rPr>
                        </m:ctrlPr>
                      </m:fPr>
                      <m:num>
                        <m:r>
                          <w:rPr>
                            <w:rFonts w:ascii="Cambria Math" w:hAnsi="Cambria Math"/>
                            <w:lang w:val="en-US"/>
                          </w:rPr>
                          <m:t>3</m:t>
                        </m:r>
                      </m:num>
                      <m:den>
                        <m:r>
                          <w:rPr>
                            <w:rFonts w:ascii="Cambria Math" w:hAnsi="Cambria Math"/>
                            <w:lang w:val="en-US"/>
                          </w:rPr>
                          <m:t>2</m:t>
                        </m:r>
                      </m:den>
                    </m:f>
                  </m:sup>
                </m:sSup>
              </m:oMath>
            </m:oMathPara>
          </w:p>
        </w:tc>
        <w:tc>
          <w:tcPr>
            <w:tcW w:w="3417" w:type="dxa"/>
          </w:tcPr>
          <w:p w14:paraId="69A1CDD9" w14:textId="77777777" w:rsidR="00FC49B4" w:rsidRPr="0040044E" w:rsidRDefault="00FC49B4" w:rsidP="00537B5D">
            <w:pPr>
              <w:rPr>
                <w:lang w:val="en-US"/>
              </w:rPr>
            </w:pPr>
          </w:p>
        </w:tc>
        <w:tc>
          <w:tcPr>
            <w:tcW w:w="3417" w:type="dxa"/>
          </w:tcPr>
          <w:p w14:paraId="7F62E4EE" w14:textId="2C31BE6D" w:rsidR="00FC49B4" w:rsidRPr="0040044E" w:rsidRDefault="00FC49B4" w:rsidP="00537B5D">
            <w:pPr>
              <w:pStyle w:val="Caption"/>
              <w:jc w:val="right"/>
              <w:rPr>
                <w:lang w:val="en-US"/>
              </w:rPr>
            </w:pPr>
            <w:bookmarkStart w:id="145" w:name="_Ref101515734"/>
            <w:r w:rsidRPr="0040044E">
              <w:rPr>
                <w:lang w:val="en-US"/>
              </w:rPr>
              <w:t xml:space="preserve">Eq. </w:t>
            </w:r>
            <w:r w:rsidRPr="0040044E">
              <w:rPr>
                <w:lang w:val="en-US"/>
              </w:rPr>
              <w:fldChar w:fldCharType="begin"/>
            </w:r>
            <w:r w:rsidRPr="0040044E">
              <w:rPr>
                <w:lang w:val="en-US"/>
              </w:rPr>
              <w:instrText xml:space="preserve"> SEQ Eq. \* ARABIC </w:instrText>
            </w:r>
            <w:r w:rsidRPr="0040044E">
              <w:rPr>
                <w:lang w:val="en-US"/>
              </w:rPr>
              <w:fldChar w:fldCharType="separate"/>
            </w:r>
            <w:r w:rsidR="00F5136C">
              <w:rPr>
                <w:noProof/>
                <w:lang w:val="en-US"/>
              </w:rPr>
              <w:t>10</w:t>
            </w:r>
            <w:r w:rsidRPr="0040044E">
              <w:rPr>
                <w:lang w:val="en-US"/>
              </w:rPr>
              <w:fldChar w:fldCharType="end"/>
            </w:r>
            <w:bookmarkEnd w:id="145"/>
          </w:p>
        </w:tc>
      </w:tr>
    </w:tbl>
    <w:p w14:paraId="5E6CFA08" w14:textId="7F0BCB14" w:rsidR="008C45EB" w:rsidRDefault="00FC49B4" w:rsidP="00762325">
      <w:pPr>
        <w:rPr>
          <w:lang w:val="en-US"/>
        </w:rPr>
      </w:pPr>
      <w:r w:rsidRPr="0040044E">
        <w:rPr>
          <w:lang w:val="en-US"/>
        </w:rPr>
        <w:lastRenderedPageBreak/>
        <w:t xml:space="preserve">where </w:t>
      </w:r>
      <m:oMath>
        <m:sSubSup>
          <m:sSubSupPr>
            <m:ctrlPr>
              <w:rPr>
                <w:rFonts w:ascii="Cambria Math" w:hAnsi="Cambria Math"/>
                <w:i/>
                <w:lang w:val="en-US"/>
              </w:rPr>
            </m:ctrlPr>
          </m:sSubSupPr>
          <m:e>
            <m:r>
              <w:rPr>
                <w:rFonts w:ascii="Cambria Math" w:hAnsi="Cambria Math"/>
                <w:lang w:val="en-US"/>
              </w:rPr>
              <m:t>τ</m:t>
            </m:r>
          </m:e>
          <m:sub>
            <m:r>
              <w:rPr>
                <w:rFonts w:ascii="Cambria Math" w:hAnsi="Cambria Math"/>
                <w:lang w:val="en-US"/>
              </w:rPr>
              <m:t>c</m:t>
            </m:r>
          </m:sub>
          <m:sup>
            <m:r>
              <w:rPr>
                <w:rFonts w:ascii="Cambria Math" w:hAnsi="Cambria Math"/>
                <w:lang w:val="en-US"/>
              </w:rPr>
              <m:t>*</m:t>
            </m:r>
          </m:sup>
        </m:sSubSup>
        <m:r>
          <w:rPr>
            <w:rFonts w:ascii="Cambria Math" w:hAnsi="Cambria Math"/>
            <w:lang w:val="en-US"/>
          </w:rPr>
          <m:t>=0.045</m:t>
        </m:r>
      </m:oMath>
      <w:r w:rsidR="00A46448" w:rsidRPr="0040044E">
        <w:rPr>
          <w:lang w:val="en-US"/>
        </w:rPr>
        <w:t xml:space="preserve"> and requires that </w:t>
      </w:r>
      <m:oMath>
        <m:sSup>
          <m:sSupPr>
            <m:ctrlPr>
              <w:rPr>
                <w:rFonts w:ascii="Cambria Math" w:hAnsi="Cambria Math"/>
                <w:i/>
                <w:lang w:val="en-US"/>
              </w:rPr>
            </m:ctrlPr>
          </m:sSupPr>
          <m:e>
            <m:r>
              <w:rPr>
                <w:rFonts w:ascii="Cambria Math" w:hAnsi="Cambria Math"/>
                <w:lang w:val="en-US"/>
              </w:rPr>
              <m:t>τ</m:t>
            </m:r>
          </m:e>
          <m:sup>
            <m:r>
              <w:rPr>
                <w:rFonts w:ascii="Cambria Math" w:hAnsi="Cambria Math"/>
                <w:lang w:val="en-US"/>
              </w:rPr>
              <m:t>*</m:t>
            </m:r>
          </m:sup>
        </m:sSup>
        <m:r>
          <w:rPr>
            <w:rFonts w:ascii="Cambria Math" w:hAnsi="Cambria Math"/>
            <w:lang w:val="en-US"/>
          </w:rPr>
          <m:t>&gt;</m:t>
        </m:r>
        <m:sSubSup>
          <m:sSubSupPr>
            <m:ctrlPr>
              <w:rPr>
                <w:rFonts w:ascii="Cambria Math" w:hAnsi="Cambria Math"/>
                <w:i/>
                <w:lang w:val="en-US"/>
              </w:rPr>
            </m:ctrlPr>
          </m:sSubSupPr>
          <m:e>
            <m:r>
              <w:rPr>
                <w:rFonts w:ascii="Cambria Math" w:hAnsi="Cambria Math"/>
                <w:lang w:val="en-US"/>
              </w:rPr>
              <m:t>τ</m:t>
            </m:r>
          </m:e>
          <m:sub>
            <m:r>
              <w:rPr>
                <w:rFonts w:ascii="Cambria Math" w:hAnsi="Cambria Math"/>
                <w:lang w:val="en-US"/>
              </w:rPr>
              <m:t>c</m:t>
            </m:r>
          </m:sub>
          <m:sup>
            <m:r>
              <w:rPr>
                <w:rFonts w:ascii="Cambria Math" w:hAnsi="Cambria Math"/>
                <w:lang w:val="en-US"/>
              </w:rPr>
              <m:t>*</m:t>
            </m:r>
          </m:sup>
        </m:sSubSup>
      </m:oMath>
      <w:r w:rsidR="00A46448" w:rsidRPr="0040044E">
        <w:rPr>
          <w:lang w:val="en-US"/>
        </w:rPr>
        <w:t xml:space="preserve"> otherwise </w:t>
      </w:r>
      <m:oMath>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b</m:t>
            </m:r>
          </m:sub>
          <m:sup>
            <m:r>
              <w:rPr>
                <w:rFonts w:ascii="Cambria Math" w:hAnsi="Cambria Math"/>
                <w:lang w:val="en-US"/>
              </w:rPr>
              <m:t>*</m:t>
            </m:r>
          </m:sup>
        </m:sSubSup>
        <m:r>
          <w:rPr>
            <w:rFonts w:ascii="Cambria Math" w:hAnsi="Cambria Math"/>
            <w:lang w:val="en-US"/>
          </w:rPr>
          <m:t>=0</m:t>
        </m:r>
      </m:oMath>
      <w:r w:rsidR="00A46448" w:rsidRPr="0040044E">
        <w:rPr>
          <w:lang w:val="en-US"/>
        </w:rPr>
        <w:t>.</w:t>
      </w:r>
      <w:r w:rsidR="008C45EB" w:rsidRPr="0040044E">
        <w:rPr>
          <w:lang w:val="en-US"/>
        </w:rPr>
        <w:t xml:space="preserve"> </w:t>
      </w:r>
      <w:r w:rsidR="00762325" w:rsidRPr="0040044E">
        <w:rPr>
          <w:lang w:val="en-US"/>
        </w:rPr>
        <w:t xml:space="preserve">The volumetric bed load transport rate per unit width when using </w:t>
      </w:r>
      <w:r w:rsidR="00762325" w:rsidRPr="0040044E">
        <w:rPr>
          <w:lang w:val="en-US"/>
        </w:rPr>
        <w:fldChar w:fldCharType="begin"/>
      </w:r>
      <w:r w:rsidR="00762325" w:rsidRPr="0040044E">
        <w:rPr>
          <w:lang w:val="en-US"/>
        </w:rPr>
        <w:instrText xml:space="preserve"> REF _Ref101515728 </w:instrText>
      </w:r>
      <w:r w:rsidR="00762325" w:rsidRPr="0040044E">
        <w:rPr>
          <w:lang w:val="en-US"/>
        </w:rPr>
        <w:fldChar w:fldCharType="separate"/>
      </w:r>
      <w:r w:rsidR="00F5136C" w:rsidRPr="0040044E">
        <w:rPr>
          <w:lang w:val="en-US"/>
        </w:rPr>
        <w:t xml:space="preserve">Eq. </w:t>
      </w:r>
      <w:r w:rsidR="00F5136C">
        <w:rPr>
          <w:noProof/>
          <w:lang w:val="en-US"/>
        </w:rPr>
        <w:t>9</w:t>
      </w:r>
      <w:r w:rsidR="00762325" w:rsidRPr="0040044E">
        <w:rPr>
          <w:lang w:val="en-US"/>
        </w:rPr>
        <w:fldChar w:fldCharType="end"/>
      </w:r>
      <w:r w:rsidR="00762325" w:rsidRPr="0040044E">
        <w:rPr>
          <w:lang w:val="en-US"/>
        </w:rPr>
        <w:t xml:space="preserve"> or </w:t>
      </w:r>
      <w:r w:rsidR="00762325" w:rsidRPr="0040044E">
        <w:rPr>
          <w:lang w:val="en-US"/>
        </w:rPr>
        <w:fldChar w:fldCharType="begin"/>
      </w:r>
      <w:r w:rsidR="00762325" w:rsidRPr="0040044E">
        <w:rPr>
          <w:lang w:val="en-US"/>
        </w:rPr>
        <w:instrText xml:space="preserve"> REF _Ref101515734 </w:instrText>
      </w:r>
      <w:r w:rsidR="00762325" w:rsidRPr="0040044E">
        <w:rPr>
          <w:lang w:val="en-US"/>
        </w:rPr>
        <w:fldChar w:fldCharType="separate"/>
      </w:r>
      <w:r w:rsidR="00F5136C" w:rsidRPr="0040044E">
        <w:rPr>
          <w:lang w:val="en-US"/>
        </w:rPr>
        <w:t xml:space="preserve">Eq. </w:t>
      </w:r>
      <w:r w:rsidR="00F5136C">
        <w:rPr>
          <w:noProof/>
          <w:lang w:val="en-US"/>
        </w:rPr>
        <w:t>10</w:t>
      </w:r>
      <w:r w:rsidR="00762325" w:rsidRPr="0040044E">
        <w:rPr>
          <w:lang w:val="en-US"/>
        </w:rPr>
        <w:fldChar w:fldCharType="end"/>
      </w:r>
      <w:r w:rsidR="00762325" w:rsidRPr="0040044E">
        <w:rPr>
          <w:lang w:val="en-US"/>
        </w:rPr>
        <w:t xml:space="preserve"> is calculated using </w:t>
      </w:r>
      <w:r w:rsidR="00762325" w:rsidRPr="0040044E">
        <w:rPr>
          <w:lang w:val="en-US"/>
        </w:rPr>
        <w:fldChar w:fldCharType="begin"/>
      </w:r>
      <w:r w:rsidR="00762325" w:rsidRPr="0040044E">
        <w:rPr>
          <w:lang w:val="en-US"/>
        </w:rPr>
        <w:instrText xml:space="preserve"> REF _Ref102039208 </w:instrText>
      </w:r>
      <w:r w:rsidR="00762325" w:rsidRPr="0040044E">
        <w:rPr>
          <w:lang w:val="en-US"/>
        </w:rPr>
        <w:fldChar w:fldCharType="separate"/>
      </w:r>
      <w:r w:rsidR="00F5136C" w:rsidRPr="0040044E">
        <w:rPr>
          <w:lang w:val="en-US"/>
        </w:rPr>
        <w:t xml:space="preserve">Eq. </w:t>
      </w:r>
      <w:r w:rsidR="00F5136C">
        <w:rPr>
          <w:noProof/>
          <w:lang w:val="en-US"/>
        </w:rPr>
        <w:t>3</w:t>
      </w:r>
      <w:r w:rsidR="00762325" w:rsidRPr="0040044E">
        <w:rPr>
          <w:lang w:val="en-US"/>
        </w:rPr>
        <w:fldChar w:fldCharType="end"/>
      </w:r>
      <w:r w:rsidR="00762325" w:rsidRPr="0040044E">
        <w:rPr>
          <w:lang w:val="en-US"/>
        </w:rPr>
        <w:t>.</w:t>
      </w:r>
    </w:p>
    <w:p w14:paraId="26DE5B5A" w14:textId="285F4EF9" w:rsidR="00045BD8" w:rsidRDefault="00045BD8" w:rsidP="00762325">
      <w:pPr>
        <w:rPr>
          <w:lang w:val="en-US"/>
        </w:rPr>
      </w:pPr>
    </w:p>
    <w:p w14:paraId="6B6581DE" w14:textId="6379106A" w:rsidR="0076587F" w:rsidRDefault="00F04C30" w:rsidP="00762325">
      <w:pPr>
        <w:rPr>
          <w:lang w:val="en-US"/>
        </w:rPr>
      </w:pPr>
      <w:r>
        <w:rPr>
          <w:lang w:val="en-US"/>
        </w:rPr>
        <w:t>T</w:t>
      </w:r>
      <w:r w:rsidR="000E1A7D">
        <w:rPr>
          <w:lang w:val="en-US"/>
        </w:rPr>
        <w:t xml:space="preserve">he effects of </w:t>
      </w:r>
      <w:r>
        <w:rPr>
          <w:lang w:val="en-US"/>
        </w:rPr>
        <w:t xml:space="preserve">bed slope in critical shear stress </w:t>
      </w:r>
      <w:r w:rsidR="00D70A37">
        <w:rPr>
          <w:lang w:val="en-US"/>
        </w:rPr>
        <w:fldChar w:fldCharType="begin" w:fldLock="1"/>
      </w:r>
      <w:r w:rsidR="003A55CF">
        <w:rPr>
          <w:lang w:val="en-US"/>
        </w:rPr>
        <w:instrText>ADDIN CSL_CITATION {"citationItems":[{"id":"ITEM-1","itemData":{"DOI":"10.1016/j.geomorph.2007.03.008","ISBN":"0169555X","ISSN":"0169555X","abstract":"This paper presents an analysis of critical thresholds for bedload transport based on field measurements conducted in two small, high gradient streams: the Rio Cordon (Italian Alps) and the Tres Arroyos (Chilean Andes). The threshold of incipient motion was identified by using marked particles displacement and both flood and flow competence approaches. The findings are expressed in terms of Shields parameter, dimensionless discharge, and specific stream power, and are used to identify the effects of relative grain size, relative depth, and bedform resistance. Overall, particle entrainment tends to be size selective, rather than exhibiting equal mobility, and the high values of dimensionless critical shear stress observed at both study sites confirm the additional roughness effects of step-pool morphologies that are very effective in reducing the bed shear stress and causing an apparent increase in critical shear stress. © 2007 Elsevier B.V. All rights reserved.","author":[{"dropping-particle":"","family":"Mao","given":"Luca","non-dropping-particle":"","parse-names":false,"suffix":""},{"dropping-particle":"","family":"Uyttendaele","given":"Geertrui Paula","non-dropping-particle":"","parse-names":false,"suffix":""},{"dropping-particle":"","family":"Iroumé","given":"Andrés","non-dropping-particle":"","parse-names":false,"suffix":""},{"dropping-particle":"","family":"Lenzi","given":"Mario Aristide","non-dropping-particle":"","parse-names":false,"suffix":""}],"container-title":"Geomorphology","id":"ITEM-1","issue":"3-4","issued":{"date-parts":[["2008"]]},"page":"368-383","title":"Field based analysis of sediment entrainment in two high gradient streams located in Alpine and Andine environments","type":"article-journal","volume":"93"},"uris":["http://www.mendeley.com/documents/?uuid=16253295-474c-485a-b44d-4bae99ab6ee5"]},{"id":"ITEM-2","itemData":{"DOI":"10.1029/2004WR003692","ISBN":"0043-1397","ISSN":"00431397","abstract":"[1] The present study examines variations in the reference shear stress for bed load transport (tau(r)) using coupled measurements of flow and bed load transport in 45 gravel-bed streams and rivers. The study streams encompass a wide range in bank-full discharge ( 1 - 2600 m(3)/s), average channel gradient (0.0003 - 0.05), and median surface grain size (0.027 - 0.21 m). A bed load transport relation was formed for each site by plotting individual values of the dimensionless transport rate W* versus the reach-average dimensionless shear stress tau*. The reference dimensionless shear stress tau(r)* was then estimated by selecting the value of t* corresponding to a reference transport rate of W* = 0.002. The results indicate that the discharge corresponding to tau(r)* averages 67% of the bank-full discharge, with the variation independent of reach-scale morphologic and sediment properties. However, values of tau(r)* increase systematically with average channel gradient, ranging from 0.025 - 0.035 at sites with slopes of 0.001 - 0.006 to values greater than 0.10 at sites with slopes greater than 0.02. A corresponding relation for the bank-full dimensionless shear stress tau(bf)*, formulated with data from 159 sites in North America and England, mirrors the relation between tau(r)* and channel gradient, suggesting that the bank-full channel geometry of gravel- and cobble-bedded streams is adjusted to a relatively constant excess shear stress, tau(bf)* - tau(r)*, across a wide range of slopes.","author":[{"dropping-particle":"","family":"Mueller","given":"Erich R.","non-dropping-particle":"","parse-names":false,"suffix":""},{"dropping-particle":"","family":"Pitlick","given":"John","non-dropping-particle":"","parse-names":false,"suffix":""},{"dropping-particle":"","family":"Nelson","given":"Jonathan M.","non-dropping-particle":"","parse-names":false,"suffix":""}],"container-title":"Water Resources Research","id":"ITEM-2","issue":"4","issued":{"date-parts":[["2005"]]},"page":"1-10","title":"Variation in the reference Shields stress for bed load transport in gravel-bed streams and rivers","type":"article-journal","volume":"41"},"uris":["http://www.mendeley.com/documents/?uuid=a6fb778d-1609-470b-b1a9-c29007572f2b"]},{"id":"ITEM-3","itemData":{"DOI":"10.1029/2011WR010829","ISBN":"0043-1397","ISSN":"00431397","abstract":"In mountainous drainage networks, sediment mobilized on hillslopes must first pass through steep streams before reaching lower-gradient channels. The bed of steep channels is typically composed of large, relatively immobile boulders and finer, more mobile gravel. Most sediment transport equations overpredict sediment flux in steep streams by several orders of magnitude because they do not account for the stress borne by immobile grains and the limited availability of the more mobile sediment. We previously developed and tested (in flume experiments) a sediment transport equation that accounts for these two effects. Here we modify the Parker (1990) bed load equation to include the resistance borne by steps and selective transport of the relatively mobile sediment using a range of hiding functions. We test a number of resistance equations and hiding functions, combined with our modified and the original Parker equations, against measured flow and sediment transport in three steep channels. Our modified sediment transport equation generally predicts the transported sediment volumes to within an order of magnitude of the measured values, whereas the unmodified equations do not. The most accurate sediment flux predictions were obtained from using our modified equation, combined with a hiding function that calculates highly selective transport of the relatively mobile sediment. Furthermore, this hiding function has a critical Shields stress that is similar to those reported for lower gradient channels. The effects of the immobile steps on flow and sediment transport are not adequately captured by simply increasing the critical Shields stress to values reported in steep streams.","author":[{"dropping-particle":"","family":"Yager","given":"E. M.","non-dropping-particle":"","parse-names":false,"suffix":""},{"dropping-particle":"","family":"Dietrich","given":"W. E.","non-dropping-particle":"","parse-names":false,"suffix":""},{"dropping-particle":"","family":"Kirchner","given":"J. W.","non-dropping-particle":"","parse-names":false,"suffix":""},{"dropping-particle":"","family":"McArdell","given":"B. W.","non-dropping-particle":"","parse-names":false,"suffix":""}],"container-title":"Water Resources Research","id":"ITEM-3","issue":"1","issued":{"date-parts":[["2012"]]},"page":"W01541","title":"Prediction of sediment transport in step-pool channels","type":"article-journal","volume":"48"},"uris":["http://www.mendeley.com/documents/?uuid=d96587b8-e2da-4b68-941f-36489bf756e4"]},{"id":"ITEM-4","itemData":{"DOI":"10.1029/2007JF000831","ISBN":"0148-0227","ISSN":"21699011","abstract":"Data from laboratory flumes and natural streams show that the critical Shields stress for initial sediment motion increases with channel slope, which indicates that particles of the same size are more stable on steeper slopes. This observation is contrary to standard models that predict reduced stability with increasing slope due to the added downstream gravitational force. Processes that might explain this discrepancy are explored using a simple force-balance model, including increased drag from channel walls and bed morphology, variable friction angles, grain emergence, flow aeration, and changes to the local flow velocity and turbulent fluctuations. Surprisingly, increased drag due to changes in bed morphology does not appear to be the cause of the slope dependency because both the magnitude and trend of the critical Shields stress are similar for flume experiments and natural streams, and significant variations in bed morphology in flumes is unlikely. Instead, grain emergence and changes in local flow velocity and turbulent fluctuations seem to be responsible for the slope dependency due to the coincident increase in the ratio of bed-roughness scale to flow depth (i.e., relative roughness). A model for the local velocity within the grain-roughness layer is proposed based on a 1-D eddy viscosity with wake mixing. In addition, the magnitude of near-bed turbulent fluctuations is shown to depend on the depth-averaged flow velocity and the relative roughness. Extension of the model to mixed grain sizes indicates that the coarser fraction becomes increasingly difficult to transport on steeper slopes.","author":[{"dropping-particle":"","family":"Lamb","given":"Michael P.","non-dropping-particle":"","parse-names":false,"suffix":""},{"dropping-particle":"","family":"Dietrich","given":"William E.","non-dropping-particle":"","parse-names":false,"suffix":""},{"dropping-particle":"","family":"Venditti","given":"Jeremy G.","non-dropping-particle":"","parse-names":false,"suffix":""}],"container-title":"Journal of Geophysical Research: Earth Surface","id":"ITEM-4","issue":"2","issued":{"date-parts":[["2008"]]},"page":"F02008","title":"Is the critical shields stress for incipient sediment motion dependent on channel-bed slope?","type":"article-journal","volume":"113"},"uris":["http://www.mendeley.com/documents/?uuid=c01574f9-75a2-4595-9b28-5bfd710483a2"]}],"mendeley":{"formattedCitation":"(Lamb et al., 2008; Mao et al., 2008; Mueller et al., 2005; Yager et al., 2012)","plainTextFormattedCitation":"(Lamb et al., 2008; Mao et al., 2008; Mueller et al., 2005; Yager et al., 2012)","previouslyFormattedCitation":"(Lamb et al., 2008; Mao et al., 2008; Mueller et al., 2005; Yager et al., 2012)"},"properties":{"noteIndex":0},"schema":"https://github.com/citation-style-language/schema/raw/master/csl-citation.json"}</w:instrText>
      </w:r>
      <w:r w:rsidR="00D70A37">
        <w:rPr>
          <w:lang w:val="en-US"/>
        </w:rPr>
        <w:fldChar w:fldCharType="separate"/>
      </w:r>
      <w:r w:rsidR="00D70A37" w:rsidRPr="00D70A37">
        <w:rPr>
          <w:noProof/>
          <w:lang w:val="en-US"/>
        </w:rPr>
        <w:t>(Lamb et al., 2008; Mao et al., 2008; Mueller et al., 2005; Yager et al., 2012)</w:t>
      </w:r>
      <w:r w:rsidR="00D70A37">
        <w:rPr>
          <w:lang w:val="en-US"/>
        </w:rPr>
        <w:fldChar w:fldCharType="end"/>
      </w:r>
      <w:r w:rsidR="007D7855">
        <w:rPr>
          <w:lang w:val="en-US"/>
        </w:rPr>
        <w:t xml:space="preserve"> </w:t>
      </w:r>
      <w:r w:rsidR="00C9796E">
        <w:rPr>
          <w:lang w:val="en-US"/>
        </w:rPr>
        <w:t>can</w:t>
      </w:r>
      <w:r w:rsidR="007D7855">
        <w:rPr>
          <w:lang w:val="en-US"/>
        </w:rPr>
        <w:t xml:space="preserve"> </w:t>
      </w:r>
      <w:r w:rsidR="00A12DB4">
        <w:rPr>
          <w:lang w:val="en-US"/>
        </w:rPr>
        <w:t xml:space="preserve">be </w:t>
      </w:r>
      <w:r w:rsidR="007D7855">
        <w:rPr>
          <w:lang w:val="en-US"/>
        </w:rPr>
        <w:t xml:space="preserve">partially included </w:t>
      </w:r>
      <w:r w:rsidR="004B1446">
        <w:rPr>
          <w:lang w:val="en-US"/>
        </w:rPr>
        <w:t>in</w:t>
      </w:r>
      <w:r w:rsidR="00020360">
        <w:rPr>
          <w:lang w:val="en-US"/>
        </w:rPr>
        <w:t xml:space="preserve"> the</w:t>
      </w:r>
      <w:r w:rsidR="00C9796E">
        <w:rPr>
          <w:lang w:val="en-US"/>
        </w:rPr>
        <w:t>se two bed load transport models</w:t>
      </w:r>
      <w:r w:rsidR="00A12DB4">
        <w:rPr>
          <w:lang w:val="en-US"/>
        </w:rPr>
        <w:t xml:space="preserve"> by </w:t>
      </w:r>
      <w:r w:rsidR="00E57849">
        <w:rPr>
          <w:lang w:val="en-US"/>
        </w:rPr>
        <w:t>setting</w:t>
      </w:r>
      <w:r w:rsidR="00A12DB4">
        <w:rPr>
          <w:lang w:val="en-US"/>
        </w:rPr>
        <w:t xml:space="preserve"> </w:t>
      </w:r>
      <w:r w:rsidR="00E57849">
        <w:rPr>
          <w:lang w:val="en-US"/>
        </w:rPr>
        <w:t xml:space="preserve">the option </w:t>
      </w:r>
      <w:proofErr w:type="spellStart"/>
      <w:r w:rsidR="00E57849" w:rsidRPr="00E57849">
        <w:rPr>
          <w:i/>
          <w:iCs/>
          <w:lang w:val="en-US"/>
        </w:rPr>
        <w:t>variableCriticalShearStress</w:t>
      </w:r>
      <w:proofErr w:type="spellEnd"/>
      <w:ins w:id="146" w:author="Anderson, Samuel R" w:date="2022-07-31T12:34:00Z">
        <w:r w:rsidR="003C206A">
          <w:rPr>
            <w:i/>
            <w:iCs/>
            <w:lang w:val="en-US"/>
          </w:rPr>
          <w:t xml:space="preserve"> </w:t>
        </w:r>
      </w:ins>
      <w:r w:rsidR="00E57849" w:rsidRPr="00E57849">
        <w:rPr>
          <w:i/>
          <w:iCs/>
          <w:lang w:val="en-US"/>
        </w:rPr>
        <w:t>=</w:t>
      </w:r>
      <w:ins w:id="147" w:author="Anderson, Samuel R" w:date="2022-07-31T12:34:00Z">
        <w:r w:rsidR="003C206A">
          <w:rPr>
            <w:i/>
            <w:iCs/>
            <w:lang w:val="en-US"/>
          </w:rPr>
          <w:t xml:space="preserve"> </w:t>
        </w:r>
      </w:ins>
      <w:r w:rsidR="00E57849">
        <w:rPr>
          <w:i/>
          <w:iCs/>
          <w:lang w:val="en-US"/>
        </w:rPr>
        <w:t>True</w:t>
      </w:r>
      <w:r w:rsidR="004B4634">
        <w:rPr>
          <w:i/>
          <w:iCs/>
          <w:lang w:val="en-US"/>
        </w:rPr>
        <w:t xml:space="preserve"> </w:t>
      </w:r>
      <w:r w:rsidR="000E1BBC" w:rsidRPr="000E1BBC">
        <w:rPr>
          <w:lang w:val="en-US"/>
        </w:rPr>
        <w:t>during instantiation</w:t>
      </w:r>
      <w:r w:rsidR="004B4634" w:rsidRPr="000E1BBC">
        <w:rPr>
          <w:lang w:val="en-US"/>
        </w:rPr>
        <w:t xml:space="preserve"> (by default is</w:t>
      </w:r>
      <w:r w:rsidR="004B4634">
        <w:rPr>
          <w:i/>
          <w:iCs/>
          <w:lang w:val="en-US"/>
        </w:rPr>
        <w:t xml:space="preserve"> False)</w:t>
      </w:r>
      <w:r w:rsidR="000E1BBC" w:rsidRPr="000E1BBC">
        <w:rPr>
          <w:lang w:val="en-US"/>
        </w:rPr>
        <w:t>.</w:t>
      </w:r>
      <w:r w:rsidR="000E1BBC">
        <w:rPr>
          <w:lang w:val="en-US"/>
        </w:rPr>
        <w:t xml:space="preserve"> </w:t>
      </w:r>
      <w:r w:rsidR="00AA5831">
        <w:rPr>
          <w:lang w:val="en-US"/>
        </w:rPr>
        <w:t xml:space="preserve">When is optional capability is activated the </w:t>
      </w:r>
      <w:r w:rsidR="003A55CF">
        <w:rPr>
          <w:lang w:val="en-US"/>
        </w:rPr>
        <w:t xml:space="preserve">equation of </w:t>
      </w:r>
      <w:r w:rsidR="003A55CF">
        <w:rPr>
          <w:lang w:val="en-US"/>
        </w:rPr>
        <w:fldChar w:fldCharType="begin" w:fldLock="1"/>
      </w:r>
      <w:r w:rsidR="00C36D46">
        <w:rPr>
          <w:lang w:val="en-US"/>
        </w:rPr>
        <w:instrText>ADDIN CSL_CITATION {"citationItems":[{"id":"ITEM-1","itemData":{"DOI":"10.1029/2004WR003692","ISBN":"0043-1397","ISSN":"00431397","abstract":"[1] The present study examines variations in the reference shear stress for bed load transport (tau(r)) using coupled measurements of flow and bed load transport in 45 gravel-bed streams and rivers. The study streams encompass a wide range in bank-full discharge ( 1 - 2600 m(3)/s), average channel gradient (0.0003 - 0.05), and median surface grain size (0.027 - 0.21 m). A bed load transport relation was formed for each site by plotting individual values of the dimensionless transport rate W* versus the reach-average dimensionless shear stress tau*. The reference dimensionless shear stress tau(r)* was then estimated by selecting the value of t* corresponding to a reference transport rate of W* = 0.002. The results indicate that the discharge corresponding to tau(r)* averages 67% of the bank-full discharge, with the variation independent of reach-scale morphologic and sediment properties. However, values of tau(r)* increase systematically with average channel gradient, ranging from 0.025 - 0.035 at sites with slopes of 0.001 - 0.006 to values greater than 0.10 at sites with slopes greater than 0.02. A corresponding relation for the bank-full dimensionless shear stress tau(bf)*, formulated with data from 159 sites in North America and England, mirrors the relation between tau(r)* and channel gradient, suggesting that the bank-full channel geometry of gravel- and cobble-bedded streams is adjusted to a relatively constant excess shear stress, tau(bf)* - tau(r)*, across a wide range of slopes.","author":[{"dropping-particle":"","family":"Mueller","given":"Erich R.","non-dropping-particle":"","parse-names":false,"suffix":""},{"dropping-particle":"","family":"Pitlick","given":"John","non-dropping-particle":"","parse-names":false,"suffix":""},{"dropping-particle":"","family":"Nelson","given":"Jonathan M.","non-dropping-particle":"","parse-names":false,"suffix":""}],"container-title":"Water Resources Research","id":"ITEM-1","issue":"4","issued":{"date-parts":[["2005"]]},"page":"1-10","title":"Variation in the reference Shields stress for bed load transport in gravel-bed streams and rivers","type":"article-journal","volume":"41"},"uris":["http://www.mendeley.com/documents/?uuid=428d6329-3325-43a3-812c-2e981dc2d580"]}],"mendeley":{"formattedCitation":"(Mueller et al., 2005)","manualFormatting":"Mueller et al. (2005)","plainTextFormattedCitation":"(Mueller et al., 2005)","previouslyFormattedCitation":"(Mueller et al., 2005)"},"properties":{"noteIndex":0},"schema":"https://github.com/citation-style-language/schema/raw/master/csl-citation.json"}</w:instrText>
      </w:r>
      <w:r w:rsidR="003A55CF">
        <w:rPr>
          <w:lang w:val="en-US"/>
        </w:rPr>
        <w:fldChar w:fldCharType="separate"/>
      </w:r>
      <w:r w:rsidR="003A55CF" w:rsidRPr="003A55CF">
        <w:rPr>
          <w:noProof/>
          <w:lang w:val="en-US"/>
        </w:rPr>
        <w:t xml:space="preserve">Mueller et al. </w:t>
      </w:r>
      <w:r w:rsidR="003A55CF">
        <w:rPr>
          <w:noProof/>
          <w:lang w:val="en-US"/>
        </w:rPr>
        <w:t>(</w:t>
      </w:r>
      <w:r w:rsidR="003A55CF" w:rsidRPr="003A55CF">
        <w:rPr>
          <w:noProof/>
          <w:lang w:val="en-US"/>
        </w:rPr>
        <w:t>2005)</w:t>
      </w:r>
      <w:r w:rsidR="003A55CF">
        <w:rPr>
          <w:lang w:val="en-US"/>
        </w:rPr>
        <w:fldChar w:fldCharType="end"/>
      </w:r>
      <w:r w:rsidR="00AE67B8">
        <w:rPr>
          <w:lang w:val="en-US"/>
        </w:rPr>
        <w:t xml:space="preserve"> </w:t>
      </w:r>
      <w:r w:rsidR="005D6281">
        <w:rPr>
          <w:lang w:val="en-US"/>
        </w:rPr>
        <w:t xml:space="preserve">is used </w:t>
      </w:r>
      <w:r w:rsidR="00AE67B8">
        <w:rPr>
          <w:lang w:val="en-US"/>
        </w:rPr>
        <w:t xml:space="preserve">to calculate </w:t>
      </w:r>
      <m:oMath>
        <m:sSubSup>
          <m:sSubSupPr>
            <m:ctrlPr>
              <w:rPr>
                <w:rFonts w:ascii="Cambria Math" w:hAnsi="Cambria Math"/>
                <w:i/>
                <w:lang w:val="en-US"/>
              </w:rPr>
            </m:ctrlPr>
          </m:sSubSupPr>
          <m:e>
            <m:r>
              <w:rPr>
                <w:rFonts w:ascii="Cambria Math" w:hAnsi="Cambria Math"/>
                <w:lang w:val="en-US"/>
              </w:rPr>
              <m:t>τ</m:t>
            </m:r>
          </m:e>
          <m:sub>
            <m:r>
              <w:rPr>
                <w:rFonts w:ascii="Cambria Math" w:hAnsi="Cambria Math"/>
                <w:lang w:val="en-US"/>
              </w:rPr>
              <m:t>c</m:t>
            </m:r>
          </m:sub>
          <m:sup>
            <m:r>
              <w:rPr>
                <w:rFonts w:ascii="Cambria Math" w:hAnsi="Cambria Math"/>
                <w:lang w:val="en-US"/>
              </w:rPr>
              <m:t>*</m:t>
            </m:r>
          </m:sup>
        </m:sSubSup>
      </m:oMath>
      <w:r w:rsidR="00AE67B8">
        <w:rPr>
          <w:lang w:val="en-US"/>
        </w:rPr>
        <w:t xml:space="preserve"> according to: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6"/>
        <w:gridCol w:w="3336"/>
        <w:gridCol w:w="3343"/>
      </w:tblGrid>
      <w:tr w:rsidR="00AE67B8" w:rsidRPr="0040044E" w14:paraId="5D079E4B" w14:textId="77777777" w:rsidTr="00F20131">
        <w:trPr>
          <w:jc w:val="center"/>
        </w:trPr>
        <w:tc>
          <w:tcPr>
            <w:tcW w:w="3417" w:type="dxa"/>
          </w:tcPr>
          <w:p w14:paraId="7D5AE021" w14:textId="5310F317" w:rsidR="00AE67B8" w:rsidRPr="0040044E" w:rsidRDefault="00000000" w:rsidP="00F20131">
            <w:pPr>
              <w:rPr>
                <w:lang w:val="en-US"/>
              </w:rPr>
            </w:pPr>
            <m:oMathPara>
              <m:oMathParaPr>
                <m:jc m:val="left"/>
              </m:oMathParaPr>
              <m:oMath>
                <m:sSubSup>
                  <m:sSubSupPr>
                    <m:ctrlPr>
                      <w:rPr>
                        <w:rFonts w:ascii="Cambria Math" w:hAnsi="Cambria Math"/>
                        <w:i/>
                        <w:lang w:val="en-US"/>
                      </w:rPr>
                    </m:ctrlPr>
                  </m:sSubSupPr>
                  <m:e>
                    <m:r>
                      <w:rPr>
                        <w:rFonts w:ascii="Cambria Math" w:hAnsi="Cambria Math"/>
                        <w:lang w:val="en-US"/>
                      </w:rPr>
                      <m:t>τ</m:t>
                    </m:r>
                  </m:e>
                  <m:sub>
                    <m:r>
                      <w:rPr>
                        <w:rFonts w:ascii="Cambria Math" w:hAnsi="Cambria Math"/>
                        <w:lang w:val="en-US"/>
                      </w:rPr>
                      <m:t>c</m:t>
                    </m:r>
                  </m:sub>
                  <m:sup>
                    <m:r>
                      <w:rPr>
                        <w:rFonts w:ascii="Cambria Math" w:hAnsi="Cambria Math"/>
                        <w:lang w:val="en-US"/>
                      </w:rPr>
                      <m:t>*</m:t>
                    </m:r>
                  </m:sup>
                </m:sSubSup>
                <m:r>
                  <w:rPr>
                    <w:rFonts w:ascii="Cambria Math" w:hAnsi="Cambria Math"/>
                    <w:lang w:val="en-US"/>
                  </w:rPr>
                  <m:t xml:space="preserve">=2.18 </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b</m:t>
                    </m:r>
                  </m:sub>
                </m:sSub>
                <m:r>
                  <w:rPr>
                    <w:rFonts w:ascii="Cambria Math" w:hAnsi="Cambria Math"/>
                    <w:lang w:val="en-US"/>
                  </w:rPr>
                  <m:t>+0.021</m:t>
                </m:r>
              </m:oMath>
            </m:oMathPara>
          </w:p>
        </w:tc>
        <w:tc>
          <w:tcPr>
            <w:tcW w:w="3417" w:type="dxa"/>
          </w:tcPr>
          <w:p w14:paraId="22554B60" w14:textId="77777777" w:rsidR="00AE67B8" w:rsidRPr="0040044E" w:rsidRDefault="00AE67B8" w:rsidP="00F20131">
            <w:pPr>
              <w:rPr>
                <w:lang w:val="en-US"/>
              </w:rPr>
            </w:pPr>
          </w:p>
        </w:tc>
        <w:tc>
          <w:tcPr>
            <w:tcW w:w="3417" w:type="dxa"/>
          </w:tcPr>
          <w:p w14:paraId="3D395F3E" w14:textId="231DF777" w:rsidR="00AE67B8" w:rsidRPr="0040044E" w:rsidRDefault="00AE67B8" w:rsidP="00F20131">
            <w:pPr>
              <w:pStyle w:val="Caption"/>
              <w:jc w:val="right"/>
              <w:rPr>
                <w:lang w:val="en-US"/>
              </w:rPr>
            </w:pPr>
            <w:r w:rsidRPr="0040044E">
              <w:rPr>
                <w:lang w:val="en-US"/>
              </w:rPr>
              <w:t xml:space="preserve">Eq. </w:t>
            </w:r>
            <w:r w:rsidRPr="0040044E">
              <w:rPr>
                <w:lang w:val="en-US"/>
              </w:rPr>
              <w:fldChar w:fldCharType="begin"/>
            </w:r>
            <w:r w:rsidRPr="0040044E">
              <w:rPr>
                <w:lang w:val="en-US"/>
              </w:rPr>
              <w:instrText xml:space="preserve"> SEQ Eq. \* ARABIC </w:instrText>
            </w:r>
            <w:r w:rsidRPr="0040044E">
              <w:rPr>
                <w:lang w:val="en-US"/>
              </w:rPr>
              <w:fldChar w:fldCharType="separate"/>
            </w:r>
            <w:r w:rsidR="00F5136C">
              <w:rPr>
                <w:noProof/>
                <w:lang w:val="en-US"/>
              </w:rPr>
              <w:t>11</w:t>
            </w:r>
            <w:r w:rsidRPr="0040044E">
              <w:rPr>
                <w:lang w:val="en-US"/>
              </w:rPr>
              <w:fldChar w:fldCharType="end"/>
            </w:r>
          </w:p>
        </w:tc>
      </w:tr>
    </w:tbl>
    <w:p w14:paraId="3E950C4C" w14:textId="2F76FE62" w:rsidR="00AE67B8" w:rsidRPr="004B1446" w:rsidRDefault="005D6281" w:rsidP="00FC49B4">
      <w:pPr>
        <w:rPr>
          <w:lang w:val="es-CL"/>
        </w:rPr>
      </w:pPr>
      <w:r>
        <w:rPr>
          <w:lang w:val="en-US"/>
        </w:rPr>
        <w:t xml:space="preserve">where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b</m:t>
            </m:r>
          </m:sub>
        </m:sSub>
      </m:oMath>
      <w:r w:rsidRPr="0040044E">
        <w:rPr>
          <w:lang w:val="en-US"/>
        </w:rPr>
        <w:t xml:space="preserve"> </w:t>
      </w:r>
      <w:r>
        <w:rPr>
          <w:lang w:val="en-US"/>
        </w:rPr>
        <w:t>is the t</w:t>
      </w:r>
      <w:r w:rsidRPr="0040044E">
        <w:rPr>
          <w:lang w:val="en-US"/>
        </w:rPr>
        <w:t>opographic gradients</w:t>
      </w:r>
      <w:r w:rsidR="003D0CB5">
        <w:rPr>
          <w:lang w:val="en-US"/>
        </w:rPr>
        <w:t xml:space="preserve"> defined as</w:t>
      </w:r>
      <w:r>
        <w:rPr>
          <w:lang w:val="en-US"/>
        </w:rPr>
        <w:t xml:space="preserve"> </w:t>
      </w:r>
      <m:oMath>
        <m:f>
          <m:fPr>
            <m:type m:val="lin"/>
            <m:ctrlPr>
              <w:rPr>
                <w:rFonts w:ascii="Cambria Math" w:hAnsi="Cambria Math"/>
                <w:i/>
                <w:lang w:val="en-US"/>
              </w:rPr>
            </m:ctrlPr>
          </m:fPr>
          <m:num>
            <m:r>
              <w:rPr>
                <w:rFonts w:ascii="Cambria Math" w:hAnsi="Cambria Math"/>
                <w:lang w:val="en-US"/>
              </w:rPr>
              <m:t>∂η</m:t>
            </m:r>
          </m:num>
          <m:den>
            <m:r>
              <w:rPr>
                <w:rFonts w:ascii="Cambria Math" w:hAnsi="Cambria Math"/>
                <w:lang w:val="en-US"/>
              </w:rPr>
              <m:t>∂x</m:t>
            </m:r>
          </m:den>
        </m:f>
      </m:oMath>
      <w:r w:rsidR="003D0CB5" w:rsidRPr="0040044E">
        <w:rPr>
          <w:lang w:val="en-US"/>
        </w:rPr>
        <w:t xml:space="preserve"> and </w:t>
      </w:r>
      <m:oMath>
        <m:f>
          <m:fPr>
            <m:type m:val="lin"/>
            <m:ctrlPr>
              <w:rPr>
                <w:rFonts w:ascii="Cambria Math" w:hAnsi="Cambria Math"/>
                <w:i/>
                <w:lang w:val="en-US"/>
              </w:rPr>
            </m:ctrlPr>
          </m:fPr>
          <m:num>
            <m:r>
              <w:rPr>
                <w:rFonts w:ascii="Cambria Math" w:hAnsi="Cambria Math"/>
                <w:lang w:val="en-US"/>
              </w:rPr>
              <m:t>∂η</m:t>
            </m:r>
          </m:num>
          <m:den>
            <m:r>
              <w:rPr>
                <w:rFonts w:ascii="Cambria Math" w:hAnsi="Cambria Math"/>
                <w:lang w:val="en-US"/>
              </w:rPr>
              <m:t>∂y</m:t>
            </m:r>
          </m:den>
        </m:f>
      </m:oMath>
      <w:r w:rsidR="003D0CB5">
        <w:rPr>
          <w:lang w:val="en-US"/>
        </w:rPr>
        <w:t xml:space="preserve"> for the </w:t>
      </w:r>
      <m:oMath>
        <m:r>
          <w:rPr>
            <w:rFonts w:ascii="Cambria Math" w:hAnsi="Cambria Math"/>
            <w:lang w:val="en-US"/>
          </w:rPr>
          <m:t>x</m:t>
        </m:r>
      </m:oMath>
      <w:r w:rsidR="003D0CB5">
        <w:rPr>
          <w:lang w:val="en-US"/>
        </w:rPr>
        <w:t xml:space="preserve"> and </w:t>
      </w:r>
      <m:oMath>
        <m:r>
          <w:rPr>
            <w:rFonts w:ascii="Cambria Math" w:hAnsi="Cambria Math"/>
            <w:lang w:val="en-US"/>
          </w:rPr>
          <m:t>y</m:t>
        </m:r>
      </m:oMath>
      <w:r w:rsidR="003D0CB5">
        <w:rPr>
          <w:lang w:val="en-US"/>
        </w:rPr>
        <w:t xml:space="preserve"> directions, </w:t>
      </w:r>
      <w:proofErr w:type="gramStart"/>
      <w:r w:rsidR="003D0CB5">
        <w:rPr>
          <w:lang w:val="en-US"/>
        </w:rPr>
        <w:t>respectively.</w:t>
      </w:r>
      <w:proofErr w:type="gramEnd"/>
    </w:p>
    <w:p w14:paraId="1FED7912" w14:textId="77777777" w:rsidR="003D0CB5" w:rsidRDefault="003D0CB5" w:rsidP="00FC49B4">
      <w:pPr>
        <w:rPr>
          <w:lang w:val="en-US"/>
        </w:rPr>
      </w:pPr>
    </w:p>
    <w:p w14:paraId="76143597" w14:textId="4ED0E2AE" w:rsidR="00A46448" w:rsidRPr="0040044E" w:rsidRDefault="00A46448" w:rsidP="00FC49B4">
      <w:pPr>
        <w:rPr>
          <w:lang w:val="en-US"/>
        </w:rPr>
      </w:pPr>
      <w:r w:rsidRPr="0040044E">
        <w:rPr>
          <w:lang w:val="en-US"/>
        </w:rPr>
        <w:t>The third option is the surface-based bed</w:t>
      </w:r>
      <w:r w:rsidR="00017F3D">
        <w:rPr>
          <w:lang w:val="en-US"/>
        </w:rPr>
        <w:t xml:space="preserve"> </w:t>
      </w:r>
      <w:r w:rsidRPr="0040044E">
        <w:rPr>
          <w:lang w:val="en-US"/>
        </w:rPr>
        <w:t xml:space="preserve">load transport equation of </w:t>
      </w:r>
      <w:r w:rsidRPr="0040044E">
        <w:rPr>
          <w:lang w:val="en-US"/>
        </w:rPr>
        <w:fldChar w:fldCharType="begin" w:fldLock="1"/>
      </w:r>
      <w:r w:rsidR="00D70A37">
        <w:rPr>
          <w:lang w:val="en-US"/>
        </w:rPr>
        <w:instrText>ADDIN CSL_CITATION {"citationItems":[{"id":"ITEM-1","itemData":{"DOI":"10.1080/00221689009499058","ISBN":"0022-1686","ISSN":"0022-1686","abstract":"Bedload transport in gravel-bed rivers is accomplished by means of the mobilization of grains exposed on the bed surface. This mobilization is due to the action of fluid forces on the exposed grains. Substrate particles can participate in the bedload only to the extent that local or global scour results in their exposure on the surface. It follows that a calculation of the bedload transport rate of mixtures should be based on the availability of each size range in the surface layer. Herein an existing empirical substrate-based bedload relation for gravel mixtures, developed solely with reference to field data, is transformed into a surface-based relation.","author":[{"dropping-particle":"","family":"Parker","given":"Gary","non-dropping-particle":"","parse-names":false,"suffix":""}],"container-title":"Journal of Hydraulic Research","id":"ITEM-1","issue":"4","issued":{"date-parts":[["1990","7","19"]]},"language":"en","note":"From Duplicate 2 (Surface-based bedload transport relation for gravel rivers - Parker, G.)\n\nFrom Duplicate 1 (Surface-based bedload transport relation for gravel rivers - Parker, G.)\n\nParker 1990","page":"417-436","publisher":"Taylor &amp; Francis Group","title":"Surface-based bedload transport relation for gravel rivers","type":"article-journal","volume":"28"},"uris":["http://www.mendeley.com/documents/?uuid=69b2904c-f79c-4f25-b666-2b389c666d4b"]}],"mendeley":{"formattedCitation":"(Parker, 1990)","manualFormatting":"Parker (1990)","plainTextFormattedCitation":"(Parker, 1990)","previouslyFormattedCitation":"(Parker, 1990)"},"properties":{"noteIndex":0},"schema":"https://github.com/citation-style-language/schema/raw/master/csl-citation.json"}</w:instrText>
      </w:r>
      <w:r w:rsidRPr="0040044E">
        <w:rPr>
          <w:lang w:val="en-US"/>
        </w:rPr>
        <w:fldChar w:fldCharType="separate"/>
      </w:r>
      <w:r w:rsidRPr="0040044E">
        <w:rPr>
          <w:noProof/>
          <w:lang w:val="en-US"/>
        </w:rPr>
        <w:t>Parker (1990)</w:t>
      </w:r>
      <w:r w:rsidRPr="0040044E">
        <w:rPr>
          <w:lang w:val="en-US"/>
        </w:rPr>
        <w:fldChar w:fldCharType="end"/>
      </w:r>
      <w:r w:rsidR="00BA74CA" w:rsidRPr="0040044E">
        <w:rPr>
          <w:lang w:val="en-US"/>
        </w:rPr>
        <w:t xml:space="preserve"> which </w:t>
      </w:r>
      <w:r w:rsidR="00EE72A2" w:rsidRPr="0040044E">
        <w:rPr>
          <w:lang w:val="en-US"/>
        </w:rPr>
        <w:t>includes</w:t>
      </w:r>
      <w:r w:rsidR="00BA74CA" w:rsidRPr="0040044E">
        <w:rPr>
          <w:lang w:val="en-US"/>
        </w:rPr>
        <w:t xml:space="preserve"> the effects of sediment mixtures in gravel-bed rivers. </w:t>
      </w:r>
      <w:r w:rsidR="00850B1D" w:rsidRPr="0040044E">
        <w:rPr>
          <w:lang w:val="en-US"/>
        </w:rPr>
        <w:t xml:space="preserve">In this case, if sand is present in the GSD the component will automatically remove it and renormalized </w:t>
      </w:r>
      <w:r w:rsidR="00EE72A2" w:rsidRPr="0040044E">
        <w:rPr>
          <w:lang w:val="en-US"/>
        </w:rPr>
        <w:t xml:space="preserve">the GSD curves </w:t>
      </w:r>
      <w:r w:rsidR="00850B1D" w:rsidRPr="0040044E">
        <w:rPr>
          <w:lang w:val="en-US"/>
        </w:rPr>
        <w:t xml:space="preserve">to adjust for the change. </w:t>
      </w:r>
      <w:r w:rsidR="00BA74CA" w:rsidRPr="0040044E">
        <w:rPr>
          <w:lang w:val="en-US"/>
        </w:rPr>
        <w:t xml:space="preserve">The shear stress is here normalized using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sg</m:t>
            </m:r>
          </m:sub>
        </m:sSub>
      </m:oMath>
      <w:r w:rsidR="00BA74CA" w:rsidRPr="0040044E">
        <w:rPr>
          <w:lang w:val="en-US"/>
        </w:rPr>
        <w:t xml:space="preserve"> instead of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50</m:t>
            </m:r>
          </m:sub>
        </m:sSub>
      </m:oMath>
      <w:r w:rsidR="000078B0" w:rsidRPr="0040044E">
        <w:rPr>
          <w:lang w:val="en-US"/>
        </w:rPr>
        <w:t xml:space="preserve"> as follows: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5"/>
        <w:gridCol w:w="3331"/>
        <w:gridCol w:w="3339"/>
      </w:tblGrid>
      <w:tr w:rsidR="000078B0" w:rsidRPr="0040044E" w14:paraId="45AA2912" w14:textId="77777777" w:rsidTr="00537B5D">
        <w:trPr>
          <w:jc w:val="center"/>
        </w:trPr>
        <w:tc>
          <w:tcPr>
            <w:tcW w:w="3417" w:type="dxa"/>
          </w:tcPr>
          <w:p w14:paraId="243F3609" w14:textId="4A417964" w:rsidR="000078B0" w:rsidRPr="0040044E" w:rsidRDefault="00000000" w:rsidP="00537B5D">
            <w:pPr>
              <w:rPr>
                <w:lang w:val="en-US"/>
              </w:rPr>
            </w:pPr>
            <m:oMathPara>
              <m:oMathParaPr>
                <m:jc m:val="left"/>
              </m:oMathParaPr>
              <m:oMath>
                <m:sSubSup>
                  <m:sSubSupPr>
                    <m:ctrlPr>
                      <w:rPr>
                        <w:rFonts w:ascii="Cambria Math" w:hAnsi="Cambria Math"/>
                        <w:i/>
                        <w:lang w:val="en-US"/>
                      </w:rPr>
                    </m:ctrlPr>
                  </m:sSubSupPr>
                  <m:e>
                    <m:r>
                      <w:rPr>
                        <w:rFonts w:ascii="Cambria Math" w:hAnsi="Cambria Math"/>
                        <w:lang w:val="en-US"/>
                      </w:rPr>
                      <m:t>τ</m:t>
                    </m:r>
                  </m:e>
                  <m:sub>
                    <m:r>
                      <w:rPr>
                        <w:rFonts w:ascii="Cambria Math" w:hAnsi="Cambria Math"/>
                        <w:lang w:val="en-US"/>
                      </w:rPr>
                      <m:t>sg</m:t>
                    </m:r>
                  </m:sub>
                  <m:sup>
                    <m:r>
                      <w:rPr>
                        <w:rFonts w:ascii="Cambria Math" w:hAnsi="Cambria Math"/>
                        <w:lang w:val="en-US"/>
                      </w:rPr>
                      <m:t>*</m:t>
                    </m:r>
                  </m:sup>
                </m:sSubSup>
                <m:r>
                  <w:rPr>
                    <w:rFonts w:ascii="Cambria Math" w:hAnsi="Cambria Math"/>
                    <w:lang w:val="en-US"/>
                  </w:rPr>
                  <m:t>=</m:t>
                </m:r>
                <m:f>
                  <m:fPr>
                    <m:type m:val="lin"/>
                    <m:ctrlPr>
                      <w:rPr>
                        <w:rFonts w:ascii="Cambria Math" w:hAnsi="Cambria Math"/>
                        <w:i/>
                        <w:lang w:val="en-US"/>
                      </w:rPr>
                    </m:ctrlPr>
                  </m:fPr>
                  <m:num>
                    <m:r>
                      <w:rPr>
                        <w:rFonts w:ascii="Cambria Math" w:hAnsi="Cambria Math"/>
                        <w:lang w:val="en-US"/>
                      </w:rPr>
                      <m:t>τ</m:t>
                    </m:r>
                  </m:num>
                  <m:den>
                    <m:d>
                      <m:dPr>
                        <m:ctrlPr>
                          <w:rPr>
                            <w:rFonts w:ascii="Cambria Math" w:hAnsi="Cambria Math"/>
                            <w:i/>
                            <w:lang w:val="en-US"/>
                          </w:rPr>
                        </m:ctrlPr>
                      </m:dPr>
                      <m:e>
                        <m:r>
                          <w:rPr>
                            <w:rFonts w:ascii="Cambria Math" w:hAnsi="Cambria Math"/>
                            <w:lang w:val="en-US"/>
                          </w:rPr>
                          <m:t>ρRg</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sg</m:t>
                            </m:r>
                          </m:sub>
                        </m:sSub>
                      </m:e>
                    </m:d>
                  </m:den>
                </m:f>
              </m:oMath>
            </m:oMathPara>
          </w:p>
        </w:tc>
        <w:tc>
          <w:tcPr>
            <w:tcW w:w="3417" w:type="dxa"/>
          </w:tcPr>
          <w:p w14:paraId="2808C293" w14:textId="77777777" w:rsidR="000078B0" w:rsidRPr="0040044E" w:rsidRDefault="000078B0" w:rsidP="00537B5D">
            <w:pPr>
              <w:rPr>
                <w:lang w:val="en-US"/>
              </w:rPr>
            </w:pPr>
          </w:p>
        </w:tc>
        <w:tc>
          <w:tcPr>
            <w:tcW w:w="3417" w:type="dxa"/>
          </w:tcPr>
          <w:p w14:paraId="731D49EE" w14:textId="05F3E611" w:rsidR="000078B0" w:rsidRPr="0040044E" w:rsidRDefault="000078B0" w:rsidP="00537B5D">
            <w:pPr>
              <w:pStyle w:val="Caption"/>
              <w:jc w:val="right"/>
              <w:rPr>
                <w:lang w:val="en-US"/>
              </w:rPr>
            </w:pPr>
            <w:r w:rsidRPr="0040044E">
              <w:rPr>
                <w:lang w:val="en-US"/>
              </w:rPr>
              <w:t xml:space="preserve">Eq. </w:t>
            </w:r>
            <w:r w:rsidRPr="0040044E">
              <w:rPr>
                <w:lang w:val="en-US"/>
              </w:rPr>
              <w:fldChar w:fldCharType="begin"/>
            </w:r>
            <w:r w:rsidRPr="0040044E">
              <w:rPr>
                <w:lang w:val="en-US"/>
              </w:rPr>
              <w:instrText xml:space="preserve"> SEQ Eq. \* ARABIC </w:instrText>
            </w:r>
            <w:r w:rsidRPr="0040044E">
              <w:rPr>
                <w:lang w:val="en-US"/>
              </w:rPr>
              <w:fldChar w:fldCharType="separate"/>
            </w:r>
            <w:r w:rsidR="00F5136C">
              <w:rPr>
                <w:noProof/>
                <w:lang w:val="en-US"/>
              </w:rPr>
              <w:t>12</w:t>
            </w:r>
            <w:r w:rsidRPr="0040044E">
              <w:rPr>
                <w:lang w:val="en-US"/>
              </w:rPr>
              <w:fldChar w:fldCharType="end"/>
            </w:r>
          </w:p>
        </w:tc>
      </w:tr>
    </w:tbl>
    <w:p w14:paraId="227BB697" w14:textId="0924C465" w:rsidR="000078B0" w:rsidRPr="0040044E" w:rsidRDefault="00E4173E" w:rsidP="00FC49B4">
      <w:pPr>
        <w:rPr>
          <w:lang w:val="en-US"/>
        </w:rPr>
      </w:pPr>
      <w:r w:rsidRPr="0040044E">
        <w:rPr>
          <w:lang w:val="en-US"/>
        </w:rPr>
        <w:t xml:space="preserve">The dimensionless measure of shear stress is: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3"/>
        <w:gridCol w:w="3338"/>
        <w:gridCol w:w="3344"/>
      </w:tblGrid>
      <w:tr w:rsidR="00E4173E" w:rsidRPr="0040044E" w14:paraId="006EBB04" w14:textId="77777777" w:rsidTr="00537B5D">
        <w:trPr>
          <w:jc w:val="center"/>
        </w:trPr>
        <w:tc>
          <w:tcPr>
            <w:tcW w:w="3417" w:type="dxa"/>
          </w:tcPr>
          <w:p w14:paraId="591DD09F" w14:textId="031B8831" w:rsidR="00E4173E" w:rsidRPr="0040044E" w:rsidRDefault="00000000" w:rsidP="00537B5D">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sg0</m:t>
                    </m:r>
                  </m:sub>
                </m:sSub>
                <m:r>
                  <w:rPr>
                    <w:rFonts w:ascii="Cambria Math" w:hAnsi="Cambria Math"/>
                    <w:lang w:val="en-US"/>
                  </w:rPr>
                  <m:t>=</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τ</m:t>
                        </m:r>
                      </m:e>
                      <m:sub>
                        <m:r>
                          <w:rPr>
                            <w:rFonts w:ascii="Cambria Math" w:hAnsi="Cambria Math"/>
                            <w:lang w:val="en-US"/>
                          </w:rPr>
                          <m:t>sg</m:t>
                        </m:r>
                      </m:sub>
                      <m:sup>
                        <m:r>
                          <w:rPr>
                            <w:rFonts w:ascii="Cambria Math" w:hAnsi="Cambria Math"/>
                            <w:lang w:val="en-US"/>
                          </w:rPr>
                          <m:t>*</m:t>
                        </m:r>
                      </m:sup>
                    </m:sSubSup>
                  </m:num>
                  <m:den>
                    <m:sSubSup>
                      <m:sSubSupPr>
                        <m:ctrlPr>
                          <w:rPr>
                            <w:rFonts w:ascii="Cambria Math" w:hAnsi="Cambria Math"/>
                            <w:i/>
                            <w:lang w:val="en-US"/>
                          </w:rPr>
                        </m:ctrlPr>
                      </m:sSubSupPr>
                      <m:e>
                        <m:r>
                          <w:rPr>
                            <w:rFonts w:ascii="Cambria Math" w:hAnsi="Cambria Math"/>
                            <w:lang w:val="en-US"/>
                          </w:rPr>
                          <m:t>τ</m:t>
                        </m:r>
                      </m:e>
                      <m:sub>
                        <m:r>
                          <w:rPr>
                            <w:rFonts w:ascii="Cambria Math" w:hAnsi="Cambria Math"/>
                            <w:lang w:val="en-US"/>
                          </w:rPr>
                          <m:t>rsg0</m:t>
                        </m:r>
                      </m:sub>
                      <m:sup>
                        <m:r>
                          <w:rPr>
                            <w:rFonts w:ascii="Cambria Math" w:hAnsi="Cambria Math"/>
                            <w:lang w:val="en-US"/>
                          </w:rPr>
                          <m:t>*</m:t>
                        </m:r>
                      </m:sup>
                    </m:sSubSup>
                  </m:den>
                </m:f>
              </m:oMath>
            </m:oMathPara>
          </w:p>
        </w:tc>
        <w:tc>
          <w:tcPr>
            <w:tcW w:w="3417" w:type="dxa"/>
          </w:tcPr>
          <w:p w14:paraId="67D9470A" w14:textId="77777777" w:rsidR="00E4173E" w:rsidRPr="0040044E" w:rsidRDefault="00E4173E" w:rsidP="00537B5D">
            <w:pPr>
              <w:rPr>
                <w:lang w:val="en-US"/>
              </w:rPr>
            </w:pPr>
          </w:p>
        </w:tc>
        <w:tc>
          <w:tcPr>
            <w:tcW w:w="3417" w:type="dxa"/>
          </w:tcPr>
          <w:p w14:paraId="15873E53" w14:textId="4D78B758" w:rsidR="00E4173E" w:rsidRPr="0040044E" w:rsidRDefault="00E4173E" w:rsidP="00537B5D">
            <w:pPr>
              <w:pStyle w:val="Caption"/>
              <w:jc w:val="right"/>
              <w:rPr>
                <w:lang w:val="en-US"/>
              </w:rPr>
            </w:pPr>
            <w:r w:rsidRPr="0040044E">
              <w:rPr>
                <w:lang w:val="en-US"/>
              </w:rPr>
              <w:t xml:space="preserve">Eq. </w:t>
            </w:r>
            <w:r w:rsidRPr="0040044E">
              <w:rPr>
                <w:lang w:val="en-US"/>
              </w:rPr>
              <w:fldChar w:fldCharType="begin"/>
            </w:r>
            <w:r w:rsidRPr="0040044E">
              <w:rPr>
                <w:lang w:val="en-US"/>
              </w:rPr>
              <w:instrText xml:space="preserve"> SEQ Eq. \* ARABIC </w:instrText>
            </w:r>
            <w:r w:rsidRPr="0040044E">
              <w:rPr>
                <w:lang w:val="en-US"/>
              </w:rPr>
              <w:fldChar w:fldCharType="separate"/>
            </w:r>
            <w:r w:rsidR="00F5136C">
              <w:rPr>
                <w:noProof/>
                <w:lang w:val="en-US"/>
              </w:rPr>
              <w:t>13</w:t>
            </w:r>
            <w:r w:rsidRPr="0040044E">
              <w:rPr>
                <w:lang w:val="en-US"/>
              </w:rPr>
              <w:fldChar w:fldCharType="end"/>
            </w:r>
          </w:p>
        </w:tc>
      </w:tr>
    </w:tbl>
    <w:p w14:paraId="553305A3" w14:textId="5528745E" w:rsidR="000E599F" w:rsidRPr="0040044E" w:rsidRDefault="00E4173E" w:rsidP="00FC49B4">
      <w:pPr>
        <w:rPr>
          <w:lang w:val="en-US"/>
        </w:rPr>
      </w:pPr>
      <w:r w:rsidRPr="0040044E">
        <w:rPr>
          <w:lang w:val="en-US"/>
        </w:rPr>
        <w:t xml:space="preserve">where </w:t>
      </w:r>
      <m:oMath>
        <m:sSubSup>
          <m:sSubSupPr>
            <m:ctrlPr>
              <w:rPr>
                <w:rFonts w:ascii="Cambria Math" w:hAnsi="Cambria Math"/>
                <w:i/>
                <w:lang w:val="en-US"/>
              </w:rPr>
            </m:ctrlPr>
          </m:sSubSupPr>
          <m:e>
            <m:r>
              <w:rPr>
                <w:rFonts w:ascii="Cambria Math" w:hAnsi="Cambria Math"/>
                <w:lang w:val="en-US"/>
              </w:rPr>
              <m:t>τ</m:t>
            </m:r>
          </m:e>
          <m:sub>
            <m:r>
              <w:rPr>
                <w:rFonts w:ascii="Cambria Math" w:hAnsi="Cambria Math"/>
                <w:lang w:val="en-US"/>
              </w:rPr>
              <m:t>rsg0</m:t>
            </m:r>
          </m:sub>
          <m:sup>
            <m:r>
              <w:rPr>
                <w:rFonts w:ascii="Cambria Math" w:hAnsi="Cambria Math"/>
                <w:lang w:val="en-US"/>
              </w:rPr>
              <m:t>*</m:t>
            </m:r>
          </m:sup>
        </m:sSubSup>
        <m:r>
          <w:rPr>
            <w:rFonts w:ascii="Cambria Math" w:hAnsi="Cambria Math"/>
            <w:lang w:val="en-US"/>
          </w:rPr>
          <m:t>=0.0386</m:t>
        </m:r>
      </m:oMath>
      <w:r w:rsidRPr="0040044E">
        <w:rPr>
          <w:lang w:val="en-US"/>
        </w:rPr>
        <w:t xml:space="preserve"> is the reference Shields </w:t>
      </w:r>
      <w:proofErr w:type="gramStart"/>
      <w:r w:rsidRPr="0040044E">
        <w:rPr>
          <w:lang w:val="en-US"/>
        </w:rPr>
        <w:t>stress.</w:t>
      </w:r>
      <w:proofErr w:type="gramEnd"/>
      <w:r w:rsidR="00A04E03" w:rsidRPr="0040044E">
        <w:rPr>
          <w:lang w:val="en-US"/>
        </w:rPr>
        <w:t xml:space="preserve"> To account for the effects of sediment mixtures</w:t>
      </w:r>
      <w:r w:rsidR="000E599F" w:rsidRPr="0040044E">
        <w:rPr>
          <w:lang w:val="en-US"/>
        </w:rPr>
        <w:t xml:space="preserve"> a hiding function is used: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8"/>
        <w:gridCol w:w="3325"/>
        <w:gridCol w:w="3332"/>
      </w:tblGrid>
      <w:tr w:rsidR="000E599F" w:rsidRPr="0040044E" w14:paraId="3D38FCF3" w14:textId="77777777" w:rsidTr="00537B5D">
        <w:trPr>
          <w:jc w:val="center"/>
        </w:trPr>
        <w:tc>
          <w:tcPr>
            <w:tcW w:w="3417" w:type="dxa"/>
          </w:tcPr>
          <w:p w14:paraId="28B3994D" w14:textId="2DBAAA56" w:rsidR="000E599F" w:rsidRPr="0040044E" w:rsidRDefault="00000000" w:rsidP="00537B5D">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i</m:t>
                    </m:r>
                  </m:sub>
                </m:sSub>
                <m:r>
                  <w:rPr>
                    <w:rFonts w:ascii="Cambria Math" w:hAnsi="Cambria Math"/>
                    <w:lang w:val="en-US"/>
                  </w:rPr>
                  <m:t>=ω</m:t>
                </m:r>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sg0</m:t>
                    </m:r>
                  </m:sub>
                </m:sSub>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m:t>
                                </m:r>
                              </m:sub>
                            </m:sSub>
                          </m:num>
                          <m:den>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sg</m:t>
                                </m:r>
                              </m:sub>
                            </m:sSub>
                          </m:den>
                        </m:f>
                      </m:e>
                    </m:d>
                  </m:e>
                  <m:sup>
                    <m:r>
                      <w:rPr>
                        <w:rFonts w:ascii="Cambria Math" w:hAnsi="Cambria Math"/>
                        <w:lang w:val="en-US"/>
                      </w:rPr>
                      <m:t>-0.0951</m:t>
                    </m:r>
                  </m:sup>
                </m:sSup>
              </m:oMath>
            </m:oMathPara>
          </w:p>
        </w:tc>
        <w:tc>
          <w:tcPr>
            <w:tcW w:w="3417" w:type="dxa"/>
          </w:tcPr>
          <w:p w14:paraId="0D0CD766" w14:textId="77777777" w:rsidR="000E599F" w:rsidRPr="0040044E" w:rsidRDefault="000E599F" w:rsidP="00537B5D">
            <w:pPr>
              <w:rPr>
                <w:lang w:val="en-US"/>
              </w:rPr>
            </w:pPr>
          </w:p>
        </w:tc>
        <w:tc>
          <w:tcPr>
            <w:tcW w:w="3417" w:type="dxa"/>
          </w:tcPr>
          <w:p w14:paraId="40B00EEA" w14:textId="3A7E7B7F" w:rsidR="000E599F" w:rsidRPr="0040044E" w:rsidRDefault="000E599F" w:rsidP="00537B5D">
            <w:pPr>
              <w:pStyle w:val="Caption"/>
              <w:jc w:val="right"/>
              <w:rPr>
                <w:lang w:val="en-US"/>
              </w:rPr>
            </w:pPr>
            <w:r w:rsidRPr="0040044E">
              <w:rPr>
                <w:lang w:val="en-US"/>
              </w:rPr>
              <w:t xml:space="preserve">Eq. </w:t>
            </w:r>
            <w:r w:rsidRPr="0040044E">
              <w:rPr>
                <w:lang w:val="en-US"/>
              </w:rPr>
              <w:fldChar w:fldCharType="begin"/>
            </w:r>
            <w:r w:rsidRPr="0040044E">
              <w:rPr>
                <w:lang w:val="en-US"/>
              </w:rPr>
              <w:instrText xml:space="preserve"> SEQ Eq. \* ARABIC </w:instrText>
            </w:r>
            <w:r w:rsidRPr="0040044E">
              <w:rPr>
                <w:lang w:val="en-US"/>
              </w:rPr>
              <w:fldChar w:fldCharType="separate"/>
            </w:r>
            <w:r w:rsidR="00F5136C">
              <w:rPr>
                <w:noProof/>
                <w:lang w:val="en-US"/>
              </w:rPr>
              <w:t>14</w:t>
            </w:r>
            <w:r w:rsidRPr="0040044E">
              <w:rPr>
                <w:lang w:val="en-US"/>
              </w:rPr>
              <w:fldChar w:fldCharType="end"/>
            </w:r>
          </w:p>
        </w:tc>
      </w:tr>
    </w:tbl>
    <w:p w14:paraId="4CCD5EBA" w14:textId="69B95433" w:rsidR="000E599F" w:rsidRPr="0040044E" w:rsidRDefault="00B45BF7" w:rsidP="00FC49B4">
      <w:pPr>
        <w:rPr>
          <w:lang w:val="en-US"/>
        </w:rPr>
      </w:pPr>
      <w:r w:rsidRPr="0040044E">
        <w:rPr>
          <w:lang w:val="en-US"/>
        </w:rPr>
        <w:t xml:space="preserve">the subscript </w:t>
      </w:r>
      <m:oMath>
        <m:r>
          <w:rPr>
            <w:rFonts w:ascii="Cambria Math" w:hAnsi="Cambria Math"/>
            <w:lang w:val="en-US"/>
          </w:rPr>
          <m:t>i</m:t>
        </m:r>
      </m:oMath>
      <w:r w:rsidRPr="0040044E">
        <w:rPr>
          <w:lang w:val="en-US"/>
        </w:rPr>
        <w:t xml:space="preserve"> denotes the </w:t>
      </w:r>
      <w:proofErr w:type="spellStart"/>
      <w:r w:rsidRPr="0040044E">
        <w:rPr>
          <w:lang w:val="en-US"/>
        </w:rPr>
        <w:t>i</w:t>
      </w:r>
      <w:r w:rsidRPr="0040044E">
        <w:rPr>
          <w:vertAlign w:val="superscript"/>
          <w:lang w:val="en-US"/>
        </w:rPr>
        <w:t>th</w:t>
      </w:r>
      <w:proofErr w:type="spellEnd"/>
      <w:r w:rsidRPr="0040044E">
        <w:rPr>
          <w:lang w:val="en-US"/>
        </w:rPr>
        <w:t xml:space="preserve"> grain-size class. </w:t>
      </w:r>
      <w:r w:rsidR="004E5B33" w:rsidRPr="0040044E">
        <w:rPr>
          <w:lang w:val="en-US"/>
        </w:rPr>
        <w:t>T</w:t>
      </w:r>
      <w:r w:rsidRPr="0040044E">
        <w:rPr>
          <w:lang w:val="en-US"/>
        </w:rPr>
        <w:t xml:space="preserve">he function </w:t>
      </w:r>
      <m:oMath>
        <m:r>
          <w:rPr>
            <w:rFonts w:ascii="Cambria Math" w:hAnsi="Cambria Math"/>
            <w:lang w:val="en-US"/>
          </w:rPr>
          <m:t>ω</m:t>
        </m:r>
      </m:oMath>
      <w:r w:rsidRPr="0040044E">
        <w:rPr>
          <w:lang w:val="en-US"/>
        </w:rPr>
        <w:t xml:space="preserve"> is: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8"/>
        <w:gridCol w:w="3325"/>
        <w:gridCol w:w="3332"/>
      </w:tblGrid>
      <w:tr w:rsidR="00B45BF7" w:rsidRPr="0040044E" w14:paraId="3938985E" w14:textId="77777777" w:rsidTr="00537B5D">
        <w:trPr>
          <w:jc w:val="center"/>
        </w:trPr>
        <w:tc>
          <w:tcPr>
            <w:tcW w:w="3417" w:type="dxa"/>
          </w:tcPr>
          <w:p w14:paraId="76F7AEA5" w14:textId="58FB4AF0" w:rsidR="00B45BF7" w:rsidRPr="0040044E" w:rsidRDefault="00061651" w:rsidP="00537B5D">
            <w:pPr>
              <w:rPr>
                <w:lang w:val="en-US"/>
              </w:rPr>
            </w:pPr>
            <m:oMathPara>
              <m:oMathParaPr>
                <m:jc m:val="left"/>
              </m:oMathParaPr>
              <m:oMath>
                <m:r>
                  <w:rPr>
                    <w:rFonts w:ascii="Cambria Math" w:hAnsi="Cambria Math"/>
                    <w:lang w:val="en-US"/>
                  </w:rPr>
                  <m:t>ω=1+</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g</m:t>
                        </m:r>
                      </m:sub>
                    </m:sSub>
                  </m:num>
                  <m:den>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0</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sg0</m:t>
                            </m:r>
                          </m:sub>
                        </m:sSub>
                      </m:e>
                    </m:d>
                  </m:den>
                </m:f>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0</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sg0</m:t>
                            </m:r>
                          </m:sub>
                        </m:sSub>
                      </m:e>
                    </m:d>
                    <m:r>
                      <w:rPr>
                        <w:rFonts w:ascii="Cambria Math" w:hAnsi="Cambria Math"/>
                        <w:lang w:val="en-US"/>
                      </w:rPr>
                      <m:t>-1</m:t>
                    </m:r>
                  </m:e>
                </m:d>
              </m:oMath>
            </m:oMathPara>
          </w:p>
        </w:tc>
        <w:tc>
          <w:tcPr>
            <w:tcW w:w="3417" w:type="dxa"/>
          </w:tcPr>
          <w:p w14:paraId="16F3DD57" w14:textId="77777777" w:rsidR="00B45BF7" w:rsidRPr="0040044E" w:rsidRDefault="00B45BF7" w:rsidP="00537B5D">
            <w:pPr>
              <w:rPr>
                <w:lang w:val="en-US"/>
              </w:rPr>
            </w:pPr>
          </w:p>
        </w:tc>
        <w:tc>
          <w:tcPr>
            <w:tcW w:w="3417" w:type="dxa"/>
          </w:tcPr>
          <w:p w14:paraId="247F0D93" w14:textId="4DD159AC" w:rsidR="00B45BF7" w:rsidRPr="0040044E" w:rsidRDefault="00B45BF7" w:rsidP="00537B5D">
            <w:pPr>
              <w:pStyle w:val="Caption"/>
              <w:jc w:val="right"/>
              <w:rPr>
                <w:lang w:val="en-US"/>
              </w:rPr>
            </w:pPr>
            <w:r w:rsidRPr="0040044E">
              <w:rPr>
                <w:lang w:val="en-US"/>
              </w:rPr>
              <w:t xml:space="preserve">Eq. </w:t>
            </w:r>
            <w:r w:rsidRPr="0040044E">
              <w:rPr>
                <w:lang w:val="en-US"/>
              </w:rPr>
              <w:fldChar w:fldCharType="begin"/>
            </w:r>
            <w:r w:rsidRPr="0040044E">
              <w:rPr>
                <w:lang w:val="en-US"/>
              </w:rPr>
              <w:instrText xml:space="preserve"> SEQ Eq. \* ARABIC </w:instrText>
            </w:r>
            <w:r w:rsidRPr="0040044E">
              <w:rPr>
                <w:lang w:val="en-US"/>
              </w:rPr>
              <w:fldChar w:fldCharType="separate"/>
            </w:r>
            <w:r w:rsidR="00F5136C">
              <w:rPr>
                <w:noProof/>
                <w:lang w:val="en-US"/>
              </w:rPr>
              <w:t>15</w:t>
            </w:r>
            <w:r w:rsidRPr="0040044E">
              <w:rPr>
                <w:lang w:val="en-US"/>
              </w:rPr>
              <w:fldChar w:fldCharType="end"/>
            </w:r>
          </w:p>
        </w:tc>
      </w:tr>
    </w:tbl>
    <w:p w14:paraId="3E79FF03" w14:textId="4B229D9A" w:rsidR="00B45BF7" w:rsidRPr="0040044E" w:rsidRDefault="004E5B33" w:rsidP="00FC49B4">
      <w:pPr>
        <w:rPr>
          <w:lang w:val="en-US"/>
        </w:rPr>
      </w:pPr>
      <w:r w:rsidRPr="0040044E">
        <w:rPr>
          <w:lang w:val="en-US"/>
        </w:rPr>
        <w:t xml:space="preserve">where </w:t>
      </w:r>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0</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sg0</m:t>
                </m:r>
              </m:sub>
            </m:sSub>
          </m:e>
        </m:d>
      </m:oMath>
      <w:r w:rsidRPr="0040044E">
        <w:rPr>
          <w:lang w:val="en-US"/>
        </w:rPr>
        <w:t xml:space="preserve"> and </w:t>
      </w:r>
      <m:oMath>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0</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sg0</m:t>
                </m:r>
              </m:sub>
            </m:sSub>
          </m:e>
        </m:d>
      </m:oMath>
      <w:r w:rsidRPr="0040044E">
        <w:rPr>
          <w:lang w:val="en-US"/>
        </w:rPr>
        <w:t xml:space="preserve"> are functions that are </w:t>
      </w:r>
      <w:r w:rsidR="00811EDD" w:rsidRPr="0040044E">
        <w:rPr>
          <w:lang w:val="en-US"/>
        </w:rPr>
        <w:t>calculated automatically</w:t>
      </w:r>
      <w:r w:rsidRPr="0040044E">
        <w:rPr>
          <w:lang w:val="en-US"/>
        </w:rPr>
        <w:t xml:space="preserve"> within the component. </w:t>
      </w:r>
      <w:r w:rsidR="00061651" w:rsidRPr="0040044E">
        <w:rPr>
          <w:lang w:val="en-US"/>
        </w:rPr>
        <w:t xml:space="preserve">The dimensionless transport rate for each </w:t>
      </w:r>
      <w:proofErr w:type="spellStart"/>
      <w:r w:rsidR="00061651" w:rsidRPr="0040044E">
        <w:rPr>
          <w:lang w:val="en-US"/>
        </w:rPr>
        <w:t>i</w:t>
      </w:r>
      <w:r w:rsidR="00061651" w:rsidRPr="0040044E">
        <w:rPr>
          <w:vertAlign w:val="superscript"/>
          <w:lang w:val="en-US"/>
        </w:rPr>
        <w:t>th</w:t>
      </w:r>
      <w:proofErr w:type="spellEnd"/>
      <w:r w:rsidR="00061651" w:rsidRPr="0040044E">
        <w:rPr>
          <w:lang w:val="en-US"/>
        </w:rPr>
        <w:t xml:space="preserve"> size class is defined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8"/>
        <w:gridCol w:w="3330"/>
        <w:gridCol w:w="3337"/>
      </w:tblGrid>
      <w:tr w:rsidR="00061651" w:rsidRPr="0040044E" w14:paraId="77629EC5" w14:textId="77777777" w:rsidTr="00537B5D">
        <w:trPr>
          <w:jc w:val="center"/>
        </w:trPr>
        <w:tc>
          <w:tcPr>
            <w:tcW w:w="3417" w:type="dxa"/>
          </w:tcPr>
          <w:p w14:paraId="05C100D3" w14:textId="7A01BFA6" w:rsidR="00061651" w:rsidRPr="0040044E" w:rsidRDefault="00000000" w:rsidP="00537B5D">
            <w:pPr>
              <w:rPr>
                <w:lang w:val="en-US"/>
              </w:rPr>
            </w:pPr>
            <m:oMathPara>
              <m:oMathParaPr>
                <m:jc m:val="left"/>
              </m:oMathParaPr>
              <m:oMath>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m:t>
                    </m:r>
                  </m:sup>
                </m:sSubSup>
                <m:r>
                  <w:rPr>
                    <w:rFonts w:ascii="Cambria Math" w:hAnsi="Cambria Math"/>
                    <w:lang w:val="en-US"/>
                  </w:rPr>
                  <m:t>=0.00218G</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i</m:t>
                        </m:r>
                      </m:sub>
                    </m:sSub>
                  </m:e>
                </m:d>
              </m:oMath>
            </m:oMathPara>
          </w:p>
        </w:tc>
        <w:tc>
          <w:tcPr>
            <w:tcW w:w="3417" w:type="dxa"/>
          </w:tcPr>
          <w:p w14:paraId="58495B0B" w14:textId="77777777" w:rsidR="00061651" w:rsidRPr="0040044E" w:rsidRDefault="00061651" w:rsidP="00537B5D">
            <w:pPr>
              <w:rPr>
                <w:lang w:val="en-US"/>
              </w:rPr>
            </w:pPr>
          </w:p>
        </w:tc>
        <w:tc>
          <w:tcPr>
            <w:tcW w:w="3417" w:type="dxa"/>
          </w:tcPr>
          <w:p w14:paraId="11369E46" w14:textId="1E87B86F" w:rsidR="00061651" w:rsidRPr="0040044E" w:rsidRDefault="00061651" w:rsidP="00537B5D">
            <w:pPr>
              <w:pStyle w:val="Caption"/>
              <w:jc w:val="right"/>
              <w:rPr>
                <w:lang w:val="en-US"/>
              </w:rPr>
            </w:pPr>
            <w:r w:rsidRPr="0040044E">
              <w:rPr>
                <w:lang w:val="en-US"/>
              </w:rPr>
              <w:t xml:space="preserve">Eq. </w:t>
            </w:r>
            <w:r w:rsidRPr="0040044E">
              <w:rPr>
                <w:lang w:val="en-US"/>
              </w:rPr>
              <w:fldChar w:fldCharType="begin"/>
            </w:r>
            <w:r w:rsidRPr="0040044E">
              <w:rPr>
                <w:lang w:val="en-US"/>
              </w:rPr>
              <w:instrText xml:space="preserve"> SEQ Eq. \* ARABIC </w:instrText>
            </w:r>
            <w:r w:rsidRPr="0040044E">
              <w:rPr>
                <w:lang w:val="en-US"/>
              </w:rPr>
              <w:fldChar w:fldCharType="separate"/>
            </w:r>
            <w:r w:rsidR="00F5136C">
              <w:rPr>
                <w:noProof/>
                <w:lang w:val="en-US"/>
              </w:rPr>
              <w:t>16</w:t>
            </w:r>
            <w:r w:rsidRPr="0040044E">
              <w:rPr>
                <w:lang w:val="en-US"/>
              </w:rPr>
              <w:fldChar w:fldCharType="end"/>
            </w:r>
          </w:p>
        </w:tc>
      </w:tr>
    </w:tbl>
    <w:p w14:paraId="1188AA3E" w14:textId="2D138F46" w:rsidR="00061651" w:rsidRPr="0040044E" w:rsidRDefault="00061651" w:rsidP="00FC49B4">
      <w:pPr>
        <w:rPr>
          <w:lang w:val="en-US"/>
        </w:rPr>
      </w:pPr>
      <w:r w:rsidRPr="0040044E">
        <w:rPr>
          <w:lang w:val="en-US"/>
        </w:rPr>
        <w:t xml:space="preserve">and the function </w:t>
      </w:r>
      <m:oMath>
        <m:r>
          <w:rPr>
            <w:rFonts w:ascii="Cambria Math" w:hAnsi="Cambria Math"/>
            <w:lang w:val="en-US"/>
          </w:rPr>
          <m:t>G</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i</m:t>
                </m:r>
              </m:sub>
            </m:sSub>
          </m:e>
        </m:d>
      </m:oMath>
      <w:r w:rsidRPr="0040044E">
        <w:rPr>
          <w:lang w:val="en-US"/>
        </w:rPr>
        <w:t xml:space="preserve"> is: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22"/>
        <w:gridCol w:w="3295"/>
        <w:gridCol w:w="918"/>
      </w:tblGrid>
      <w:tr w:rsidR="00DF1600" w:rsidRPr="0040044E" w14:paraId="0F941EB2" w14:textId="77777777" w:rsidTr="00935844">
        <w:trPr>
          <w:jc w:val="center"/>
        </w:trPr>
        <w:tc>
          <w:tcPr>
            <w:tcW w:w="5868" w:type="dxa"/>
          </w:tcPr>
          <w:p w14:paraId="713FB1D2" w14:textId="4A372BB4" w:rsidR="00373E5C" w:rsidRPr="0040044E" w:rsidRDefault="00061651" w:rsidP="00537B5D">
            <w:pPr>
              <w:rPr>
                <w:lang w:val="en-US"/>
              </w:rPr>
            </w:pPr>
            <m:oMathPara>
              <m:oMath>
                <m:r>
                  <w:rPr>
                    <w:rFonts w:ascii="Cambria Math" w:hAnsi="Cambria Math"/>
                    <w:lang w:val="en-US"/>
                  </w:rPr>
                  <m:t>G</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i</m:t>
                        </m:r>
                      </m:sub>
                    </m:sSub>
                  </m:e>
                </m:d>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 xml:space="preserve">     5474</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f>
                                  <m:fPr>
                                    <m:ctrlPr>
                                      <w:rPr>
                                        <w:rFonts w:ascii="Cambria Math" w:hAnsi="Cambria Math"/>
                                        <w:i/>
                                        <w:lang w:val="en-US"/>
                                      </w:rPr>
                                    </m:ctrlPr>
                                  </m:fPr>
                                  <m:num>
                                    <m:r>
                                      <w:rPr>
                                        <w:rFonts w:ascii="Cambria Math" w:hAnsi="Cambria Math"/>
                                        <w:lang w:val="en-US"/>
                                      </w:rPr>
                                      <m:t>0.853</m:t>
                                    </m:r>
                                  </m:num>
                                  <m:den>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i</m:t>
                                        </m:r>
                                      </m:sub>
                                    </m:sSub>
                                  </m:den>
                                </m:f>
                              </m:e>
                            </m:d>
                          </m:e>
                          <m:sup>
                            <m:r>
                              <w:rPr>
                                <w:rFonts w:ascii="Cambria Math" w:hAnsi="Cambria Math"/>
                                <w:lang w:val="en-US"/>
                              </w:rPr>
                              <m:t>4.5</m:t>
                            </m:r>
                          </m:sup>
                        </m:sSup>
                        <m:sSub>
                          <m:sSubPr>
                            <m:ctrlPr>
                              <w:rPr>
                                <w:rFonts w:ascii="Cambria Math" w:hAnsi="Cambria Math"/>
                                <w:i/>
                                <w:lang w:val="en-US"/>
                              </w:rPr>
                            </m:ctrlPr>
                          </m:sSubPr>
                          <m:e>
                            <m:r>
                              <w:rPr>
                                <w:rFonts w:ascii="Cambria Math" w:hAnsi="Cambria Math"/>
                                <w:lang w:val="en-US"/>
                              </w:rPr>
                              <m:t xml:space="preserve">        ,ϕ</m:t>
                            </m:r>
                          </m:e>
                          <m:sub>
                            <m:r>
                              <w:rPr>
                                <w:rFonts w:ascii="Cambria Math" w:hAnsi="Cambria Math"/>
                                <w:lang w:val="en-US"/>
                              </w:rPr>
                              <m:t>i</m:t>
                            </m:r>
                          </m:sub>
                        </m:sSub>
                        <m:r>
                          <w:rPr>
                            <w:rFonts w:ascii="Cambria Math" w:hAnsi="Cambria Math"/>
                            <w:lang w:val="en-US"/>
                          </w:rPr>
                          <m:t xml:space="preserve">&gt;1.59 </m:t>
                        </m:r>
                      </m:e>
                      <m:e>
                        <m:r>
                          <w:rPr>
                            <w:rFonts w:ascii="Cambria Math" w:hAnsi="Cambria Math"/>
                            <w:lang w:val="en-US"/>
                          </w:rPr>
                          <m:t>exp</m:t>
                        </m:r>
                        <m:d>
                          <m:dPr>
                            <m:begChr m:val="["/>
                            <m:endChr m:val="]"/>
                            <m:ctrlPr>
                              <w:rPr>
                                <w:rFonts w:ascii="Cambria Math" w:hAnsi="Cambria Math"/>
                                <w:i/>
                                <w:lang w:val="en-US"/>
                              </w:rPr>
                            </m:ctrlPr>
                          </m:dPr>
                          <m:e>
                            <m:r>
                              <w:rPr>
                                <w:rFonts w:ascii="Cambria Math" w:hAnsi="Cambria Math"/>
                                <w:lang w:val="en-US"/>
                              </w:rPr>
                              <m:t>14.2</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i</m:t>
                                    </m:r>
                                  </m:sub>
                                </m:sSub>
                                <m:r>
                                  <w:rPr>
                                    <w:rFonts w:ascii="Cambria Math" w:hAnsi="Cambria Math"/>
                                    <w:lang w:val="en-US"/>
                                  </w:rPr>
                                  <m:t>-1</m:t>
                                </m:r>
                              </m:e>
                            </m:d>
                            <m:r>
                              <w:rPr>
                                <w:rFonts w:ascii="Cambria Math" w:hAnsi="Cambria Math"/>
                                <w:lang w:val="en-US"/>
                              </w:rPr>
                              <m:t>-9.28</m:t>
                            </m:r>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i</m:t>
                                        </m:r>
                                      </m:sub>
                                    </m:sSub>
                                    <m:r>
                                      <w:rPr>
                                        <w:rFonts w:ascii="Cambria Math" w:hAnsi="Cambria Math"/>
                                        <w:lang w:val="en-US"/>
                                      </w:rPr>
                                      <m:t>-1</m:t>
                                    </m:r>
                                  </m:e>
                                </m:d>
                              </m:e>
                              <m:sup>
                                <m:r>
                                  <w:rPr>
                                    <w:rFonts w:ascii="Cambria Math" w:hAnsi="Cambria Math"/>
                                    <w:lang w:val="en-US"/>
                                  </w:rPr>
                                  <m:t>2</m:t>
                                </m:r>
                              </m:sup>
                            </m:sSup>
                          </m:e>
                        </m:d>
                        <m:r>
                          <w:rPr>
                            <w:rFonts w:ascii="Cambria Math" w:hAnsi="Cambria Math"/>
                            <w:lang w:val="en-US"/>
                          </w:rPr>
                          <m:t xml:space="preserve">  ,1≤</m:t>
                        </m:r>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i</m:t>
                            </m:r>
                          </m:sub>
                        </m:sSub>
                        <m:r>
                          <w:rPr>
                            <w:rFonts w:ascii="Cambria Math" w:hAnsi="Cambria Math"/>
                            <w:lang w:val="en-US"/>
                          </w:rPr>
                          <m:t>≤1.59</m:t>
                        </m:r>
                        <m:ctrlPr>
                          <w:rPr>
                            <w:rFonts w:ascii="Cambria Math" w:eastAsia="Cambria Math" w:hAnsi="Cambria Math" w:cs="Cambria Math"/>
                            <w:i/>
                            <w:lang w:val="en-US"/>
                          </w:rPr>
                        </m:ctrlPr>
                      </m:e>
                      <m:e>
                        <m:r>
                          <w:rPr>
                            <w:rFonts w:ascii="Cambria Math" w:eastAsia="Cambria Math" w:hAnsi="Cambria Math" w:cs="Cambria Math"/>
                            <w:lang w:val="en-US"/>
                          </w:rPr>
                          <m:t xml:space="preserve">         </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i</m:t>
                                </m:r>
                              </m:sub>
                            </m:sSub>
                          </m:e>
                          <m:sup>
                            <m:r>
                              <w:rPr>
                                <w:rFonts w:ascii="Cambria Math" w:hAnsi="Cambria Math"/>
                                <w:lang w:val="en-US"/>
                              </w:rPr>
                              <m:t>14.2</m:t>
                            </m:r>
                          </m:sup>
                        </m:sSup>
                        <m:sSub>
                          <m:sSubPr>
                            <m:ctrlPr>
                              <w:rPr>
                                <w:rFonts w:ascii="Cambria Math" w:hAnsi="Cambria Math"/>
                                <w:i/>
                                <w:lang w:val="en-US"/>
                              </w:rPr>
                            </m:ctrlPr>
                          </m:sSubPr>
                          <m:e>
                            <m:r>
                              <w:rPr>
                                <w:rFonts w:ascii="Cambria Math" w:hAnsi="Cambria Math"/>
                                <w:lang w:val="en-US"/>
                              </w:rPr>
                              <m:t xml:space="preserve">               ,ϕ</m:t>
                            </m:r>
                          </m:e>
                          <m:sub>
                            <m:r>
                              <w:rPr>
                                <w:rFonts w:ascii="Cambria Math" w:hAnsi="Cambria Math"/>
                                <w:lang w:val="en-US"/>
                              </w:rPr>
                              <m:t>i</m:t>
                            </m:r>
                          </m:sub>
                        </m:sSub>
                        <m:r>
                          <w:rPr>
                            <w:rFonts w:ascii="Cambria Math" w:hAnsi="Cambria Math"/>
                            <w:lang w:val="en-US"/>
                          </w:rPr>
                          <m:t xml:space="preserve">&lt;1 </m:t>
                        </m:r>
                      </m:e>
                    </m:eqArr>
                  </m:e>
                </m:d>
              </m:oMath>
            </m:oMathPara>
          </w:p>
        </w:tc>
        <w:tc>
          <w:tcPr>
            <w:tcW w:w="3444" w:type="dxa"/>
          </w:tcPr>
          <w:p w14:paraId="74D5C421" w14:textId="50D16A6E" w:rsidR="00373E5C" w:rsidRPr="0040044E" w:rsidRDefault="00373E5C" w:rsidP="00537B5D">
            <w:pPr>
              <w:rPr>
                <w:lang w:val="en-US"/>
              </w:rPr>
            </w:pPr>
            <w:r w:rsidRPr="0040044E">
              <w:rPr>
                <w:lang w:val="en-US"/>
              </w:rPr>
              <w:t xml:space="preserve"> </w:t>
            </w:r>
          </w:p>
          <w:p w14:paraId="3395AA12" w14:textId="6F2C1B9D" w:rsidR="00DF1600" w:rsidRPr="0040044E" w:rsidRDefault="00DF1600" w:rsidP="00537B5D">
            <w:pPr>
              <w:rPr>
                <w:lang w:val="en-US"/>
              </w:rPr>
            </w:pPr>
          </w:p>
        </w:tc>
        <w:tc>
          <w:tcPr>
            <w:tcW w:w="939" w:type="dxa"/>
          </w:tcPr>
          <w:p w14:paraId="0FAA33DB" w14:textId="355BA033" w:rsidR="00061651" w:rsidRPr="0040044E" w:rsidRDefault="00061651" w:rsidP="00537B5D">
            <w:pPr>
              <w:pStyle w:val="Caption"/>
              <w:jc w:val="right"/>
              <w:rPr>
                <w:lang w:val="en-US"/>
              </w:rPr>
            </w:pPr>
            <w:r w:rsidRPr="0040044E">
              <w:rPr>
                <w:lang w:val="en-US"/>
              </w:rPr>
              <w:t xml:space="preserve">Eq. </w:t>
            </w:r>
            <w:r w:rsidRPr="0040044E">
              <w:rPr>
                <w:lang w:val="en-US"/>
              </w:rPr>
              <w:fldChar w:fldCharType="begin"/>
            </w:r>
            <w:r w:rsidRPr="0040044E">
              <w:rPr>
                <w:lang w:val="en-US"/>
              </w:rPr>
              <w:instrText xml:space="preserve"> SEQ Eq. \* ARABIC </w:instrText>
            </w:r>
            <w:r w:rsidRPr="0040044E">
              <w:rPr>
                <w:lang w:val="en-US"/>
              </w:rPr>
              <w:fldChar w:fldCharType="separate"/>
            </w:r>
            <w:r w:rsidR="00F5136C">
              <w:rPr>
                <w:noProof/>
                <w:lang w:val="en-US"/>
              </w:rPr>
              <w:t>17</w:t>
            </w:r>
            <w:r w:rsidRPr="0040044E">
              <w:rPr>
                <w:lang w:val="en-US"/>
              </w:rPr>
              <w:fldChar w:fldCharType="end"/>
            </w:r>
          </w:p>
        </w:tc>
      </w:tr>
    </w:tbl>
    <w:p w14:paraId="626C4878" w14:textId="153CAB23" w:rsidR="00061651" w:rsidRPr="0040044E" w:rsidRDefault="00A94DBC" w:rsidP="00FC49B4">
      <w:pPr>
        <w:rPr>
          <w:lang w:val="en-US"/>
        </w:rPr>
      </w:pPr>
      <w:r w:rsidRPr="0040044E">
        <w:rPr>
          <w:lang w:val="en-US"/>
        </w:rPr>
        <w:t>To obtain the fractional bed</w:t>
      </w:r>
      <w:r w:rsidR="00017F3D">
        <w:rPr>
          <w:lang w:val="en-US"/>
        </w:rPr>
        <w:t xml:space="preserve"> </w:t>
      </w:r>
      <w:r w:rsidRPr="0040044E">
        <w:rPr>
          <w:lang w:val="en-US"/>
        </w:rPr>
        <w:t xml:space="preserve">load </w:t>
      </w:r>
      <w:r w:rsidR="00694D46" w:rsidRPr="0040044E">
        <w:rPr>
          <w:lang w:val="en-US"/>
        </w:rPr>
        <w:t>in each</w:t>
      </w:r>
      <w:r w:rsidRPr="0040044E">
        <w:rPr>
          <w:lang w:val="en-US"/>
        </w:rPr>
        <w:t xml:space="preserve"> </w:t>
      </w:r>
      <w:proofErr w:type="spellStart"/>
      <w:r w:rsidRPr="0040044E">
        <w:rPr>
          <w:lang w:val="en-US"/>
        </w:rPr>
        <w:t>i</w:t>
      </w:r>
      <w:r w:rsidRPr="0040044E">
        <w:rPr>
          <w:vertAlign w:val="superscript"/>
          <w:lang w:val="en-US"/>
        </w:rPr>
        <w:t>th</w:t>
      </w:r>
      <w:proofErr w:type="spellEnd"/>
      <w:r w:rsidRPr="0040044E">
        <w:rPr>
          <w:lang w:val="en-US"/>
        </w:rPr>
        <w:t xml:space="preserve"> size class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oMath>
      <w:r w:rsidRPr="0040044E">
        <w:rPr>
          <w:lang w:val="en-US"/>
        </w:rPr>
        <w:t>) we used: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2"/>
        <w:gridCol w:w="3333"/>
        <w:gridCol w:w="3340"/>
      </w:tblGrid>
      <w:tr w:rsidR="00A94DBC" w:rsidRPr="0040044E" w14:paraId="642813E6" w14:textId="77777777" w:rsidTr="00537B5D">
        <w:trPr>
          <w:jc w:val="center"/>
        </w:trPr>
        <w:tc>
          <w:tcPr>
            <w:tcW w:w="3417" w:type="dxa"/>
          </w:tcPr>
          <w:p w14:paraId="4CADCE15" w14:textId="730C5CD5" w:rsidR="00A94DBC" w:rsidRPr="0040044E" w:rsidRDefault="00000000" w:rsidP="00537B5D">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m:t>
                        </m:r>
                      </m:sub>
                    </m:sSub>
                    <m:r>
                      <w:rPr>
                        <w:rFonts w:ascii="Cambria Math" w:hAnsi="Cambria Math"/>
                        <w:lang w:val="en-US"/>
                      </w:rPr>
                      <m:t>G</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i</m:t>
                            </m:r>
                          </m:sub>
                        </m:sSub>
                      </m:e>
                    </m:d>
                  </m:num>
                  <m:den>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G</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i</m:t>
                                </m:r>
                              </m:sub>
                            </m:sSub>
                          </m:e>
                        </m:d>
                      </m:e>
                    </m:nary>
                  </m:den>
                </m:f>
              </m:oMath>
            </m:oMathPara>
          </w:p>
        </w:tc>
        <w:tc>
          <w:tcPr>
            <w:tcW w:w="3417" w:type="dxa"/>
          </w:tcPr>
          <w:p w14:paraId="42C7CD60" w14:textId="77777777" w:rsidR="00A94DBC" w:rsidRPr="0040044E" w:rsidRDefault="00A94DBC" w:rsidP="00537B5D">
            <w:pPr>
              <w:rPr>
                <w:lang w:val="en-US"/>
              </w:rPr>
            </w:pPr>
          </w:p>
        </w:tc>
        <w:tc>
          <w:tcPr>
            <w:tcW w:w="3417" w:type="dxa"/>
          </w:tcPr>
          <w:p w14:paraId="061EBC3D" w14:textId="35610101" w:rsidR="00A94DBC" w:rsidRPr="0040044E" w:rsidRDefault="00A94DBC" w:rsidP="00537B5D">
            <w:pPr>
              <w:pStyle w:val="Caption"/>
              <w:jc w:val="right"/>
              <w:rPr>
                <w:lang w:val="en-US"/>
              </w:rPr>
            </w:pPr>
            <w:r w:rsidRPr="0040044E">
              <w:rPr>
                <w:lang w:val="en-US"/>
              </w:rPr>
              <w:t xml:space="preserve">Eq. </w:t>
            </w:r>
            <w:r w:rsidRPr="0040044E">
              <w:rPr>
                <w:lang w:val="en-US"/>
              </w:rPr>
              <w:fldChar w:fldCharType="begin"/>
            </w:r>
            <w:r w:rsidRPr="0040044E">
              <w:rPr>
                <w:lang w:val="en-US"/>
              </w:rPr>
              <w:instrText xml:space="preserve"> SEQ Eq. \* ARABIC </w:instrText>
            </w:r>
            <w:r w:rsidRPr="0040044E">
              <w:rPr>
                <w:lang w:val="en-US"/>
              </w:rPr>
              <w:fldChar w:fldCharType="separate"/>
            </w:r>
            <w:r w:rsidR="00F5136C">
              <w:rPr>
                <w:noProof/>
                <w:lang w:val="en-US"/>
              </w:rPr>
              <w:t>18</w:t>
            </w:r>
            <w:r w:rsidRPr="0040044E">
              <w:rPr>
                <w:lang w:val="en-US"/>
              </w:rPr>
              <w:fldChar w:fldCharType="end"/>
            </w:r>
          </w:p>
        </w:tc>
      </w:tr>
    </w:tbl>
    <w:p w14:paraId="3117D943" w14:textId="04A9ADC5" w:rsidR="00694D46" w:rsidRPr="0040044E" w:rsidRDefault="00694D46" w:rsidP="00FC49B4">
      <w:pPr>
        <w:rPr>
          <w:lang w:val="en-US"/>
        </w:rPr>
      </w:pPr>
      <w:r w:rsidRPr="0040044E">
        <w:rPr>
          <w:lang w:val="en-US"/>
        </w:rPr>
        <w:t xml:space="preserve">where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m:t>
            </m:r>
          </m:sub>
        </m:sSub>
      </m:oMath>
      <w:r w:rsidRPr="0040044E">
        <w:rPr>
          <w:lang w:val="en-US"/>
        </w:rPr>
        <w:t xml:space="preserve"> is the volume fraction of the </w:t>
      </w:r>
      <w:proofErr w:type="spellStart"/>
      <w:r w:rsidRPr="0040044E">
        <w:rPr>
          <w:lang w:val="en-US"/>
        </w:rPr>
        <w:t>i</w:t>
      </w:r>
      <w:r w:rsidRPr="0040044E">
        <w:rPr>
          <w:vertAlign w:val="superscript"/>
          <w:lang w:val="en-US"/>
        </w:rPr>
        <w:t>th</w:t>
      </w:r>
      <w:proofErr w:type="spellEnd"/>
      <w:r w:rsidRPr="0040044E">
        <w:rPr>
          <w:lang w:val="en-US"/>
        </w:rPr>
        <w:t xml:space="preserve"> grain-size class and </w:t>
      </w:r>
      <m:oMath>
        <m:r>
          <w:rPr>
            <w:rFonts w:ascii="Cambria Math" w:hAnsi="Cambria Math"/>
            <w:lang w:val="en-US"/>
          </w:rPr>
          <m:t>N</m:t>
        </m:r>
      </m:oMath>
      <w:r w:rsidRPr="0040044E">
        <w:rPr>
          <w:lang w:val="en-US"/>
        </w:rPr>
        <w:t xml:space="preserve"> the </w:t>
      </w:r>
      <w:r w:rsidR="009C3558" w:rsidRPr="0040044E">
        <w:rPr>
          <w:lang w:val="en-US"/>
        </w:rPr>
        <w:t xml:space="preserve">number of grain size classes with characteristic diameters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m:t>
            </m:r>
          </m:sub>
        </m:sSub>
      </m:oMath>
      <w:r w:rsidR="009C3558" w:rsidRPr="0040044E">
        <w:rPr>
          <w:lang w:val="en-US"/>
        </w:rPr>
        <w:t>.</w:t>
      </w:r>
    </w:p>
    <w:p w14:paraId="42A26EB8" w14:textId="53D1C709" w:rsidR="006531A4" w:rsidRPr="0040044E" w:rsidRDefault="000454FA" w:rsidP="00A07A63">
      <w:pPr>
        <w:rPr>
          <w:lang w:val="en-US"/>
        </w:rPr>
      </w:pPr>
      <w:r w:rsidRPr="0040044E">
        <w:rPr>
          <w:lang w:val="en-US"/>
        </w:rPr>
        <w:t>The fourth bed</w:t>
      </w:r>
      <w:r w:rsidR="00017F3D">
        <w:rPr>
          <w:lang w:val="en-US"/>
        </w:rPr>
        <w:t xml:space="preserve"> </w:t>
      </w:r>
      <w:r w:rsidRPr="0040044E">
        <w:rPr>
          <w:lang w:val="en-US"/>
        </w:rPr>
        <w:t xml:space="preserve">load transport equation included in our component is that of </w:t>
      </w:r>
      <w:r w:rsidRPr="0040044E">
        <w:rPr>
          <w:lang w:val="en-US"/>
        </w:rPr>
        <w:fldChar w:fldCharType="begin" w:fldLock="1"/>
      </w:r>
      <w:r w:rsidR="003B2853" w:rsidRPr="0040044E">
        <w:rPr>
          <w:lang w:val="en-US"/>
        </w:rPr>
        <w:instrText>ADDIN CSL_CITATION {"citationItems":[{"id":"ITEM-1","itemData":{"DOI":"10.1061/(ASCE)0733-9429(2003)129:2(120)","ISSN":"0733-9429","author":[{"dropping-particle":"","family":"Wilcock","given":"Peter R.","non-dropping-particle":"","parse-names":false,"suffix":""},{"dropping-particle":"","family":"Crowe","given":"Joanna C.","non-dropping-particle":"","parse-names":false,"suffix":""}],"container-title":"Journal of Hydraulic Engineering","id":"ITEM-1","issue":"2","issued":{"date-parts":[["2003","1","15"]]},"note":"From Duplicate 1 (Surface-based Transport Model for Mixed-Size Sediment - Wilcock, Peter R; Asce, M; Crowe, Joanna C)\n\nFrom Duplicate 1 (Surface-based Transport Model for Mixed-Size Sediment - Wilcock, P; Crowe, J)\n\ndoi: 10.1061/(ASCE)0733-9429(2003)129:2(120)\n\nFrom Duplicate 2 (Surface-based Transport Model for Mixed-Size Sediment - Wilcock, P; Crowe, J)\n\ndoi: 10.1061/(ASCE)0733-9429(2003)129:2(120)","page":"120-128","publisher":"American Society of Civil Engineers","title":"Surface-based transport model for mixed-size sediment","type":"article-journal","volume":"129"},"uris":["http://www.mendeley.com/documents/?uuid=91b9cfbe-2782-4835-a6e6-708b95fcf293"]}],"mendeley":{"formattedCitation":"(Wilcock &amp; Crowe, 2003)","manualFormatting":"Wilcock &amp; Crowe (2003)","plainTextFormattedCitation":"(Wilcock &amp; Crowe, 2003)","previouslyFormattedCitation":"(Wilcock &amp; Crowe, 2003)"},"properties":{"noteIndex":0},"schema":"https://github.com/citation-style-language/schema/raw/master/csl-citation.json"}</w:instrText>
      </w:r>
      <w:r w:rsidRPr="0040044E">
        <w:rPr>
          <w:lang w:val="en-US"/>
        </w:rPr>
        <w:fldChar w:fldCharType="separate"/>
      </w:r>
      <w:r w:rsidRPr="0040044E">
        <w:rPr>
          <w:noProof/>
          <w:lang w:val="en-US"/>
        </w:rPr>
        <w:t>Wilcock &amp; Crowe (2003)</w:t>
      </w:r>
      <w:r w:rsidRPr="0040044E">
        <w:rPr>
          <w:lang w:val="en-US"/>
        </w:rPr>
        <w:fldChar w:fldCharType="end"/>
      </w:r>
      <w:r w:rsidR="003B2853" w:rsidRPr="0040044E">
        <w:rPr>
          <w:lang w:val="en-US"/>
        </w:rPr>
        <w:t xml:space="preserve">. Similar to </w:t>
      </w:r>
      <w:r w:rsidR="003B2853" w:rsidRPr="0040044E">
        <w:rPr>
          <w:lang w:val="en-US"/>
        </w:rPr>
        <w:fldChar w:fldCharType="begin" w:fldLock="1"/>
      </w:r>
      <w:r w:rsidR="00D70A37">
        <w:rPr>
          <w:lang w:val="en-US"/>
        </w:rPr>
        <w:instrText>ADDIN CSL_CITATION {"citationItems":[{"id":"ITEM-1","itemData":{"DOI":"10.1080/00221689009499058","ISBN":"0022-1686","ISSN":"0022-1686","abstract":"Bedload transport in gravel-bed rivers is accomplished by means of the mobilization of grains exposed on the bed surface. This mobilization is due to the action of fluid forces on the exposed grains. Substrate particles can participate in the bedload only to the extent that local or global scour results in their exposure on the surface. It follows that a calculation of the bedload transport rate of mixtures should be based on the availability of each size range in the surface layer. Herein an existing empirical substrate-based bedload relation for gravel mixtures, developed solely with reference to field data, is transformed into a surface-based relation.","author":[{"dropping-particle":"","family":"Parker","given":"Gary","non-dropping-particle":"","parse-names":false,"suffix":""}],"container-title":"Journal of Hydraulic Research","id":"ITEM-1","issue":"4","issued":{"date-parts":[["1990","7","19"]]},"language":"en","note":"From Duplicate 2 (Surface-based bedload transport relation for gravel rivers - Parker, G.)\n\nFrom Duplicate 1 (Surface-based bedload transport relation for gravel rivers - Parker, G.)\n\nParker 1990","page":"417-436","publisher":"Taylor &amp; Francis Group","title":"Surface-based bedload transport relation for gravel rivers","type":"article-journal","volume":"28"},"uris":["http://www.mendeley.com/documents/?uuid=69b2904c-f79c-4f25-b666-2b389c666d4b"]}],"mendeley":{"formattedCitation":"(Parker, 1990)","manualFormatting":"Parker (1990)","plainTextFormattedCitation":"(Parker, 1990)","previouslyFormattedCitation":"(Parker, 1990)"},"properties":{"noteIndex":0},"schema":"https://github.com/citation-style-language/schema/raw/master/csl-citation.json"}</w:instrText>
      </w:r>
      <w:r w:rsidR="003B2853" w:rsidRPr="0040044E">
        <w:rPr>
          <w:lang w:val="en-US"/>
        </w:rPr>
        <w:fldChar w:fldCharType="separate"/>
      </w:r>
      <w:r w:rsidR="003B2853" w:rsidRPr="0040044E">
        <w:rPr>
          <w:noProof/>
          <w:lang w:val="en-US"/>
        </w:rPr>
        <w:t>Parker (1990)</w:t>
      </w:r>
      <w:r w:rsidR="003B2853" w:rsidRPr="0040044E">
        <w:rPr>
          <w:lang w:val="en-US"/>
        </w:rPr>
        <w:fldChar w:fldCharType="end"/>
      </w:r>
      <w:r w:rsidR="003B2853" w:rsidRPr="0040044E">
        <w:rPr>
          <w:lang w:val="en-US"/>
        </w:rPr>
        <w:t xml:space="preserve"> this </w:t>
      </w:r>
      <w:r w:rsidR="00E5091B">
        <w:rPr>
          <w:lang w:val="en-US"/>
        </w:rPr>
        <w:t xml:space="preserve">model can handle </w:t>
      </w:r>
      <w:r w:rsidRPr="0040044E">
        <w:rPr>
          <w:lang w:val="en-US"/>
        </w:rPr>
        <w:t>sediment mixtures</w:t>
      </w:r>
      <w:r w:rsidR="003B2853" w:rsidRPr="0040044E">
        <w:rPr>
          <w:lang w:val="en-US"/>
        </w:rPr>
        <w:t xml:space="preserve">. However, </w:t>
      </w:r>
      <w:r w:rsidR="00811EDD" w:rsidRPr="0040044E">
        <w:rPr>
          <w:lang w:val="en-US"/>
        </w:rPr>
        <w:t>in this case</w:t>
      </w:r>
      <w:r w:rsidR="003B2853" w:rsidRPr="0040044E">
        <w:rPr>
          <w:lang w:val="en-US"/>
        </w:rPr>
        <w:t xml:space="preserve"> the effects of </w:t>
      </w:r>
      <w:r w:rsidRPr="0040044E">
        <w:rPr>
          <w:lang w:val="en-US"/>
        </w:rPr>
        <w:t xml:space="preserve">sand content </w:t>
      </w:r>
      <w:r w:rsidR="003B2853" w:rsidRPr="0040044E">
        <w:rPr>
          <w:lang w:val="en-US"/>
        </w:rPr>
        <w:t xml:space="preserve">are explicitly included </w:t>
      </w:r>
      <w:r w:rsidR="00811EDD" w:rsidRPr="0040044E">
        <w:rPr>
          <w:lang w:val="en-US"/>
        </w:rPr>
        <w:t>in the</w:t>
      </w:r>
      <w:r w:rsidR="006531A4" w:rsidRPr="0040044E">
        <w:rPr>
          <w:lang w:val="en-US"/>
        </w:rPr>
        <w:t xml:space="preserve"> reference Shields stress</w:t>
      </w:r>
      <w:r w:rsidR="00811EDD" w:rsidRPr="0040044E">
        <w:rPr>
          <w:lang w:val="en-US"/>
        </w:rPr>
        <w:t xml:space="preserve"> which </w:t>
      </w:r>
      <w:r w:rsidR="006531A4" w:rsidRPr="0040044E">
        <w:rPr>
          <w:lang w:val="en-US"/>
        </w:rPr>
        <w:t>is defined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4"/>
        <w:gridCol w:w="3327"/>
        <w:gridCol w:w="3334"/>
      </w:tblGrid>
      <w:tr w:rsidR="006531A4" w:rsidRPr="0040044E" w14:paraId="27227131" w14:textId="77777777" w:rsidTr="00537B5D">
        <w:trPr>
          <w:jc w:val="center"/>
        </w:trPr>
        <w:tc>
          <w:tcPr>
            <w:tcW w:w="3417" w:type="dxa"/>
          </w:tcPr>
          <w:p w14:paraId="55648024" w14:textId="648D052E" w:rsidR="006531A4" w:rsidRPr="0040044E" w:rsidRDefault="00000000" w:rsidP="00537B5D">
            <w:pPr>
              <w:rPr>
                <w:lang w:val="en-US"/>
              </w:rPr>
            </w:pPr>
            <m:oMathPara>
              <m:oMathParaPr>
                <m:jc m:val="left"/>
              </m:oMathParaPr>
              <m:oMath>
                <m:sSubSup>
                  <m:sSubSupPr>
                    <m:ctrlPr>
                      <w:rPr>
                        <w:rFonts w:ascii="Cambria Math" w:hAnsi="Cambria Math"/>
                        <w:i/>
                        <w:lang w:val="en-US"/>
                      </w:rPr>
                    </m:ctrlPr>
                  </m:sSubSupPr>
                  <m:e>
                    <m:r>
                      <w:rPr>
                        <w:rFonts w:ascii="Cambria Math" w:hAnsi="Cambria Math"/>
                        <w:lang w:val="en-US"/>
                      </w:rPr>
                      <m:t>τ</m:t>
                    </m:r>
                  </m:e>
                  <m:sub>
                    <m:r>
                      <w:rPr>
                        <w:rFonts w:ascii="Cambria Math" w:hAnsi="Cambria Math"/>
                        <w:lang w:val="en-US"/>
                      </w:rPr>
                      <m:t>rsg0</m:t>
                    </m:r>
                  </m:sub>
                  <m:sup>
                    <m:r>
                      <w:rPr>
                        <w:rFonts w:ascii="Cambria Math" w:hAnsi="Cambria Math"/>
                        <w:lang w:val="en-US"/>
                      </w:rPr>
                      <m:t>*</m:t>
                    </m:r>
                  </m:sup>
                </m:sSubSup>
                <m:r>
                  <w:rPr>
                    <w:rFonts w:ascii="Cambria Math" w:hAnsi="Cambria Math"/>
                    <w:lang w:val="en-US"/>
                  </w:rPr>
                  <m:t>=0.021+0.015exp</m:t>
                </m:r>
                <m:d>
                  <m:dPr>
                    <m:ctrlPr>
                      <w:rPr>
                        <w:rFonts w:ascii="Cambria Math" w:hAnsi="Cambria Math"/>
                        <w:i/>
                        <w:lang w:val="en-US"/>
                      </w:rPr>
                    </m:ctrlPr>
                  </m:dPr>
                  <m:e>
                    <m:r>
                      <w:rPr>
                        <w:rFonts w:ascii="Cambria Math" w:hAnsi="Cambria Math"/>
                        <w:lang w:val="en-US"/>
                      </w:rPr>
                      <m:t>-20</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e>
                </m:d>
              </m:oMath>
            </m:oMathPara>
          </w:p>
        </w:tc>
        <w:tc>
          <w:tcPr>
            <w:tcW w:w="3417" w:type="dxa"/>
          </w:tcPr>
          <w:p w14:paraId="0B94C956" w14:textId="77777777" w:rsidR="006531A4" w:rsidRPr="0040044E" w:rsidRDefault="006531A4" w:rsidP="00537B5D">
            <w:pPr>
              <w:rPr>
                <w:lang w:val="en-US"/>
              </w:rPr>
            </w:pPr>
          </w:p>
        </w:tc>
        <w:tc>
          <w:tcPr>
            <w:tcW w:w="3417" w:type="dxa"/>
          </w:tcPr>
          <w:p w14:paraId="65FC9D11" w14:textId="1B81120B" w:rsidR="006531A4" w:rsidRPr="0040044E" w:rsidRDefault="006531A4" w:rsidP="00537B5D">
            <w:pPr>
              <w:pStyle w:val="Caption"/>
              <w:jc w:val="right"/>
              <w:rPr>
                <w:lang w:val="en-US"/>
              </w:rPr>
            </w:pPr>
            <w:r w:rsidRPr="0040044E">
              <w:rPr>
                <w:lang w:val="en-US"/>
              </w:rPr>
              <w:t xml:space="preserve">Eq. </w:t>
            </w:r>
            <w:r w:rsidRPr="0040044E">
              <w:rPr>
                <w:lang w:val="en-US"/>
              </w:rPr>
              <w:fldChar w:fldCharType="begin"/>
            </w:r>
            <w:r w:rsidRPr="0040044E">
              <w:rPr>
                <w:lang w:val="en-US"/>
              </w:rPr>
              <w:instrText xml:space="preserve"> SEQ Eq. \* ARABIC </w:instrText>
            </w:r>
            <w:r w:rsidRPr="0040044E">
              <w:rPr>
                <w:lang w:val="en-US"/>
              </w:rPr>
              <w:fldChar w:fldCharType="separate"/>
            </w:r>
            <w:r w:rsidR="00F5136C">
              <w:rPr>
                <w:noProof/>
                <w:lang w:val="en-US"/>
              </w:rPr>
              <w:t>19</w:t>
            </w:r>
            <w:r w:rsidRPr="0040044E">
              <w:rPr>
                <w:lang w:val="en-US"/>
              </w:rPr>
              <w:fldChar w:fldCharType="end"/>
            </w:r>
          </w:p>
        </w:tc>
      </w:tr>
    </w:tbl>
    <w:p w14:paraId="5E070412" w14:textId="6DA6888B" w:rsidR="008C13FB" w:rsidRPr="0040044E" w:rsidRDefault="008C13FB" w:rsidP="008C13FB">
      <w:pPr>
        <w:rPr>
          <w:lang w:val="en-US"/>
        </w:rPr>
      </w:pPr>
      <w:r w:rsidRPr="0040044E">
        <w:rPr>
          <w:lang w:val="en-US"/>
        </w:rPr>
        <w:t>The dimensionless measure of shear stress is</w:t>
      </w:r>
      <w:r w:rsidR="007D0364" w:rsidRPr="0040044E">
        <w:rPr>
          <w:lang w:val="en-US"/>
        </w:rPr>
        <w:t xml:space="preserve"> </w:t>
      </w:r>
      <m:oMath>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sg0</m:t>
            </m:r>
          </m:sub>
        </m:sSub>
        <m:r>
          <w:rPr>
            <w:rFonts w:ascii="Cambria Math" w:hAnsi="Cambria Math"/>
            <w:lang w:val="en-US"/>
          </w:rPr>
          <m:t>=</m:t>
        </m:r>
        <m:f>
          <m:fPr>
            <m:type m:val="lin"/>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τ</m:t>
                </m:r>
              </m:e>
              <m:sub>
                <m:r>
                  <w:rPr>
                    <w:rFonts w:ascii="Cambria Math" w:hAnsi="Cambria Math"/>
                    <w:lang w:val="en-US"/>
                  </w:rPr>
                  <m:t>sg</m:t>
                </m:r>
              </m:sub>
              <m:sup>
                <m:r>
                  <w:rPr>
                    <w:rFonts w:ascii="Cambria Math" w:hAnsi="Cambria Math"/>
                    <w:lang w:val="en-US"/>
                  </w:rPr>
                  <m:t>*</m:t>
                </m:r>
              </m:sup>
            </m:sSubSup>
          </m:num>
          <m:den>
            <m:sSubSup>
              <m:sSubSupPr>
                <m:ctrlPr>
                  <w:rPr>
                    <w:rFonts w:ascii="Cambria Math" w:hAnsi="Cambria Math"/>
                    <w:i/>
                    <w:lang w:val="en-US"/>
                  </w:rPr>
                </m:ctrlPr>
              </m:sSubSupPr>
              <m:e>
                <m:r>
                  <w:rPr>
                    <w:rFonts w:ascii="Cambria Math" w:hAnsi="Cambria Math"/>
                    <w:lang w:val="en-US"/>
                  </w:rPr>
                  <m:t>τ</m:t>
                </m:r>
              </m:e>
              <m:sub>
                <m:r>
                  <w:rPr>
                    <w:rFonts w:ascii="Cambria Math" w:hAnsi="Cambria Math"/>
                    <w:lang w:val="en-US"/>
                  </w:rPr>
                  <m:t>rsg0</m:t>
                </m:r>
              </m:sub>
              <m:sup>
                <m:r>
                  <w:rPr>
                    <w:rFonts w:ascii="Cambria Math" w:hAnsi="Cambria Math"/>
                    <w:lang w:val="en-US"/>
                  </w:rPr>
                  <m:t>*</m:t>
                </m:r>
              </m:sup>
            </m:sSubSup>
          </m:den>
        </m:f>
      </m:oMath>
      <w:r w:rsidR="001060CC" w:rsidRPr="0040044E">
        <w:rPr>
          <w:lang w:val="en-US"/>
        </w:rPr>
        <w:t xml:space="preserve"> and the hiding function is expressed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7"/>
        <w:gridCol w:w="3330"/>
        <w:gridCol w:w="3338"/>
      </w:tblGrid>
      <w:tr w:rsidR="008C13FB" w:rsidRPr="0040044E" w14:paraId="30709A95" w14:textId="77777777" w:rsidTr="00537B5D">
        <w:trPr>
          <w:jc w:val="center"/>
        </w:trPr>
        <w:tc>
          <w:tcPr>
            <w:tcW w:w="3417" w:type="dxa"/>
          </w:tcPr>
          <w:p w14:paraId="4E34082C" w14:textId="702B1296" w:rsidR="008C13FB" w:rsidRPr="0040044E" w:rsidRDefault="00000000" w:rsidP="00537B5D">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sg0</m:t>
                    </m:r>
                  </m:sub>
                </m:sSub>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m:t>
                                </m:r>
                              </m:sub>
                            </m:sSub>
                          </m:num>
                          <m:den>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sg</m:t>
                                </m:r>
                              </m:sub>
                            </m:sSub>
                          </m:den>
                        </m:f>
                      </m:e>
                    </m:d>
                  </m:e>
                  <m:sup>
                    <m:r>
                      <w:rPr>
                        <w:rFonts w:ascii="Cambria Math" w:hAnsi="Cambria Math"/>
                        <w:lang w:val="en-US"/>
                      </w:rPr>
                      <m:t>-b</m:t>
                    </m:r>
                  </m:sup>
                </m:sSup>
              </m:oMath>
            </m:oMathPara>
          </w:p>
        </w:tc>
        <w:tc>
          <w:tcPr>
            <w:tcW w:w="3417" w:type="dxa"/>
          </w:tcPr>
          <w:p w14:paraId="3D2A4D76" w14:textId="77777777" w:rsidR="008C13FB" w:rsidRPr="0040044E" w:rsidRDefault="008C13FB" w:rsidP="00537B5D">
            <w:pPr>
              <w:rPr>
                <w:lang w:val="en-US"/>
              </w:rPr>
            </w:pPr>
          </w:p>
        </w:tc>
        <w:tc>
          <w:tcPr>
            <w:tcW w:w="3417" w:type="dxa"/>
          </w:tcPr>
          <w:p w14:paraId="1AEA7AAA" w14:textId="66970121" w:rsidR="008C13FB" w:rsidRPr="0040044E" w:rsidRDefault="008C13FB" w:rsidP="00537B5D">
            <w:pPr>
              <w:pStyle w:val="Caption"/>
              <w:jc w:val="right"/>
              <w:rPr>
                <w:lang w:val="en-US"/>
              </w:rPr>
            </w:pPr>
            <w:r w:rsidRPr="0040044E">
              <w:rPr>
                <w:lang w:val="en-US"/>
              </w:rPr>
              <w:t xml:space="preserve">Eq. </w:t>
            </w:r>
            <w:r w:rsidRPr="0040044E">
              <w:rPr>
                <w:lang w:val="en-US"/>
              </w:rPr>
              <w:fldChar w:fldCharType="begin"/>
            </w:r>
            <w:r w:rsidRPr="0040044E">
              <w:rPr>
                <w:lang w:val="en-US"/>
              </w:rPr>
              <w:instrText xml:space="preserve"> SEQ Eq. \* ARABIC </w:instrText>
            </w:r>
            <w:r w:rsidRPr="0040044E">
              <w:rPr>
                <w:lang w:val="en-US"/>
              </w:rPr>
              <w:fldChar w:fldCharType="separate"/>
            </w:r>
            <w:r w:rsidR="00F5136C">
              <w:rPr>
                <w:noProof/>
                <w:lang w:val="en-US"/>
              </w:rPr>
              <w:t>20</w:t>
            </w:r>
            <w:r w:rsidRPr="0040044E">
              <w:rPr>
                <w:lang w:val="en-US"/>
              </w:rPr>
              <w:fldChar w:fldCharType="end"/>
            </w:r>
          </w:p>
        </w:tc>
      </w:tr>
    </w:tbl>
    <w:p w14:paraId="7C7C1A22" w14:textId="7FC481D2" w:rsidR="000454FA" w:rsidRPr="0040044E" w:rsidRDefault="003452A6" w:rsidP="00FC49B4">
      <w:pPr>
        <w:rPr>
          <w:lang w:val="en-US"/>
        </w:rPr>
      </w:pPr>
      <w:r w:rsidRPr="0040044E">
        <w:rPr>
          <w:lang w:val="en-US"/>
        </w:rPr>
        <w:t>where the exponent is: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9"/>
        <w:gridCol w:w="3324"/>
        <w:gridCol w:w="3332"/>
      </w:tblGrid>
      <w:tr w:rsidR="003452A6" w:rsidRPr="0040044E" w14:paraId="2EDD689F" w14:textId="77777777" w:rsidTr="00537B5D">
        <w:trPr>
          <w:jc w:val="center"/>
        </w:trPr>
        <w:tc>
          <w:tcPr>
            <w:tcW w:w="3417" w:type="dxa"/>
          </w:tcPr>
          <w:p w14:paraId="233AADC9" w14:textId="0A03AEAA" w:rsidR="003452A6" w:rsidRPr="0040044E" w:rsidRDefault="003452A6" w:rsidP="00537B5D">
            <w:pPr>
              <w:rPr>
                <w:lang w:val="en-US"/>
              </w:rPr>
            </w:pPr>
            <m:oMathPara>
              <m:oMathParaPr>
                <m:jc m:val="left"/>
              </m:oMathParaPr>
              <m:oMath>
                <m:r>
                  <w:rPr>
                    <w:rFonts w:ascii="Cambria Math" w:hAnsi="Cambria Math"/>
                    <w:lang w:val="en-US"/>
                  </w:rPr>
                  <m:t>b=</m:t>
                </m:r>
                <m:f>
                  <m:fPr>
                    <m:ctrlPr>
                      <w:rPr>
                        <w:rFonts w:ascii="Cambria Math" w:hAnsi="Cambria Math"/>
                        <w:i/>
                        <w:lang w:val="en-US"/>
                      </w:rPr>
                    </m:ctrlPr>
                  </m:fPr>
                  <m:num>
                    <m:r>
                      <w:rPr>
                        <w:rFonts w:ascii="Cambria Math" w:hAnsi="Cambria Math"/>
                        <w:lang w:val="en-US"/>
                      </w:rPr>
                      <m:t>0.67</m:t>
                    </m:r>
                  </m:num>
                  <m:den>
                    <m:r>
                      <w:rPr>
                        <w:rFonts w:ascii="Cambria Math" w:hAnsi="Cambria Math"/>
                        <w:lang w:val="en-US"/>
                      </w:rPr>
                      <m:t>1+exp</m:t>
                    </m:r>
                    <m:d>
                      <m:dPr>
                        <m:ctrlPr>
                          <w:rPr>
                            <w:rFonts w:ascii="Cambria Math" w:hAnsi="Cambria Math"/>
                            <w:i/>
                            <w:lang w:val="en-US"/>
                          </w:rPr>
                        </m:ctrlPr>
                      </m:dPr>
                      <m:e>
                        <m:r>
                          <w:rPr>
                            <w:rFonts w:ascii="Cambria Math" w:hAnsi="Cambria Math"/>
                            <w:lang w:val="en-US"/>
                          </w:rPr>
                          <m:t>1.5-</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m:t>
                                </m:r>
                              </m:sub>
                            </m:sSub>
                          </m:num>
                          <m:den>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sg</m:t>
                                </m:r>
                              </m:sub>
                            </m:sSub>
                          </m:den>
                        </m:f>
                      </m:e>
                    </m:d>
                  </m:den>
                </m:f>
              </m:oMath>
            </m:oMathPara>
          </w:p>
        </w:tc>
        <w:tc>
          <w:tcPr>
            <w:tcW w:w="3417" w:type="dxa"/>
          </w:tcPr>
          <w:p w14:paraId="1D29ACD9" w14:textId="77777777" w:rsidR="003452A6" w:rsidRPr="0040044E" w:rsidRDefault="003452A6" w:rsidP="00537B5D">
            <w:pPr>
              <w:rPr>
                <w:lang w:val="en-US"/>
              </w:rPr>
            </w:pPr>
          </w:p>
        </w:tc>
        <w:tc>
          <w:tcPr>
            <w:tcW w:w="3417" w:type="dxa"/>
          </w:tcPr>
          <w:p w14:paraId="62D8B67B" w14:textId="2A42B4B8" w:rsidR="003452A6" w:rsidRPr="0040044E" w:rsidRDefault="003452A6" w:rsidP="00537B5D">
            <w:pPr>
              <w:pStyle w:val="Caption"/>
              <w:jc w:val="right"/>
              <w:rPr>
                <w:lang w:val="en-US"/>
              </w:rPr>
            </w:pPr>
            <w:r w:rsidRPr="0040044E">
              <w:rPr>
                <w:lang w:val="en-US"/>
              </w:rPr>
              <w:t xml:space="preserve">Eq. </w:t>
            </w:r>
            <w:r w:rsidRPr="0040044E">
              <w:rPr>
                <w:lang w:val="en-US"/>
              </w:rPr>
              <w:fldChar w:fldCharType="begin"/>
            </w:r>
            <w:r w:rsidRPr="0040044E">
              <w:rPr>
                <w:lang w:val="en-US"/>
              </w:rPr>
              <w:instrText xml:space="preserve"> SEQ Eq. \* ARABIC </w:instrText>
            </w:r>
            <w:r w:rsidRPr="0040044E">
              <w:rPr>
                <w:lang w:val="en-US"/>
              </w:rPr>
              <w:fldChar w:fldCharType="separate"/>
            </w:r>
            <w:r w:rsidR="00F5136C">
              <w:rPr>
                <w:noProof/>
                <w:lang w:val="en-US"/>
              </w:rPr>
              <w:t>21</w:t>
            </w:r>
            <w:r w:rsidRPr="0040044E">
              <w:rPr>
                <w:lang w:val="en-US"/>
              </w:rPr>
              <w:fldChar w:fldCharType="end"/>
            </w:r>
          </w:p>
        </w:tc>
      </w:tr>
    </w:tbl>
    <w:p w14:paraId="71F8B603" w14:textId="105D1B1A" w:rsidR="003452A6" w:rsidRPr="0040044E" w:rsidRDefault="003452A6" w:rsidP="00FC49B4">
      <w:pPr>
        <w:rPr>
          <w:lang w:val="en-US"/>
        </w:rPr>
      </w:pPr>
      <w:r w:rsidRPr="0040044E">
        <w:rPr>
          <w:lang w:val="en-US"/>
        </w:rPr>
        <w:t xml:space="preserve">The dimensionless transport rate for each </w:t>
      </w:r>
      <w:proofErr w:type="spellStart"/>
      <w:r w:rsidRPr="0040044E">
        <w:rPr>
          <w:lang w:val="en-US"/>
        </w:rPr>
        <w:t>i</w:t>
      </w:r>
      <w:r w:rsidRPr="0040044E">
        <w:rPr>
          <w:vertAlign w:val="superscript"/>
          <w:lang w:val="en-US"/>
        </w:rPr>
        <w:t>th</w:t>
      </w:r>
      <w:proofErr w:type="spellEnd"/>
      <w:r w:rsidRPr="0040044E">
        <w:rPr>
          <w:lang w:val="en-US"/>
        </w:rPr>
        <w:t xml:space="preserve"> size class (</w:t>
      </w:r>
      <m:oMath>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m:t>
            </m:r>
          </m:sup>
        </m:sSubSup>
      </m:oMath>
      <w:r w:rsidRPr="0040044E">
        <w:rPr>
          <w:lang w:val="en-US"/>
        </w:rPr>
        <w:t>) is: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75"/>
        <w:gridCol w:w="3336"/>
        <w:gridCol w:w="924"/>
      </w:tblGrid>
      <w:tr w:rsidR="003452A6" w:rsidRPr="0040044E" w14:paraId="167DF912" w14:textId="77777777" w:rsidTr="00537B5D">
        <w:trPr>
          <w:jc w:val="center"/>
        </w:trPr>
        <w:tc>
          <w:tcPr>
            <w:tcW w:w="5868" w:type="dxa"/>
          </w:tcPr>
          <w:p w14:paraId="736DD0D4" w14:textId="2FFCE2BC" w:rsidR="003452A6" w:rsidRPr="0040044E" w:rsidRDefault="00000000" w:rsidP="00537B5D">
            <w:pPr>
              <w:rPr>
                <w:lang w:val="en-US"/>
              </w:rPr>
            </w:pPr>
            <m:oMathPara>
              <m:oMathParaPr>
                <m:jc m:val="left"/>
              </m:oMathParaPr>
              <m:oMath>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m:t>
                    </m:r>
                  </m:sup>
                </m:sSubSup>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0.002</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i</m:t>
                                </m:r>
                              </m:sub>
                            </m:sSub>
                          </m:e>
                          <m:sup>
                            <m:r>
                              <w:rPr>
                                <w:rFonts w:ascii="Cambria Math" w:hAnsi="Cambria Math"/>
                                <w:lang w:val="en-US"/>
                              </w:rPr>
                              <m:t>7.5</m:t>
                            </m:r>
                          </m:sup>
                        </m:sSup>
                        <m:sSub>
                          <m:sSubPr>
                            <m:ctrlPr>
                              <w:rPr>
                                <w:rFonts w:ascii="Cambria Math" w:hAnsi="Cambria Math"/>
                                <w:i/>
                                <w:lang w:val="en-US"/>
                              </w:rPr>
                            </m:ctrlPr>
                          </m:sSubPr>
                          <m:e>
                            <m:r>
                              <w:rPr>
                                <w:rFonts w:ascii="Cambria Math" w:hAnsi="Cambria Math"/>
                                <w:lang w:val="en-US"/>
                              </w:rPr>
                              <m:t xml:space="preserve">          ,ϕ</m:t>
                            </m:r>
                          </m:e>
                          <m:sub>
                            <m:r>
                              <w:rPr>
                                <w:rFonts w:ascii="Cambria Math" w:hAnsi="Cambria Math"/>
                                <w:lang w:val="en-US"/>
                              </w:rPr>
                              <m:t>i</m:t>
                            </m:r>
                          </m:sub>
                        </m:sSub>
                        <m:r>
                          <w:rPr>
                            <w:rFonts w:ascii="Cambria Math" w:hAnsi="Cambria Math"/>
                            <w:lang w:val="en-US"/>
                          </w:rPr>
                          <m:t>&lt;1.35</m:t>
                        </m:r>
                      </m:e>
                      <m:e>
                        <m:r>
                          <w:rPr>
                            <w:rFonts w:ascii="Cambria Math" w:hAnsi="Cambria Math"/>
                            <w:lang w:val="en-US"/>
                          </w:rPr>
                          <m:t>14</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f>
                                  <m:fPr>
                                    <m:ctrlPr>
                                      <w:rPr>
                                        <w:rFonts w:ascii="Cambria Math" w:hAnsi="Cambria Math"/>
                                        <w:i/>
                                        <w:lang w:val="en-US"/>
                                      </w:rPr>
                                    </m:ctrlPr>
                                  </m:fPr>
                                  <m:num>
                                    <m:r>
                                      <w:rPr>
                                        <w:rFonts w:ascii="Cambria Math" w:hAnsi="Cambria Math"/>
                                        <w:lang w:val="en-US"/>
                                      </w:rPr>
                                      <m:t>0.894</m:t>
                                    </m:r>
                                  </m:num>
                                  <m:den>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i</m:t>
                                            </m:r>
                                          </m:sub>
                                        </m:sSub>
                                      </m:e>
                                      <m:sup>
                                        <m:r>
                                          <w:rPr>
                                            <w:rFonts w:ascii="Cambria Math" w:hAnsi="Cambria Math"/>
                                            <w:lang w:val="en-US"/>
                                          </w:rPr>
                                          <m:t>1.5</m:t>
                                        </m:r>
                                      </m:sup>
                                    </m:sSup>
                                  </m:den>
                                </m:f>
                              </m:e>
                            </m:d>
                          </m:e>
                          <m:sup>
                            <m:r>
                              <w:rPr>
                                <w:rFonts w:ascii="Cambria Math" w:hAnsi="Cambria Math"/>
                                <w:lang w:val="en-US"/>
                              </w:rPr>
                              <m:t>4.5</m:t>
                            </m:r>
                          </m:sup>
                        </m:sSup>
                        <m:sSub>
                          <m:sSubPr>
                            <m:ctrlPr>
                              <w:rPr>
                                <w:rFonts w:ascii="Cambria Math" w:hAnsi="Cambria Math"/>
                                <w:i/>
                                <w:lang w:val="en-US"/>
                              </w:rPr>
                            </m:ctrlPr>
                          </m:sSubPr>
                          <m:e>
                            <m:r>
                              <w:rPr>
                                <w:rFonts w:ascii="Cambria Math" w:hAnsi="Cambria Math"/>
                                <w:lang w:val="en-US"/>
                              </w:rPr>
                              <m:t xml:space="preserve">  ,ϕ</m:t>
                            </m:r>
                          </m:e>
                          <m:sub>
                            <m:r>
                              <w:rPr>
                                <w:rFonts w:ascii="Cambria Math" w:hAnsi="Cambria Math"/>
                                <w:lang w:val="en-US"/>
                              </w:rPr>
                              <m:t>i</m:t>
                            </m:r>
                          </m:sub>
                        </m:sSub>
                        <m:r>
                          <w:rPr>
                            <w:rFonts w:ascii="Cambria Math" w:hAnsi="Cambria Math"/>
                            <w:lang w:val="en-US"/>
                          </w:rPr>
                          <m:t>≥1.35</m:t>
                        </m:r>
                      </m:e>
                    </m:eqArr>
                  </m:e>
                </m:d>
              </m:oMath>
            </m:oMathPara>
          </w:p>
        </w:tc>
        <w:tc>
          <w:tcPr>
            <w:tcW w:w="3444" w:type="dxa"/>
          </w:tcPr>
          <w:p w14:paraId="56F13ED0" w14:textId="77777777" w:rsidR="003452A6" w:rsidRPr="0040044E" w:rsidRDefault="003452A6" w:rsidP="00537B5D">
            <w:pPr>
              <w:rPr>
                <w:lang w:val="en-US"/>
              </w:rPr>
            </w:pPr>
            <w:r w:rsidRPr="0040044E">
              <w:rPr>
                <w:lang w:val="en-US"/>
              </w:rPr>
              <w:t xml:space="preserve"> </w:t>
            </w:r>
          </w:p>
          <w:p w14:paraId="00039DB0" w14:textId="77777777" w:rsidR="003452A6" w:rsidRPr="0040044E" w:rsidRDefault="003452A6" w:rsidP="00537B5D">
            <w:pPr>
              <w:rPr>
                <w:lang w:val="en-US"/>
              </w:rPr>
            </w:pPr>
          </w:p>
        </w:tc>
        <w:tc>
          <w:tcPr>
            <w:tcW w:w="939" w:type="dxa"/>
          </w:tcPr>
          <w:p w14:paraId="25C52089" w14:textId="79072DDF" w:rsidR="003452A6" w:rsidRPr="0040044E" w:rsidRDefault="003452A6" w:rsidP="00537B5D">
            <w:pPr>
              <w:pStyle w:val="Caption"/>
              <w:jc w:val="right"/>
              <w:rPr>
                <w:lang w:val="en-US"/>
              </w:rPr>
            </w:pPr>
            <w:r w:rsidRPr="0040044E">
              <w:rPr>
                <w:lang w:val="en-US"/>
              </w:rPr>
              <w:t xml:space="preserve">Eq. </w:t>
            </w:r>
            <w:r w:rsidRPr="0040044E">
              <w:rPr>
                <w:lang w:val="en-US"/>
              </w:rPr>
              <w:fldChar w:fldCharType="begin"/>
            </w:r>
            <w:r w:rsidRPr="0040044E">
              <w:rPr>
                <w:lang w:val="en-US"/>
              </w:rPr>
              <w:instrText xml:space="preserve"> SEQ Eq. \* ARABIC </w:instrText>
            </w:r>
            <w:r w:rsidRPr="0040044E">
              <w:rPr>
                <w:lang w:val="en-US"/>
              </w:rPr>
              <w:fldChar w:fldCharType="separate"/>
            </w:r>
            <w:r w:rsidR="00F5136C">
              <w:rPr>
                <w:noProof/>
                <w:lang w:val="en-US"/>
              </w:rPr>
              <w:t>22</w:t>
            </w:r>
            <w:r w:rsidRPr="0040044E">
              <w:rPr>
                <w:lang w:val="en-US"/>
              </w:rPr>
              <w:fldChar w:fldCharType="end"/>
            </w:r>
          </w:p>
        </w:tc>
      </w:tr>
    </w:tbl>
    <w:p w14:paraId="52582FDB" w14:textId="0BB648B8" w:rsidR="00A41308" w:rsidRPr="0040044E" w:rsidRDefault="00A41308" w:rsidP="00A41308">
      <w:pPr>
        <w:rPr>
          <w:lang w:val="en-US"/>
        </w:rPr>
      </w:pPr>
      <w:r w:rsidRPr="0040044E">
        <w:rPr>
          <w:lang w:val="en-US"/>
        </w:rPr>
        <w:t>To obtain the fractional bed</w:t>
      </w:r>
      <w:r w:rsidR="00017F3D">
        <w:rPr>
          <w:lang w:val="en-US"/>
        </w:rPr>
        <w:t xml:space="preserve"> </w:t>
      </w:r>
      <w:r w:rsidRPr="0040044E">
        <w:rPr>
          <w:lang w:val="en-US"/>
        </w:rPr>
        <w:t xml:space="preserve">load in each </w:t>
      </w:r>
      <w:proofErr w:type="spellStart"/>
      <w:r w:rsidRPr="0040044E">
        <w:rPr>
          <w:lang w:val="en-US"/>
        </w:rPr>
        <w:t>i</w:t>
      </w:r>
      <w:r w:rsidRPr="0040044E">
        <w:rPr>
          <w:vertAlign w:val="superscript"/>
          <w:lang w:val="en-US"/>
        </w:rPr>
        <w:t>th</w:t>
      </w:r>
      <w:proofErr w:type="spellEnd"/>
      <w:r w:rsidRPr="0040044E">
        <w:rPr>
          <w:lang w:val="en-US"/>
        </w:rPr>
        <w:t xml:space="preserve"> size class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oMath>
      <w:r w:rsidRPr="0040044E">
        <w:rPr>
          <w:lang w:val="en-US"/>
        </w:rPr>
        <w:t>) we used: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0"/>
        <w:gridCol w:w="3334"/>
        <w:gridCol w:w="3341"/>
      </w:tblGrid>
      <w:tr w:rsidR="00A41308" w:rsidRPr="0040044E" w14:paraId="0E0CB8B8" w14:textId="77777777" w:rsidTr="00537B5D">
        <w:trPr>
          <w:jc w:val="center"/>
        </w:trPr>
        <w:tc>
          <w:tcPr>
            <w:tcW w:w="3417" w:type="dxa"/>
          </w:tcPr>
          <w:p w14:paraId="1C30D208" w14:textId="40CE8CDE" w:rsidR="00A41308" w:rsidRPr="0040044E" w:rsidRDefault="00000000" w:rsidP="00537B5D">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m:t>
                        </m:r>
                      </m:sub>
                    </m:sSub>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m:t>
                        </m:r>
                      </m:sup>
                    </m:sSubSup>
                  </m:num>
                  <m:den>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G</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m:t>
                            </m:r>
                          </m:sup>
                        </m:sSubSup>
                      </m:e>
                    </m:nary>
                  </m:den>
                </m:f>
              </m:oMath>
            </m:oMathPara>
          </w:p>
        </w:tc>
        <w:tc>
          <w:tcPr>
            <w:tcW w:w="3417" w:type="dxa"/>
          </w:tcPr>
          <w:p w14:paraId="17F63ED9" w14:textId="77777777" w:rsidR="00A41308" w:rsidRPr="0040044E" w:rsidRDefault="00A41308" w:rsidP="00537B5D">
            <w:pPr>
              <w:rPr>
                <w:lang w:val="en-US"/>
              </w:rPr>
            </w:pPr>
          </w:p>
        </w:tc>
        <w:tc>
          <w:tcPr>
            <w:tcW w:w="3417" w:type="dxa"/>
          </w:tcPr>
          <w:p w14:paraId="5CD5B850" w14:textId="6ECCF42F" w:rsidR="00A41308" w:rsidRPr="0040044E" w:rsidRDefault="00A41308" w:rsidP="00537B5D">
            <w:pPr>
              <w:pStyle w:val="Caption"/>
              <w:jc w:val="right"/>
              <w:rPr>
                <w:lang w:val="en-US"/>
              </w:rPr>
            </w:pPr>
            <w:r w:rsidRPr="0040044E">
              <w:rPr>
                <w:lang w:val="en-US"/>
              </w:rPr>
              <w:t xml:space="preserve">Eq. </w:t>
            </w:r>
            <w:r w:rsidRPr="0040044E">
              <w:rPr>
                <w:lang w:val="en-US"/>
              </w:rPr>
              <w:fldChar w:fldCharType="begin"/>
            </w:r>
            <w:r w:rsidRPr="0040044E">
              <w:rPr>
                <w:lang w:val="en-US"/>
              </w:rPr>
              <w:instrText xml:space="preserve"> SEQ Eq. \* ARABIC </w:instrText>
            </w:r>
            <w:r w:rsidRPr="0040044E">
              <w:rPr>
                <w:lang w:val="en-US"/>
              </w:rPr>
              <w:fldChar w:fldCharType="separate"/>
            </w:r>
            <w:r w:rsidR="00F5136C">
              <w:rPr>
                <w:noProof/>
                <w:lang w:val="en-US"/>
              </w:rPr>
              <w:t>23</w:t>
            </w:r>
            <w:r w:rsidRPr="0040044E">
              <w:rPr>
                <w:lang w:val="en-US"/>
              </w:rPr>
              <w:fldChar w:fldCharType="end"/>
            </w:r>
          </w:p>
        </w:tc>
      </w:tr>
    </w:tbl>
    <w:p w14:paraId="77C7088D" w14:textId="6A6A2166" w:rsidR="00BD0362" w:rsidRPr="0040044E" w:rsidRDefault="00BD0362" w:rsidP="00BD0362">
      <w:pPr>
        <w:rPr>
          <w:lang w:val="en-US"/>
        </w:rPr>
      </w:pPr>
      <w:r w:rsidRPr="0040044E">
        <w:rPr>
          <w:lang w:val="en-US"/>
        </w:rPr>
        <w:t>The volumetric bed load transport rate per unit width</w:t>
      </w:r>
      <w:r w:rsidR="001E4C9A">
        <w:rPr>
          <w:lang w:val="en-US"/>
        </w:rPr>
        <w:t xml:space="preserve"> </w:t>
      </w:r>
      <w:r w:rsidR="00025FF1">
        <w:rPr>
          <w:lang w:val="en-US"/>
        </w:rPr>
        <w:t>for each grain size</w:t>
      </w:r>
      <w:r w:rsidRPr="0040044E">
        <w:rPr>
          <w:lang w:val="en-US"/>
        </w:rPr>
        <w:t xml:space="preserve"> when using </w:t>
      </w:r>
      <w:r w:rsidRPr="0040044E">
        <w:rPr>
          <w:lang w:val="en-US"/>
        </w:rPr>
        <w:fldChar w:fldCharType="begin" w:fldLock="1"/>
      </w:r>
      <w:r w:rsidR="00D70A37">
        <w:rPr>
          <w:lang w:val="en-US"/>
        </w:rPr>
        <w:instrText>ADDIN CSL_CITATION {"citationItems":[{"id":"ITEM-1","itemData":{"DOI":"10.1080/00221689009499058","ISBN":"0022-1686","ISSN":"0022-1686","abstract":"Bedload transport in gravel-bed rivers is accomplished by means of the mobilization of grains exposed on the bed surface. This mobilization is due to the action of fluid forces on the exposed grains. Substrate particles can participate in the bedload only to the extent that local or global scour results in their exposure on the surface. It follows that a calculation of the bedload transport rate of mixtures should be based on the availability of each size range in the surface layer. Herein an existing empirical substrate-based bedload relation for gravel mixtures, developed solely with reference to field data, is transformed into a surface-based relation.","author":[{"dropping-particle":"","family":"Parker","given":"Gary","non-dropping-particle":"","parse-names":false,"suffix":""}],"container-title":"Journal of Hydraulic Research","id":"ITEM-1","issue":"4","issued":{"date-parts":[["1990","7","19"]]},"language":"en","note":"From Duplicate 2 (Surface-based bedload transport relation for gravel rivers - Parker, G.)\n\nFrom Duplicate 1 (Surface-based bedload transport relation for gravel rivers - Parker, G.)\n\nParker 1990","page":"417-436","publisher":"Taylor &amp; Francis Group","title":"Surface-based bedload transport relation for gravel rivers","type":"article-journal","volume":"28"},"uris":["http://www.mendeley.com/documents/?uuid=69b2904c-f79c-4f25-b666-2b389c666d4b"]}],"mendeley":{"formattedCitation":"(Parker, 1990)","manualFormatting":"Parker (1990)","plainTextFormattedCitation":"(Parker, 1990)","previouslyFormattedCitation":"(Parker, 1990)"},"properties":{"noteIndex":0},"schema":"https://github.com/citation-style-language/schema/raw/master/csl-citation.json"}</w:instrText>
      </w:r>
      <w:r w:rsidRPr="0040044E">
        <w:rPr>
          <w:lang w:val="en-US"/>
        </w:rPr>
        <w:fldChar w:fldCharType="separate"/>
      </w:r>
      <w:r w:rsidRPr="0040044E">
        <w:rPr>
          <w:noProof/>
          <w:lang w:val="en-US"/>
        </w:rPr>
        <w:t>Parker (1990)</w:t>
      </w:r>
      <w:r w:rsidRPr="0040044E">
        <w:rPr>
          <w:lang w:val="en-US"/>
        </w:rPr>
        <w:fldChar w:fldCharType="end"/>
      </w:r>
      <w:r w:rsidRPr="0040044E">
        <w:rPr>
          <w:lang w:val="en-US"/>
        </w:rPr>
        <w:t xml:space="preserve"> or </w:t>
      </w:r>
      <w:r w:rsidRPr="0040044E">
        <w:rPr>
          <w:lang w:val="en-US"/>
        </w:rPr>
        <w:fldChar w:fldCharType="begin" w:fldLock="1"/>
      </w:r>
      <w:r w:rsidRPr="0040044E">
        <w:rPr>
          <w:lang w:val="en-US"/>
        </w:rPr>
        <w:instrText>ADDIN CSL_CITATION {"citationItems":[{"id":"ITEM-1","itemData":{"DOI":"10.1061/(ASCE)0733-9429(2003)129:2(120)","ISSN":"0733-9429","author":[{"dropping-particle":"","family":"Wilcock","given":"Peter R.","non-dropping-particle":"","parse-names":false,"suffix":""},{"dropping-particle":"","family":"Crowe","given":"Joanna C.","non-dropping-particle":"","parse-names":false,"suffix":""}],"container-title":"Journal of Hydraulic Engineering","id":"ITEM-1","issue":"2","issued":{"date-parts":[["2003","1","15"]]},"note":"From Duplicate 1 (Surface-based Transport Model for Mixed-Size Sediment - Wilcock, Peter R; Asce, M; Crowe, Joanna C)\n\nFrom Duplicate 1 (Surface-based Transport Model for Mixed-Size Sediment - Wilcock, P; Crowe, J)\n\ndoi: 10.1061/(ASCE)0733-9429(2003)129:2(120)\n\nFrom Duplicate 2 (Surface-based Transport Model for Mixed-Size Sediment - Wilcock, P; Crowe, J)\n\ndoi: 10.1061/(ASCE)0733-9429(2003)129:2(120)","page":"120-128","publisher":"American Society of Civil Engineers","title":"Surface-based transport model for mixed-size sediment","type":"article-journal","volume":"129"},"uris":["http://www.mendeley.com/documents/?uuid=91b9cfbe-2782-4835-a6e6-708b95fcf293"]}],"mendeley":{"formattedCitation":"(Wilcock &amp; Crowe, 2003)","manualFormatting":"Wilcock &amp; Crowe (2003)","plainTextFormattedCitation":"(Wilcock &amp; Crowe, 2003)","previouslyFormattedCitation":"(Wilcock &amp; Crowe, 2003)"},"properties":{"noteIndex":0},"schema":"https://github.com/citation-style-language/schema/raw/master/csl-citation.json"}</w:instrText>
      </w:r>
      <w:r w:rsidRPr="0040044E">
        <w:rPr>
          <w:lang w:val="en-US"/>
        </w:rPr>
        <w:fldChar w:fldCharType="separate"/>
      </w:r>
      <w:r w:rsidRPr="0040044E">
        <w:rPr>
          <w:noProof/>
          <w:lang w:val="en-US"/>
        </w:rPr>
        <w:t>Wilcock &amp; Crowe (2003)</w:t>
      </w:r>
      <w:r w:rsidRPr="0040044E">
        <w:rPr>
          <w:lang w:val="en-US"/>
        </w:rPr>
        <w:fldChar w:fldCharType="end"/>
      </w:r>
      <w:r w:rsidRPr="0040044E">
        <w:rPr>
          <w:lang w:val="en-US"/>
        </w:rPr>
        <w:t xml:space="preserve"> is calculated using: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8"/>
        <w:gridCol w:w="3330"/>
        <w:gridCol w:w="3337"/>
      </w:tblGrid>
      <w:tr w:rsidR="00BD0362" w:rsidRPr="0040044E" w14:paraId="2D6D848D" w14:textId="77777777" w:rsidTr="005C6114">
        <w:trPr>
          <w:jc w:val="center"/>
        </w:trPr>
        <w:tc>
          <w:tcPr>
            <w:tcW w:w="3417" w:type="dxa"/>
          </w:tcPr>
          <w:p w14:paraId="7D7A8CD9" w14:textId="3438932A" w:rsidR="00BD0362" w:rsidRPr="0040044E" w:rsidRDefault="00000000" w:rsidP="005C6114">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bi</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d>
                          <m:dPr>
                            <m:ctrlPr>
                              <w:rPr>
                                <w:rFonts w:ascii="Cambria Math" w:hAnsi="Cambria Math"/>
                                <w:i/>
                                <w:lang w:val="en-US"/>
                              </w:rPr>
                            </m:ctrlPr>
                          </m:dPr>
                          <m:e>
                            <m:f>
                              <m:fPr>
                                <m:type m:val="lin"/>
                                <m:ctrlPr>
                                  <w:rPr>
                                    <w:rFonts w:ascii="Cambria Math" w:hAnsi="Cambria Math"/>
                                    <w:i/>
                                    <w:lang w:val="en-US"/>
                                  </w:rPr>
                                </m:ctrlPr>
                              </m:fPr>
                              <m:num>
                                <m:r>
                                  <w:rPr>
                                    <w:rFonts w:ascii="Cambria Math" w:hAnsi="Cambria Math"/>
                                    <w:lang w:val="en-US"/>
                                  </w:rPr>
                                  <m:t>τ</m:t>
                                </m:r>
                              </m:num>
                              <m:den>
                                <m:r>
                                  <w:rPr>
                                    <w:rFonts w:ascii="Cambria Math" w:hAnsi="Cambria Math" w:cstheme="minorHAnsi"/>
                                    <w:lang w:val="en-US"/>
                                  </w:rPr>
                                  <m:t>ρ</m:t>
                                </m:r>
                              </m:den>
                            </m:f>
                          </m:e>
                        </m:d>
                      </m:e>
                      <m:sup>
                        <m:f>
                          <m:fPr>
                            <m:type m:val="lin"/>
                            <m:ctrlPr>
                              <w:rPr>
                                <w:rFonts w:ascii="Cambria Math" w:hAnsi="Cambria Math"/>
                                <w:i/>
                                <w:lang w:val="en-US"/>
                              </w:rPr>
                            </m:ctrlPr>
                          </m:fPr>
                          <m:num>
                            <m:r>
                              <w:rPr>
                                <w:rFonts w:ascii="Cambria Math" w:hAnsi="Cambria Math"/>
                                <w:lang w:val="en-US"/>
                              </w:rPr>
                              <m:t>3</m:t>
                            </m:r>
                          </m:num>
                          <m:den>
                            <m:r>
                              <w:rPr>
                                <w:rFonts w:ascii="Cambria Math" w:hAnsi="Cambria Math"/>
                                <w:lang w:val="en-US"/>
                              </w:rPr>
                              <m:t>2</m:t>
                            </m:r>
                          </m:den>
                        </m:f>
                      </m:sup>
                    </m:sSup>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m:t>
                        </m:r>
                      </m:sub>
                    </m:sSub>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m:t>
                        </m:r>
                      </m:sup>
                    </m:sSubSup>
                  </m:num>
                  <m:den>
                    <m:r>
                      <w:rPr>
                        <w:rFonts w:ascii="Cambria Math" w:hAnsi="Cambria Math"/>
                        <w:lang w:val="en-US"/>
                      </w:rPr>
                      <m:t>Rg</m:t>
                    </m:r>
                  </m:den>
                </m:f>
              </m:oMath>
            </m:oMathPara>
          </w:p>
        </w:tc>
        <w:tc>
          <w:tcPr>
            <w:tcW w:w="3417" w:type="dxa"/>
          </w:tcPr>
          <w:p w14:paraId="617A6E25" w14:textId="77777777" w:rsidR="00BD0362" w:rsidRPr="0040044E" w:rsidRDefault="00BD0362" w:rsidP="005C6114">
            <w:pPr>
              <w:rPr>
                <w:lang w:val="en-US"/>
              </w:rPr>
            </w:pPr>
          </w:p>
        </w:tc>
        <w:tc>
          <w:tcPr>
            <w:tcW w:w="3417" w:type="dxa"/>
          </w:tcPr>
          <w:p w14:paraId="30E07176" w14:textId="76626674" w:rsidR="00BD0362" w:rsidRPr="0040044E" w:rsidRDefault="00BD0362" w:rsidP="005C6114">
            <w:pPr>
              <w:pStyle w:val="Caption"/>
              <w:jc w:val="right"/>
              <w:rPr>
                <w:lang w:val="en-US"/>
              </w:rPr>
            </w:pPr>
            <w:bookmarkStart w:id="148" w:name="_Ref102040463"/>
            <w:r w:rsidRPr="0040044E">
              <w:rPr>
                <w:lang w:val="en-US"/>
              </w:rPr>
              <w:t xml:space="preserve">Eq. </w:t>
            </w:r>
            <w:r w:rsidRPr="0040044E">
              <w:rPr>
                <w:lang w:val="en-US"/>
              </w:rPr>
              <w:fldChar w:fldCharType="begin"/>
            </w:r>
            <w:r w:rsidRPr="0040044E">
              <w:rPr>
                <w:lang w:val="en-US"/>
              </w:rPr>
              <w:instrText xml:space="preserve"> SEQ Eq. \* ARABIC </w:instrText>
            </w:r>
            <w:r w:rsidRPr="0040044E">
              <w:rPr>
                <w:lang w:val="en-US"/>
              </w:rPr>
              <w:fldChar w:fldCharType="separate"/>
            </w:r>
            <w:r w:rsidR="00F5136C">
              <w:rPr>
                <w:noProof/>
                <w:lang w:val="en-US"/>
              </w:rPr>
              <w:t>24</w:t>
            </w:r>
            <w:r w:rsidRPr="0040044E">
              <w:rPr>
                <w:lang w:val="en-US"/>
              </w:rPr>
              <w:fldChar w:fldCharType="end"/>
            </w:r>
            <w:bookmarkEnd w:id="148"/>
          </w:p>
        </w:tc>
      </w:tr>
    </w:tbl>
    <w:p w14:paraId="618B77A0" w14:textId="471FDECF" w:rsidR="00BD0362" w:rsidRPr="0040044E" w:rsidRDefault="00613D14" w:rsidP="00E75A51">
      <w:pPr>
        <w:rPr>
          <w:lang w:val="en-US"/>
        </w:rPr>
      </w:pPr>
      <w:r w:rsidRPr="0040044E">
        <w:rPr>
          <w:lang w:val="en-US"/>
        </w:rPr>
        <w:t xml:space="preserve">Given that we are working in a </w:t>
      </w:r>
      <w:r w:rsidR="00C77598" w:rsidRPr="0040044E">
        <w:rPr>
          <w:lang w:val="en-US"/>
        </w:rPr>
        <w:t>2D</w:t>
      </w:r>
      <w:r w:rsidR="00C533BC" w:rsidRPr="0040044E">
        <w:rPr>
          <w:lang w:val="en-US"/>
        </w:rPr>
        <w:t xml:space="preserve"> structured grid we can assign directionality to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m:t>
            </m:r>
          </m:sub>
        </m:sSub>
      </m:oMath>
      <w:r w:rsidR="00C533BC" w:rsidRPr="0040044E">
        <w:rPr>
          <w:lang w:val="en-US"/>
        </w:rPr>
        <w:t xml:space="preserve"> depending on the link in which it is being calculated,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b,x</m:t>
            </m:r>
          </m:sub>
        </m:sSub>
      </m:oMath>
      <w:r w:rsidR="006D3BAB" w:rsidRPr="0040044E">
        <w:rPr>
          <w:lang w:val="en-US"/>
        </w:rPr>
        <w:t xml:space="preserve"> for east–west </w:t>
      </w:r>
      <w:r w:rsidR="00C533BC" w:rsidRPr="0040044E">
        <w:rPr>
          <w:lang w:val="en-US"/>
        </w:rPr>
        <w:t xml:space="preserve">and or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b,y</m:t>
            </m:r>
          </m:sub>
        </m:sSub>
      </m:oMath>
      <w:r w:rsidR="00C533BC" w:rsidRPr="0040044E">
        <w:rPr>
          <w:lang w:val="en-US"/>
        </w:rPr>
        <w:t xml:space="preserve"> for</w:t>
      </w:r>
      <w:r w:rsidR="006D3BAB" w:rsidRPr="0040044E">
        <w:rPr>
          <w:lang w:val="en-US"/>
        </w:rPr>
        <w:t xml:space="preserve"> north-south links</w:t>
      </w:r>
      <w:r w:rsidR="00C533BC" w:rsidRPr="0040044E">
        <w:rPr>
          <w:lang w:val="en-US"/>
        </w:rPr>
        <w:t>,</w:t>
      </w:r>
      <w:r w:rsidR="006D3BAB" w:rsidRPr="0040044E">
        <w:rPr>
          <w:lang w:val="en-US"/>
        </w:rPr>
        <w:t xml:space="preserve"> </w:t>
      </w:r>
      <w:r w:rsidR="00C533BC" w:rsidRPr="0040044E">
        <w:rPr>
          <w:lang w:val="en-US"/>
        </w:rPr>
        <w:t xml:space="preserve">and </w:t>
      </w:r>
      <w:commentRangeStart w:id="149"/>
      <w:r w:rsidR="00C533BC" w:rsidRPr="0040044E">
        <w:rPr>
          <w:lang w:val="en-US"/>
        </w:rPr>
        <w:t>sense</w:t>
      </w:r>
      <w:r w:rsidR="006D3BAB" w:rsidRPr="0040044E">
        <w:rPr>
          <w:lang w:val="en-US"/>
        </w:rPr>
        <w:t xml:space="preserve"> </w:t>
      </w:r>
      <w:commentRangeEnd w:id="149"/>
      <w:r w:rsidR="00CE4266">
        <w:rPr>
          <w:rStyle w:val="CommentReference"/>
        </w:rPr>
        <w:commentReference w:id="149"/>
      </w:r>
      <w:r w:rsidR="006D3BAB" w:rsidRPr="0040044E">
        <w:rPr>
          <w:lang w:val="en-US"/>
        </w:rPr>
        <w:t xml:space="preserve">by multiplying </w:t>
      </w:r>
      <w:r w:rsidRPr="0040044E">
        <w:rPr>
          <w:lang w:val="en-US"/>
        </w:rPr>
        <w:fldChar w:fldCharType="begin"/>
      </w:r>
      <w:r w:rsidRPr="0040044E">
        <w:rPr>
          <w:lang w:val="en-US"/>
        </w:rPr>
        <w:instrText xml:space="preserve"> REF _Ref102040463 </w:instrText>
      </w:r>
      <w:r w:rsidRPr="0040044E">
        <w:rPr>
          <w:lang w:val="en-US"/>
        </w:rPr>
        <w:fldChar w:fldCharType="separate"/>
      </w:r>
      <w:r w:rsidR="00F5136C" w:rsidRPr="0040044E">
        <w:rPr>
          <w:lang w:val="en-US"/>
        </w:rPr>
        <w:t xml:space="preserve">Eq. </w:t>
      </w:r>
      <w:r w:rsidR="00F5136C">
        <w:rPr>
          <w:noProof/>
          <w:lang w:val="en-US"/>
        </w:rPr>
        <w:t>24</w:t>
      </w:r>
      <w:r w:rsidRPr="0040044E">
        <w:rPr>
          <w:lang w:val="en-US"/>
        </w:rPr>
        <w:fldChar w:fldCharType="end"/>
      </w:r>
      <w:r w:rsidRPr="0040044E">
        <w:rPr>
          <w:lang w:val="en-US"/>
        </w:rPr>
        <w:t xml:space="preserve"> by the sign of </w:t>
      </w:r>
      <m:oMath>
        <m:r>
          <w:rPr>
            <w:rFonts w:ascii="Cambria Math" w:hAnsi="Cambria Math"/>
            <w:lang w:val="en-US"/>
          </w:rPr>
          <m:t>τ</m:t>
        </m:r>
      </m:oMath>
      <w:r w:rsidRPr="0040044E">
        <w:rPr>
          <w:lang w:val="en-US"/>
        </w:rPr>
        <w:t>.</w:t>
      </w:r>
      <w:r w:rsidR="00E5718F">
        <w:rPr>
          <w:lang w:val="en-US"/>
        </w:rPr>
        <w:t xml:space="preserve"> </w:t>
      </w:r>
      <w:r w:rsidR="00E75A51" w:rsidRPr="00E75A51">
        <w:rPr>
          <w:lang w:val="en-US"/>
        </w:rPr>
        <w:t>The total bed</w:t>
      </w:r>
      <w:r w:rsidR="00E75A51">
        <w:rPr>
          <w:lang w:val="en-US"/>
        </w:rPr>
        <w:t xml:space="preserve"> </w:t>
      </w:r>
      <w:r w:rsidR="00E75A51" w:rsidRPr="00E75A51">
        <w:rPr>
          <w:lang w:val="en-US"/>
        </w:rPr>
        <w:t xml:space="preserve">load transport rate per unit width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bT</m:t>
            </m:r>
          </m:sub>
        </m:sSub>
      </m:oMath>
      <w:r w:rsidR="00E75A51">
        <w:rPr>
          <w:lang w:val="en-US"/>
        </w:rPr>
        <w:t xml:space="preserve"> </w:t>
      </w:r>
      <w:r w:rsidR="00E75A51" w:rsidRPr="00E75A51">
        <w:rPr>
          <w:lang w:val="en-US"/>
        </w:rPr>
        <w:t>is defined as the sum</w:t>
      </w:r>
      <w:r w:rsidR="00E75A51">
        <w:rPr>
          <w:lang w:val="en-US"/>
        </w:rPr>
        <w:t xml:space="preserve"> </w:t>
      </w:r>
      <w:r w:rsidR="00E75A51" w:rsidRPr="00E75A51">
        <w:rPr>
          <w:lang w:val="en-US"/>
        </w:rPr>
        <w:t xml:space="preserve">of the bed load transport rates of each grain size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bi</m:t>
            </m:r>
          </m:sub>
        </m:sSub>
      </m:oMath>
      <w:r w:rsidR="009C7583">
        <w:rPr>
          <w:lang w:val="en-US"/>
        </w:rPr>
        <w:t>.</w:t>
      </w:r>
    </w:p>
    <w:p w14:paraId="56FC1634" w14:textId="582448E9" w:rsidR="002919C4" w:rsidRPr="0040044E" w:rsidRDefault="002919C4" w:rsidP="002919C4">
      <w:pPr>
        <w:pStyle w:val="Heading2"/>
        <w:rPr>
          <w:lang w:val="en-US"/>
        </w:rPr>
      </w:pPr>
      <w:r w:rsidRPr="0040044E">
        <w:rPr>
          <w:lang w:val="en-US"/>
        </w:rPr>
        <w:t>3.</w:t>
      </w:r>
      <w:r w:rsidR="009B4728" w:rsidRPr="0040044E">
        <w:rPr>
          <w:lang w:val="en-US"/>
        </w:rPr>
        <w:t>4</w:t>
      </w:r>
      <w:r w:rsidRPr="0040044E">
        <w:rPr>
          <w:lang w:val="en-US"/>
        </w:rPr>
        <w:t xml:space="preserve"> Sediment mass conservation</w:t>
      </w:r>
      <w:r w:rsidR="009B4728" w:rsidRPr="0040044E">
        <w:rPr>
          <w:lang w:val="en-US"/>
        </w:rPr>
        <w:t xml:space="preserve"> and bed properties update</w:t>
      </w:r>
    </w:p>
    <w:p w14:paraId="67CF61EF" w14:textId="44781464" w:rsidR="002B1B14" w:rsidRPr="0040044E" w:rsidRDefault="00450F32" w:rsidP="00892013">
      <w:pPr>
        <w:rPr>
          <w:lang w:val="en-US"/>
        </w:rPr>
      </w:pPr>
      <w:r w:rsidRPr="0040044E">
        <w:rPr>
          <w:lang w:val="en-US"/>
        </w:rPr>
        <w:t xml:space="preserve">Once the sediment fluxes </w:t>
      </w:r>
      <w:r w:rsidR="00F93ED9" w:rsidRPr="0040044E">
        <w:rPr>
          <w:lang w:val="en-US"/>
        </w:rPr>
        <w:t>and bed</w:t>
      </w:r>
      <w:r w:rsidR="00017F3D">
        <w:rPr>
          <w:lang w:val="en-US"/>
        </w:rPr>
        <w:t xml:space="preserve"> </w:t>
      </w:r>
      <w:r w:rsidR="00F93ED9" w:rsidRPr="0040044E">
        <w:rPr>
          <w:lang w:val="en-US"/>
        </w:rPr>
        <w:t xml:space="preserve">load GSD </w:t>
      </w:r>
      <w:r w:rsidRPr="0040044E">
        <w:rPr>
          <w:lang w:val="en-US"/>
        </w:rPr>
        <w:t xml:space="preserve">at each link </w:t>
      </w:r>
      <w:r w:rsidR="005D2508" w:rsidRPr="0040044E">
        <w:rPr>
          <w:lang w:val="en-US"/>
        </w:rPr>
        <w:t>are</w:t>
      </w:r>
      <w:r w:rsidR="00D25816" w:rsidRPr="0040044E">
        <w:rPr>
          <w:lang w:val="en-US"/>
        </w:rPr>
        <w:t xml:space="preserve"> calculated </w:t>
      </w:r>
      <w:r w:rsidRPr="0040044E">
        <w:rPr>
          <w:lang w:val="en-US"/>
        </w:rPr>
        <w:t xml:space="preserve">it is possible to </w:t>
      </w:r>
      <w:r w:rsidR="00F93ED9" w:rsidRPr="0040044E">
        <w:rPr>
          <w:lang w:val="en-US"/>
        </w:rPr>
        <w:t xml:space="preserve">conduct a mass balance at nodes and </w:t>
      </w:r>
      <w:r w:rsidR="006E1C64" w:rsidRPr="0040044E">
        <w:rPr>
          <w:lang w:val="en-US"/>
        </w:rPr>
        <w:t>determine</w:t>
      </w:r>
      <w:r w:rsidR="00F93ED9" w:rsidRPr="0040044E">
        <w:rPr>
          <w:lang w:val="en-US"/>
        </w:rPr>
        <w:t xml:space="preserve"> changes in bed surface elevation and bed GSD. </w:t>
      </w:r>
      <w:r w:rsidR="00752A4F" w:rsidRPr="0040044E">
        <w:rPr>
          <w:lang w:val="en-US"/>
        </w:rPr>
        <w:t xml:space="preserve">Surface bed elevation changes are </w:t>
      </w:r>
      <w:r w:rsidR="0057185B" w:rsidRPr="0040044E">
        <w:rPr>
          <w:lang w:val="en-US"/>
        </w:rPr>
        <w:t>estimated</w:t>
      </w:r>
      <w:r w:rsidR="0040087F" w:rsidRPr="0040044E">
        <w:rPr>
          <w:lang w:val="en-US"/>
        </w:rPr>
        <w:t xml:space="preserve"> by the </w:t>
      </w:r>
      <w:proofErr w:type="spellStart"/>
      <w:r w:rsidR="00892013">
        <w:rPr>
          <w:lang w:val="en-US"/>
        </w:rPr>
        <w:t>riverBedDynamics</w:t>
      </w:r>
      <w:proofErr w:type="spellEnd"/>
      <w:r w:rsidR="0040087F" w:rsidRPr="0040044E">
        <w:rPr>
          <w:lang w:val="en-US"/>
        </w:rPr>
        <w:t xml:space="preserve"> routine </w:t>
      </w:r>
      <w:r w:rsidR="001F0E64" w:rsidRPr="0040044E">
        <w:rPr>
          <w:lang w:val="en-US"/>
        </w:rPr>
        <w:t>using the Exner equation</w:t>
      </w:r>
      <w:r w:rsidR="002B1B14" w:rsidRPr="0040044E">
        <w:rPr>
          <w:lang w:val="en-US"/>
        </w:rPr>
        <w:t xml:space="preserve"> defined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8"/>
        <w:gridCol w:w="3335"/>
        <w:gridCol w:w="3342"/>
      </w:tblGrid>
      <w:tr w:rsidR="002B1B14" w:rsidRPr="0040044E" w14:paraId="7306BA78" w14:textId="77777777" w:rsidTr="005C6114">
        <w:trPr>
          <w:jc w:val="center"/>
        </w:trPr>
        <w:tc>
          <w:tcPr>
            <w:tcW w:w="3417" w:type="dxa"/>
          </w:tcPr>
          <w:p w14:paraId="676A5B4A" w14:textId="5E87A01E" w:rsidR="002B1B14" w:rsidRPr="0040044E" w:rsidRDefault="00000000" w:rsidP="005C6114">
            <w:pPr>
              <w:rPr>
                <w:lang w:val="en-US"/>
              </w:rPr>
            </w:pPr>
            <m:oMathPara>
              <m:oMathParaPr>
                <m:jc m:val="left"/>
              </m:oMathParaPr>
              <m:oMath>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p</m:t>
                        </m:r>
                      </m:sub>
                    </m:sSub>
                  </m:e>
                </m:d>
                <m:f>
                  <m:fPr>
                    <m:ctrlPr>
                      <w:rPr>
                        <w:rFonts w:ascii="Cambria Math" w:hAnsi="Cambria Math"/>
                        <w:i/>
                        <w:lang w:val="en-US"/>
                      </w:rPr>
                    </m:ctrlPr>
                  </m:fPr>
                  <m:num>
                    <m:r>
                      <w:rPr>
                        <w:rFonts w:ascii="Cambria Math" w:hAnsi="Cambria Math"/>
                        <w:lang w:val="en-US"/>
                      </w:rPr>
                      <m:t>∂η</m:t>
                    </m:r>
                  </m:num>
                  <m:den>
                    <m:r>
                      <w:rPr>
                        <w:rFonts w:ascii="Cambria Math" w:hAnsi="Cambria Math"/>
                        <w:lang w:val="en-US"/>
                      </w:rPr>
                      <m:t>∂t</m:t>
                    </m:r>
                  </m:den>
                </m:f>
                <m:r>
                  <w:rPr>
                    <w:rFonts w:ascii="Cambria Math" w:hAnsi="Cambria Math"/>
                    <w:lang w:val="en-US"/>
                  </w:rPr>
                  <m:t>=-</m:t>
                </m:r>
                <m:d>
                  <m:dPr>
                    <m:ctrlPr>
                      <w:rPr>
                        <w:rFonts w:ascii="Cambria Math" w:hAnsi="Cambria Math"/>
                        <w:lang w:val="en-US"/>
                      </w:rPr>
                    </m:ctrlPr>
                  </m:dPr>
                  <m:e>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b,x</m:t>
                            </m:r>
                          </m:sub>
                        </m:sSub>
                      </m:num>
                      <m:den>
                        <m:r>
                          <w:rPr>
                            <w:rFonts w:ascii="Cambria Math" w:hAnsi="Cambria Math"/>
                            <w:lang w:val="en-US"/>
                          </w:rPr>
                          <m:t>∂x</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b,y</m:t>
                            </m:r>
                          </m:sub>
                        </m:sSub>
                      </m:num>
                      <m:den>
                        <m:r>
                          <w:rPr>
                            <w:rFonts w:ascii="Cambria Math" w:hAnsi="Cambria Math"/>
                            <w:lang w:val="en-US"/>
                          </w:rPr>
                          <m:t>∂y</m:t>
                        </m:r>
                      </m:den>
                    </m:f>
                  </m:e>
                </m:d>
              </m:oMath>
            </m:oMathPara>
          </w:p>
        </w:tc>
        <w:tc>
          <w:tcPr>
            <w:tcW w:w="3417" w:type="dxa"/>
          </w:tcPr>
          <w:p w14:paraId="763D0663" w14:textId="77777777" w:rsidR="002B1B14" w:rsidRPr="0040044E" w:rsidRDefault="002B1B14" w:rsidP="005C6114">
            <w:pPr>
              <w:rPr>
                <w:lang w:val="en-US"/>
              </w:rPr>
            </w:pPr>
          </w:p>
        </w:tc>
        <w:tc>
          <w:tcPr>
            <w:tcW w:w="3417" w:type="dxa"/>
          </w:tcPr>
          <w:p w14:paraId="1E2B025F" w14:textId="1B3C4DDC" w:rsidR="002B1B14" w:rsidRPr="0040044E" w:rsidRDefault="002B1B14" w:rsidP="005C6114">
            <w:pPr>
              <w:pStyle w:val="Caption"/>
              <w:jc w:val="right"/>
              <w:rPr>
                <w:lang w:val="en-US"/>
              </w:rPr>
            </w:pPr>
            <w:bookmarkStart w:id="150" w:name="_Ref102064896"/>
            <w:r w:rsidRPr="0040044E">
              <w:rPr>
                <w:lang w:val="en-US"/>
              </w:rPr>
              <w:t xml:space="preserve">Eq. </w:t>
            </w:r>
            <w:r w:rsidRPr="0040044E">
              <w:rPr>
                <w:lang w:val="en-US"/>
              </w:rPr>
              <w:fldChar w:fldCharType="begin"/>
            </w:r>
            <w:r w:rsidRPr="0040044E">
              <w:rPr>
                <w:lang w:val="en-US"/>
              </w:rPr>
              <w:instrText xml:space="preserve"> SEQ Eq. \* ARABIC </w:instrText>
            </w:r>
            <w:r w:rsidRPr="0040044E">
              <w:rPr>
                <w:lang w:val="en-US"/>
              </w:rPr>
              <w:fldChar w:fldCharType="separate"/>
            </w:r>
            <w:r w:rsidR="00F5136C">
              <w:rPr>
                <w:noProof/>
                <w:lang w:val="en-US"/>
              </w:rPr>
              <w:t>25</w:t>
            </w:r>
            <w:r w:rsidRPr="0040044E">
              <w:rPr>
                <w:lang w:val="en-US"/>
              </w:rPr>
              <w:fldChar w:fldCharType="end"/>
            </w:r>
            <w:bookmarkEnd w:id="150"/>
          </w:p>
        </w:tc>
      </w:tr>
    </w:tbl>
    <w:p w14:paraId="1D70B082" w14:textId="05B66E93" w:rsidR="002B1B14" w:rsidRPr="0040044E" w:rsidRDefault="00553211" w:rsidP="00553211">
      <w:pPr>
        <w:rPr>
          <w:lang w:val="en-US"/>
        </w:rPr>
      </w:pPr>
      <w:r w:rsidRPr="0040044E">
        <w:rPr>
          <w:lang w:val="en-US"/>
        </w:rPr>
        <w:t xml:space="preserve">where </w:t>
      </w:r>
      <m:oMath>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p</m:t>
            </m:r>
          </m:sub>
        </m:sSub>
      </m:oMath>
      <w:r w:rsidRPr="0040044E">
        <w:rPr>
          <w:lang w:val="en-US"/>
        </w:rPr>
        <w:t xml:space="preserve"> is the bed </w:t>
      </w:r>
      <w:proofErr w:type="gramStart"/>
      <w:r w:rsidRPr="0040044E">
        <w:rPr>
          <w:lang w:val="en-US"/>
        </w:rPr>
        <w:t>porosity</w:t>
      </w:r>
      <w:r w:rsidR="00530157">
        <w:rPr>
          <w:lang w:val="en-US"/>
        </w:rPr>
        <w:t>.</w:t>
      </w:r>
      <w:proofErr w:type="gramEnd"/>
      <w:r w:rsidR="00530157">
        <w:rPr>
          <w:lang w:val="en-US"/>
        </w:rPr>
        <w:t xml:space="preserve"> </w:t>
      </w:r>
      <w:r w:rsidR="00DE336A" w:rsidRPr="0040044E">
        <w:rPr>
          <w:lang w:val="en-US"/>
        </w:rPr>
        <w:t>Th</w:t>
      </w:r>
      <w:r w:rsidR="00055F48" w:rsidRPr="0040044E">
        <w:rPr>
          <w:lang w:val="en-US"/>
        </w:rPr>
        <w:t>e</w:t>
      </w:r>
      <w:r w:rsidR="00DE336A" w:rsidRPr="0040044E">
        <w:rPr>
          <w:lang w:val="en-US"/>
        </w:rPr>
        <w:t xml:space="preserve"> equation states that </w:t>
      </w:r>
      <w:r w:rsidR="00C3737E">
        <w:rPr>
          <w:lang w:val="en-US"/>
        </w:rPr>
        <w:t>the</w:t>
      </w:r>
      <w:r w:rsidR="00DE336A" w:rsidRPr="0040044E">
        <w:rPr>
          <w:lang w:val="en-US"/>
        </w:rPr>
        <w:t xml:space="preserve"> change in bed elevation in </w:t>
      </w:r>
      <w:r w:rsidR="00F02165" w:rsidRPr="0040044E">
        <w:rPr>
          <w:lang w:val="en-US"/>
        </w:rPr>
        <w:t>time within</w:t>
      </w:r>
      <w:r w:rsidR="004B695E" w:rsidRPr="0040044E">
        <w:rPr>
          <w:lang w:val="en-US"/>
        </w:rPr>
        <w:t xml:space="preserve"> a control volume</w:t>
      </w:r>
      <w:r w:rsidR="00055F48" w:rsidRPr="0040044E">
        <w:rPr>
          <w:lang w:val="en-US"/>
        </w:rPr>
        <w:t xml:space="preserve">, </w:t>
      </w:r>
      <w:r w:rsidR="004B695E" w:rsidRPr="0040044E">
        <w:rPr>
          <w:lang w:val="en-US"/>
        </w:rPr>
        <w:t xml:space="preserve">a cell in </w:t>
      </w:r>
      <w:del w:id="151" w:author="Anderson, Samuel R" w:date="2022-07-31T12:37:00Z">
        <w:r w:rsidR="00F02165" w:rsidRPr="0040044E" w:rsidDel="003C206A">
          <w:rPr>
            <w:lang w:val="en-US"/>
          </w:rPr>
          <w:delText>o</w:delText>
        </w:r>
        <w:r w:rsidR="004B695E" w:rsidRPr="0040044E" w:rsidDel="003C206A">
          <w:rPr>
            <w:lang w:val="en-US"/>
          </w:rPr>
          <w:delText xml:space="preserve">ur </w:delText>
        </w:r>
      </w:del>
      <w:ins w:id="152" w:author="Anderson, Samuel R" w:date="2022-07-31T12:37:00Z">
        <w:r w:rsidR="003C206A">
          <w:rPr>
            <w:lang w:val="en-US"/>
          </w:rPr>
          <w:t>this</w:t>
        </w:r>
        <w:r w:rsidR="003C206A" w:rsidRPr="0040044E">
          <w:rPr>
            <w:lang w:val="en-US"/>
          </w:rPr>
          <w:t xml:space="preserve"> </w:t>
        </w:r>
      </w:ins>
      <w:r w:rsidR="004B695E" w:rsidRPr="0040044E">
        <w:rPr>
          <w:lang w:val="en-US"/>
        </w:rPr>
        <w:t>case</w:t>
      </w:r>
      <w:r w:rsidR="00055F48" w:rsidRPr="0040044E">
        <w:rPr>
          <w:lang w:val="en-US"/>
        </w:rPr>
        <w:t>,</w:t>
      </w:r>
      <w:r w:rsidR="00F02165" w:rsidRPr="0040044E">
        <w:rPr>
          <w:lang w:val="en-US"/>
        </w:rPr>
        <w:t xml:space="preserve"> is controlled by the </w:t>
      </w:r>
      <w:r w:rsidR="00DE336A" w:rsidRPr="0040044E">
        <w:rPr>
          <w:lang w:val="en-US"/>
        </w:rPr>
        <w:t xml:space="preserve">sediment </w:t>
      </w:r>
      <w:r w:rsidR="00F02165" w:rsidRPr="0040044E">
        <w:rPr>
          <w:lang w:val="en-US"/>
        </w:rPr>
        <w:t xml:space="preserve">fluxes </w:t>
      </w:r>
      <w:r w:rsidR="00DE336A" w:rsidRPr="0040044E">
        <w:rPr>
          <w:lang w:val="en-US"/>
        </w:rPr>
        <w:t xml:space="preserve">crossing the faces of a </w:t>
      </w:r>
      <w:r w:rsidR="00F02165" w:rsidRPr="0040044E">
        <w:rPr>
          <w:lang w:val="en-US"/>
        </w:rPr>
        <w:t>cell</w:t>
      </w:r>
      <w:r w:rsidR="00DE336A" w:rsidRPr="0040044E">
        <w:rPr>
          <w:lang w:val="en-US"/>
        </w:rPr>
        <w:t xml:space="preserve"> (</w:t>
      </w:r>
      <w:r w:rsidR="009337CD" w:rsidRPr="0040044E">
        <w:rPr>
          <w:lang w:val="en-US"/>
        </w:rPr>
        <w:fldChar w:fldCharType="begin"/>
      </w:r>
      <w:r w:rsidR="009337CD" w:rsidRPr="0040044E">
        <w:rPr>
          <w:lang w:val="en-US"/>
        </w:rPr>
        <w:instrText xml:space="preserve"> REF _Ref102046190 </w:instrText>
      </w:r>
      <w:r w:rsidR="009337CD" w:rsidRPr="0040044E">
        <w:rPr>
          <w:lang w:val="en-US"/>
        </w:rPr>
        <w:fldChar w:fldCharType="separate"/>
      </w:r>
      <w:r w:rsidR="00F5136C" w:rsidRPr="0040044E">
        <w:rPr>
          <w:lang w:val="en-US"/>
        </w:rPr>
        <w:t xml:space="preserve">Figure </w:t>
      </w:r>
      <w:r w:rsidR="00F5136C">
        <w:rPr>
          <w:noProof/>
          <w:lang w:val="en-US"/>
        </w:rPr>
        <w:t>4</w:t>
      </w:r>
      <w:r w:rsidR="009337CD" w:rsidRPr="0040044E">
        <w:rPr>
          <w:lang w:val="en-US"/>
        </w:rPr>
        <w:fldChar w:fldCharType="end"/>
      </w:r>
      <w:r w:rsidR="00DE336A" w:rsidRPr="0040044E">
        <w:rPr>
          <w:lang w:val="en-US"/>
        </w:rPr>
        <w:t>).</w:t>
      </w:r>
    </w:p>
    <w:p w14:paraId="3EF4438A" w14:textId="6EDBBFA4" w:rsidR="002B1B14" w:rsidRPr="0040044E" w:rsidRDefault="00055F48" w:rsidP="009337CD">
      <w:pPr>
        <w:jc w:val="center"/>
        <w:rPr>
          <w:lang w:val="en-US"/>
        </w:rPr>
      </w:pPr>
      <w:r w:rsidRPr="0040044E">
        <w:rPr>
          <w:noProof/>
          <w:lang w:val="en-US"/>
        </w:rPr>
        <w:drawing>
          <wp:inline distT="0" distB="0" distL="0" distR="0" wp14:anchorId="7F53ED69" wp14:editId="0BA5A66E">
            <wp:extent cx="2642774" cy="1399472"/>
            <wp:effectExtent l="0" t="0" r="5715" b="0"/>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15"/>
                    <a:stretch>
                      <a:fillRect/>
                    </a:stretch>
                  </pic:blipFill>
                  <pic:spPr>
                    <a:xfrm>
                      <a:off x="0" y="0"/>
                      <a:ext cx="2651502" cy="1404094"/>
                    </a:xfrm>
                    <a:prstGeom prst="rect">
                      <a:avLst/>
                    </a:prstGeom>
                  </pic:spPr>
                </pic:pic>
              </a:graphicData>
            </a:graphic>
          </wp:inline>
        </w:drawing>
      </w:r>
    </w:p>
    <w:p w14:paraId="741F0ACA" w14:textId="640CA9E6" w:rsidR="009337CD" w:rsidRPr="0040044E" w:rsidRDefault="009337CD" w:rsidP="009337CD">
      <w:pPr>
        <w:pStyle w:val="Caption"/>
        <w:rPr>
          <w:lang w:val="en-US"/>
        </w:rPr>
      </w:pPr>
      <w:bookmarkStart w:id="153" w:name="_Ref102046190"/>
      <w:r w:rsidRPr="0040044E">
        <w:rPr>
          <w:lang w:val="en-US"/>
        </w:rPr>
        <w:t xml:space="preserve">Figure </w:t>
      </w:r>
      <w:r w:rsidRPr="0040044E">
        <w:rPr>
          <w:lang w:val="en-US"/>
        </w:rPr>
        <w:fldChar w:fldCharType="begin"/>
      </w:r>
      <w:r w:rsidRPr="0040044E">
        <w:rPr>
          <w:lang w:val="en-US"/>
        </w:rPr>
        <w:instrText xml:space="preserve"> SEQ Figure \* ARABIC </w:instrText>
      </w:r>
      <w:r w:rsidRPr="0040044E">
        <w:rPr>
          <w:lang w:val="en-US"/>
        </w:rPr>
        <w:fldChar w:fldCharType="separate"/>
      </w:r>
      <w:r w:rsidR="00C83179">
        <w:rPr>
          <w:noProof/>
          <w:lang w:val="en-US"/>
        </w:rPr>
        <w:t>4</w:t>
      </w:r>
      <w:r w:rsidRPr="0040044E">
        <w:rPr>
          <w:lang w:val="en-US"/>
        </w:rPr>
        <w:fldChar w:fldCharType="end"/>
      </w:r>
      <w:bookmarkEnd w:id="153"/>
      <w:r w:rsidRPr="0040044E">
        <w:rPr>
          <w:lang w:val="en-US"/>
        </w:rPr>
        <w:t>: Examples of an increasing (left) and decreasing (right) bed surface elevation in time</w:t>
      </w:r>
      <w:r w:rsidR="009D49BD" w:rsidRPr="0040044E">
        <w:rPr>
          <w:lang w:val="en-US"/>
        </w:rPr>
        <w:t xml:space="preserve">. </w:t>
      </w:r>
      <w:r w:rsidR="00EA4D11" w:rsidRPr="0040044E">
        <w:rPr>
          <w:lang w:val="en-US"/>
        </w:rPr>
        <w:t>Sediment fluxes across cell faces determine the net bed</w:t>
      </w:r>
      <w:r w:rsidR="00017F3D">
        <w:rPr>
          <w:lang w:val="en-US"/>
        </w:rPr>
        <w:t xml:space="preserve"> </w:t>
      </w:r>
      <w:r w:rsidR="00EA4D11" w:rsidRPr="0040044E">
        <w:rPr>
          <w:lang w:val="en-US"/>
        </w:rPr>
        <w:t xml:space="preserve">load transport rate within a cell and consequently dictates erosion or deposition of sediment. </w:t>
      </w:r>
      <w:r w:rsidR="009D49BD" w:rsidRPr="0040044E">
        <w:rPr>
          <w:lang w:val="en-US"/>
        </w:rPr>
        <w:t xml:space="preserve">Sediment transport rate </w:t>
      </w:r>
      <w:r w:rsidR="00E719D0" w:rsidRPr="0040044E">
        <w:rPr>
          <w:lang w:val="en-US"/>
        </w:rPr>
        <w:t>per unit width</w:t>
      </w:r>
      <w:r w:rsidR="009B4C1F" w:rsidRPr="0040044E">
        <w:rPr>
          <w:lang w:val="en-US"/>
        </w:rPr>
        <w:t xml:space="preserve"> </w:t>
      </w:r>
      <w:r w:rsidR="009D49BD" w:rsidRPr="0040044E">
        <w:rPr>
          <w:lang w:val="en-US"/>
        </w:rPr>
        <w:t xml:space="preserve">magnitude is represented </w:t>
      </w:r>
      <w:r w:rsidR="00A25219" w:rsidRPr="0040044E">
        <w:rPr>
          <w:lang w:val="en-US"/>
        </w:rPr>
        <w:t xml:space="preserve">by the length </w:t>
      </w:r>
      <w:r w:rsidR="009D49BD" w:rsidRPr="0040044E">
        <w:rPr>
          <w:lang w:val="en-US"/>
        </w:rPr>
        <w:t>of the arrow line</w:t>
      </w:r>
      <w:r w:rsidRPr="0040044E">
        <w:rPr>
          <w:lang w:val="en-US"/>
        </w:rPr>
        <w:t xml:space="preserve">. </w:t>
      </w:r>
      <w:r w:rsidR="00A25219" w:rsidRPr="0040044E">
        <w:rPr>
          <w:lang w:val="en-US"/>
        </w:rPr>
        <w:t>In the left, the sum of the three fluxes entering the cell is larger than that exiting, therefore</w:t>
      </w:r>
      <w:r w:rsidR="00BA10FF" w:rsidRPr="0040044E">
        <w:rPr>
          <w:lang w:val="en-US"/>
        </w:rPr>
        <w:t>,</w:t>
      </w:r>
      <w:r w:rsidR="00A25219" w:rsidRPr="0040044E">
        <w:rPr>
          <w:lang w:val="en-US"/>
        </w:rPr>
        <w:t xml:space="preserve"> there is net accumulation of </w:t>
      </w:r>
      <w:r w:rsidR="00BA10FF" w:rsidRPr="0040044E">
        <w:rPr>
          <w:lang w:val="en-US"/>
        </w:rPr>
        <w:t xml:space="preserve">sediment, </w:t>
      </w:r>
      <w:r w:rsidR="00A25219" w:rsidRPr="0040044E">
        <w:rPr>
          <w:lang w:val="en-US"/>
        </w:rPr>
        <w:t xml:space="preserve">and the bed </w:t>
      </w:r>
      <w:r w:rsidR="00BA10FF" w:rsidRPr="0040044E">
        <w:rPr>
          <w:lang w:val="en-US"/>
        </w:rPr>
        <w:t xml:space="preserve">elevation </w:t>
      </w:r>
      <w:r w:rsidR="00A25219" w:rsidRPr="0040044E">
        <w:rPr>
          <w:lang w:val="en-US"/>
        </w:rPr>
        <w:t xml:space="preserve">increases. In the right, fluxes in the </w:t>
      </w:r>
      <m:oMath>
        <m:r>
          <w:rPr>
            <w:rFonts w:ascii="Cambria Math" w:hAnsi="Cambria Math"/>
            <w:lang w:val="en-US"/>
          </w:rPr>
          <m:t>x</m:t>
        </m:r>
      </m:oMath>
      <w:r w:rsidR="00A25219" w:rsidRPr="0040044E">
        <w:rPr>
          <w:lang w:val="en-US"/>
        </w:rPr>
        <w:t xml:space="preserve"> direction are </w:t>
      </w:r>
      <w:r w:rsidR="00534C91" w:rsidRPr="0040044E">
        <w:rPr>
          <w:lang w:val="en-US"/>
        </w:rPr>
        <w:t xml:space="preserve">equal </w:t>
      </w:r>
      <w:r w:rsidR="0028072E">
        <w:rPr>
          <w:lang w:val="en-US"/>
        </w:rPr>
        <w:t xml:space="preserve">in magnitude </w:t>
      </w:r>
      <w:r w:rsidR="00534C91" w:rsidRPr="0040044E">
        <w:rPr>
          <w:lang w:val="en-US"/>
        </w:rPr>
        <w:t>so</w:t>
      </w:r>
      <w:r w:rsidR="00A25219" w:rsidRPr="0040044E">
        <w:rPr>
          <w:lang w:val="en-US"/>
        </w:rPr>
        <w:t xml:space="preserve"> they cancel each other, in the </w:t>
      </w:r>
      <m:oMath>
        <m:r>
          <w:rPr>
            <w:rFonts w:ascii="Cambria Math" w:hAnsi="Cambria Math"/>
            <w:lang w:val="en-US"/>
          </w:rPr>
          <m:t>y</m:t>
        </m:r>
      </m:oMath>
      <w:r w:rsidR="00A25219" w:rsidRPr="0040044E">
        <w:rPr>
          <w:lang w:val="en-US"/>
        </w:rPr>
        <w:t xml:space="preserve"> direction </w:t>
      </w:r>
      <w:r w:rsidR="00BA10FF" w:rsidRPr="0040044E">
        <w:rPr>
          <w:lang w:val="en-US"/>
        </w:rPr>
        <w:t xml:space="preserve">the flux leaving is larger, consequently the bed elevation will decrease. </w:t>
      </w:r>
    </w:p>
    <w:p w14:paraId="6A5F2120" w14:textId="5B64C3A5" w:rsidR="00434913" w:rsidRPr="0040044E" w:rsidRDefault="00AA76EA" w:rsidP="004024FD">
      <w:pPr>
        <w:rPr>
          <w:lang w:val="en-US"/>
        </w:rPr>
      </w:pPr>
      <w:r>
        <w:rPr>
          <w:lang w:val="en-US"/>
        </w:rPr>
        <w:t>We used</w:t>
      </w:r>
      <w:r w:rsidR="004F7A5B" w:rsidRPr="0040044E">
        <w:rPr>
          <w:lang w:val="en-US"/>
        </w:rPr>
        <w:t xml:space="preserve"> an explicit method </w:t>
      </w:r>
      <w:r>
        <w:rPr>
          <w:lang w:val="en-US"/>
        </w:rPr>
        <w:t xml:space="preserve">to </w:t>
      </w:r>
      <w:r w:rsidR="004F7A5B" w:rsidRPr="0040044E">
        <w:rPr>
          <w:lang w:val="en-US"/>
        </w:rPr>
        <w:t>approximate</w:t>
      </w:r>
      <w:r w:rsidR="00434913" w:rsidRPr="0040044E">
        <w:rPr>
          <w:lang w:val="en-US"/>
        </w:rPr>
        <w:t xml:space="preserve"> t</w:t>
      </w:r>
      <w:r w:rsidR="000E2CF6" w:rsidRPr="0040044E">
        <w:rPr>
          <w:lang w:val="en-US"/>
        </w:rPr>
        <w:t xml:space="preserve">he </w:t>
      </w:r>
      <w:r w:rsidR="00434913" w:rsidRPr="0040044E">
        <w:rPr>
          <w:lang w:val="en-US"/>
        </w:rPr>
        <w:t xml:space="preserve">solution of </w:t>
      </w:r>
      <w:r w:rsidR="00434913" w:rsidRPr="0040044E">
        <w:rPr>
          <w:lang w:val="en-US"/>
        </w:rPr>
        <w:fldChar w:fldCharType="begin"/>
      </w:r>
      <w:r w:rsidR="00434913" w:rsidRPr="0040044E">
        <w:rPr>
          <w:lang w:val="en-US"/>
        </w:rPr>
        <w:instrText xml:space="preserve"> REF _Ref102064896 \h </w:instrText>
      </w:r>
      <w:r w:rsidR="00434913" w:rsidRPr="0040044E">
        <w:rPr>
          <w:lang w:val="en-US"/>
        </w:rPr>
      </w:r>
      <w:r w:rsidR="00434913" w:rsidRPr="0040044E">
        <w:rPr>
          <w:lang w:val="en-US"/>
        </w:rPr>
        <w:fldChar w:fldCharType="separate"/>
      </w:r>
      <w:r w:rsidR="00F5136C" w:rsidRPr="0040044E">
        <w:rPr>
          <w:lang w:val="en-US"/>
        </w:rPr>
        <w:t xml:space="preserve">Eq. </w:t>
      </w:r>
      <w:r w:rsidR="00F5136C">
        <w:rPr>
          <w:noProof/>
          <w:lang w:val="en-US"/>
        </w:rPr>
        <w:t>25</w:t>
      </w:r>
      <w:r w:rsidR="00434913" w:rsidRPr="0040044E">
        <w:rPr>
          <w:lang w:val="en-US"/>
        </w:rPr>
        <w:fldChar w:fldCharType="end"/>
      </w:r>
      <w:r w:rsidR="00434913" w:rsidRPr="0040044E">
        <w:rPr>
          <w:lang w:val="en-US"/>
        </w:rPr>
        <w:t xml:space="preserve">. The </w:t>
      </w:r>
      <w:r w:rsidR="000E2CF6" w:rsidRPr="0040044E">
        <w:rPr>
          <w:lang w:val="en-US"/>
        </w:rPr>
        <w:t xml:space="preserve">gradients in </w:t>
      </w:r>
      <w:r w:rsidR="009D1B59" w:rsidRPr="0040044E">
        <w:rPr>
          <w:lang w:val="en-US"/>
        </w:rPr>
        <w:t xml:space="preserve">volumetric bed load transport rate per unit width </w:t>
      </w:r>
      <w:r w:rsidR="000E2CF6" w:rsidRPr="0040044E">
        <w:rPr>
          <w:lang w:val="en-US"/>
        </w:rPr>
        <w:t xml:space="preserve">in the </w:t>
      </w:r>
      <m:oMath>
        <m:r>
          <w:rPr>
            <w:rFonts w:ascii="Cambria Math" w:hAnsi="Cambria Math"/>
            <w:lang w:val="en-US"/>
          </w:rPr>
          <m:t>x</m:t>
        </m:r>
      </m:oMath>
      <w:r w:rsidR="000E2CF6" w:rsidRPr="0040044E">
        <w:rPr>
          <w:lang w:val="en-US"/>
        </w:rPr>
        <w:t xml:space="preserve"> and </w:t>
      </w:r>
      <m:oMath>
        <m:r>
          <w:rPr>
            <w:rFonts w:ascii="Cambria Math" w:hAnsi="Cambria Math"/>
            <w:lang w:val="en-US"/>
          </w:rPr>
          <m:t>y</m:t>
        </m:r>
      </m:oMath>
      <w:r w:rsidR="000E2CF6" w:rsidRPr="0040044E">
        <w:rPr>
          <w:lang w:val="en-US"/>
        </w:rPr>
        <w:t xml:space="preserve"> directions are</w:t>
      </w:r>
      <w:del w:id="154" w:author="Anderson, Samuel R" w:date="2022-07-31T12:37:00Z">
        <w:r w:rsidR="00B6037D" w:rsidRPr="0040044E" w:rsidDel="003C206A">
          <w:rPr>
            <w:lang w:val="en-US"/>
          </w:rPr>
          <w:delText xml:space="preserve"> </w:delText>
        </w:r>
      </w:del>
      <w:r w:rsidR="00434913" w:rsidRPr="0040044E">
        <w:rPr>
          <w:lang w:val="en-US"/>
        </w:rPr>
        <w:t>:</w:t>
      </w:r>
      <w:r w:rsidR="00B6037D" w:rsidRPr="0040044E">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5"/>
        <w:gridCol w:w="539"/>
        <w:gridCol w:w="2658"/>
        <w:gridCol w:w="4163"/>
      </w:tblGrid>
      <w:tr w:rsidR="00D7653E" w:rsidRPr="0040044E" w14:paraId="596B2220" w14:textId="77777777" w:rsidTr="00D7653E">
        <w:trPr>
          <w:jc w:val="center"/>
        </w:trPr>
        <w:tc>
          <w:tcPr>
            <w:tcW w:w="2718" w:type="dxa"/>
          </w:tcPr>
          <w:p w14:paraId="5E86C2D5" w14:textId="7838B08F" w:rsidR="00434913" w:rsidRPr="0040044E" w:rsidRDefault="00000000" w:rsidP="00BF7F5B">
            <w:pPr>
              <w:rPr>
                <w:i/>
                <w:lang w:val="en-US"/>
              </w:rPr>
            </w:pPr>
            <m:oMathPara>
              <m:oMathParaPr>
                <m:jc m:val="left"/>
              </m:oMathParaPr>
              <m:oMath>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b,x</m:t>
                        </m:r>
                      </m:sub>
                    </m:sSub>
                  </m:num>
                  <m:den>
                    <m:r>
                      <w:rPr>
                        <w:rFonts w:ascii="Cambria Math" w:hAnsi="Cambria Math"/>
                        <w:lang w:val="en-US"/>
                      </w:rPr>
                      <m:t>∂x</m:t>
                    </m:r>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b,x-1</m:t>
                        </m:r>
                      </m:sub>
                    </m:sSub>
                  </m:num>
                  <m:den>
                    <m:r>
                      <w:rPr>
                        <w:rFonts w:ascii="Cambria Math" w:hAnsi="Cambria Math"/>
                        <w:lang w:val="en-US"/>
                      </w:rPr>
                      <m:t>∆x</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b,x</m:t>
                        </m:r>
                      </m:sub>
                    </m:sSub>
                  </m:num>
                  <m:den>
                    <m:r>
                      <w:rPr>
                        <w:rFonts w:ascii="Cambria Math" w:hAnsi="Cambria Math"/>
                        <w:lang w:val="en-US"/>
                      </w:rPr>
                      <m:t>∆x</m:t>
                    </m:r>
                  </m:den>
                </m:f>
              </m:oMath>
            </m:oMathPara>
          </w:p>
        </w:tc>
        <w:tc>
          <w:tcPr>
            <w:tcW w:w="540" w:type="dxa"/>
          </w:tcPr>
          <w:p w14:paraId="72ED4908" w14:textId="77777777" w:rsidR="00434913" w:rsidRPr="0040044E" w:rsidRDefault="00434913" w:rsidP="00C12DEE">
            <w:pPr>
              <w:jc w:val="left"/>
              <w:rPr>
                <w:lang w:val="en-US"/>
              </w:rPr>
            </w:pPr>
            <w:r w:rsidRPr="0040044E">
              <w:rPr>
                <w:lang w:val="en-US"/>
              </w:rPr>
              <w:t xml:space="preserve">and </w:t>
            </w:r>
          </w:p>
        </w:tc>
        <w:tc>
          <w:tcPr>
            <w:tcW w:w="2700" w:type="dxa"/>
          </w:tcPr>
          <w:p w14:paraId="1417A814" w14:textId="102DAFC7" w:rsidR="00434913" w:rsidRPr="0040044E" w:rsidRDefault="00000000" w:rsidP="00BF7F5B">
            <w:pPr>
              <w:pStyle w:val="Caption"/>
              <w:jc w:val="right"/>
              <w:rPr>
                <w:lang w:val="en-US"/>
              </w:rPr>
            </w:pPr>
            <m:oMathPara>
              <m:oMathParaPr>
                <m:jc m:val="left"/>
              </m:oMathParaPr>
              <m:oMath>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b,y</m:t>
                        </m:r>
                      </m:sub>
                    </m:sSub>
                  </m:num>
                  <m:den>
                    <m:r>
                      <w:rPr>
                        <w:rFonts w:ascii="Cambria Math" w:hAnsi="Cambria Math"/>
                        <w:lang w:val="en-US"/>
                      </w:rPr>
                      <m:t>∂y</m:t>
                    </m:r>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b,y</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b,y-1</m:t>
                        </m:r>
                      </m:sub>
                    </m:sSub>
                  </m:num>
                  <m:den>
                    <m:r>
                      <w:rPr>
                        <w:rFonts w:ascii="Cambria Math" w:hAnsi="Cambria Math"/>
                        <w:lang w:val="en-US"/>
                      </w:rPr>
                      <m:t>∆y</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b,y</m:t>
                        </m:r>
                      </m:sub>
                    </m:sSub>
                  </m:num>
                  <m:den>
                    <m:r>
                      <w:rPr>
                        <w:rFonts w:ascii="Cambria Math" w:hAnsi="Cambria Math"/>
                        <w:lang w:val="en-US"/>
                      </w:rPr>
                      <m:t>∆y</m:t>
                    </m:r>
                  </m:den>
                </m:f>
              </m:oMath>
            </m:oMathPara>
          </w:p>
        </w:tc>
        <w:tc>
          <w:tcPr>
            <w:tcW w:w="4293" w:type="dxa"/>
          </w:tcPr>
          <w:p w14:paraId="6A97B798" w14:textId="2DBBEC42" w:rsidR="00434913" w:rsidRPr="0040044E" w:rsidRDefault="00434913" w:rsidP="00BF7F5B">
            <w:pPr>
              <w:pStyle w:val="Caption"/>
              <w:jc w:val="right"/>
              <w:rPr>
                <w:lang w:val="en-US"/>
              </w:rPr>
            </w:pPr>
            <w:r w:rsidRPr="0040044E">
              <w:rPr>
                <w:lang w:val="en-US"/>
              </w:rPr>
              <w:t xml:space="preserve">Eq. </w:t>
            </w:r>
            <w:r w:rsidRPr="0040044E">
              <w:rPr>
                <w:lang w:val="en-US"/>
              </w:rPr>
              <w:fldChar w:fldCharType="begin"/>
            </w:r>
            <w:r w:rsidRPr="0040044E">
              <w:rPr>
                <w:lang w:val="en-US"/>
              </w:rPr>
              <w:instrText xml:space="preserve"> SEQ Eq. \* ARABIC </w:instrText>
            </w:r>
            <w:r w:rsidRPr="0040044E">
              <w:rPr>
                <w:lang w:val="en-US"/>
              </w:rPr>
              <w:fldChar w:fldCharType="separate"/>
            </w:r>
            <w:r w:rsidR="00F5136C">
              <w:rPr>
                <w:noProof/>
                <w:lang w:val="en-US"/>
              </w:rPr>
              <w:t>26</w:t>
            </w:r>
            <w:r w:rsidRPr="0040044E">
              <w:rPr>
                <w:lang w:val="en-US"/>
              </w:rPr>
              <w:fldChar w:fldCharType="end"/>
            </w:r>
          </w:p>
        </w:tc>
      </w:tr>
    </w:tbl>
    <w:p w14:paraId="58DEF157" w14:textId="6B928741" w:rsidR="000E2CF6" w:rsidRPr="0040044E" w:rsidRDefault="004C3AD3" w:rsidP="004024FD">
      <w:pPr>
        <w:rPr>
          <w:lang w:val="en-US"/>
        </w:rPr>
      </w:pPr>
      <w:r w:rsidRPr="0040044E">
        <w:rPr>
          <w:lang w:val="en-US"/>
        </w:rPr>
        <w:t xml:space="preserve">where the locations </w:t>
      </w:r>
      <m:oMath>
        <m:r>
          <w:rPr>
            <w:rFonts w:ascii="Cambria Math" w:hAnsi="Cambria Math"/>
            <w:lang w:val="en-US"/>
          </w:rPr>
          <m:t>x</m:t>
        </m:r>
      </m:oMath>
      <w:r w:rsidRPr="0040044E">
        <w:rPr>
          <w:lang w:val="en-US"/>
        </w:rPr>
        <w:t xml:space="preserve">, </w:t>
      </w:r>
      <m:oMath>
        <m:r>
          <w:rPr>
            <w:rFonts w:ascii="Cambria Math" w:hAnsi="Cambria Math"/>
            <w:lang w:val="en-US"/>
          </w:rPr>
          <m:t>x-1</m:t>
        </m:r>
      </m:oMath>
      <w:r w:rsidRPr="0040044E">
        <w:rPr>
          <w:lang w:val="en-US"/>
        </w:rPr>
        <w:t xml:space="preserve">, </w:t>
      </w:r>
      <m:oMath>
        <m:r>
          <w:rPr>
            <w:rFonts w:ascii="Cambria Math" w:hAnsi="Cambria Math"/>
            <w:lang w:val="en-US"/>
          </w:rPr>
          <m:t>y</m:t>
        </m:r>
      </m:oMath>
      <w:r w:rsidRPr="0040044E">
        <w:rPr>
          <w:lang w:val="en-US"/>
        </w:rPr>
        <w:t xml:space="preserve">, and </w:t>
      </w:r>
      <m:oMath>
        <m:r>
          <w:rPr>
            <w:rFonts w:ascii="Cambria Math" w:hAnsi="Cambria Math"/>
            <w:lang w:val="en-US"/>
          </w:rPr>
          <m:t>y-1</m:t>
        </m:r>
      </m:oMath>
      <w:r w:rsidRPr="0040044E">
        <w:rPr>
          <w:lang w:val="en-US"/>
        </w:rPr>
        <w:t xml:space="preserve"> are shown in </w:t>
      </w:r>
      <w:r w:rsidRPr="0040044E">
        <w:rPr>
          <w:lang w:val="en-US"/>
        </w:rPr>
        <w:fldChar w:fldCharType="begin"/>
      </w:r>
      <w:r w:rsidRPr="0040044E">
        <w:rPr>
          <w:lang w:val="en-US"/>
        </w:rPr>
        <w:instrText xml:space="preserve"> REF _Ref102046190 </w:instrText>
      </w:r>
      <w:r w:rsidRPr="0040044E">
        <w:rPr>
          <w:lang w:val="en-US"/>
        </w:rPr>
        <w:fldChar w:fldCharType="separate"/>
      </w:r>
      <w:r w:rsidR="00F5136C" w:rsidRPr="0040044E">
        <w:rPr>
          <w:lang w:val="en-US"/>
        </w:rPr>
        <w:t xml:space="preserve">Figure </w:t>
      </w:r>
      <w:r w:rsidR="00F5136C">
        <w:rPr>
          <w:noProof/>
          <w:lang w:val="en-US"/>
        </w:rPr>
        <w:t>4</w:t>
      </w:r>
      <w:r w:rsidRPr="0040044E">
        <w:rPr>
          <w:lang w:val="en-US"/>
        </w:rPr>
        <w:fldChar w:fldCharType="end"/>
      </w:r>
      <w:r w:rsidRPr="0040044E">
        <w:rPr>
          <w:lang w:val="en-US"/>
        </w:rPr>
        <w:t xml:space="preserve">. </w:t>
      </w:r>
      <w:r w:rsidR="00C12DEE" w:rsidRPr="0040044E">
        <w:rPr>
          <w:lang w:val="en-US"/>
        </w:rPr>
        <w:t xml:space="preserve">The right-hand side of </w:t>
      </w:r>
      <w:r w:rsidR="00C12DEE" w:rsidRPr="0040044E">
        <w:rPr>
          <w:lang w:val="en-US"/>
        </w:rPr>
        <w:fldChar w:fldCharType="begin"/>
      </w:r>
      <w:r w:rsidR="00C12DEE" w:rsidRPr="0040044E">
        <w:rPr>
          <w:lang w:val="en-US"/>
        </w:rPr>
        <w:instrText xml:space="preserve"> REF _Ref102064896 \h </w:instrText>
      </w:r>
      <w:r w:rsidR="00C12DEE" w:rsidRPr="0040044E">
        <w:rPr>
          <w:lang w:val="en-US"/>
        </w:rPr>
      </w:r>
      <w:r w:rsidR="00C12DEE" w:rsidRPr="0040044E">
        <w:rPr>
          <w:lang w:val="en-US"/>
        </w:rPr>
        <w:fldChar w:fldCharType="separate"/>
      </w:r>
      <w:r w:rsidR="00F5136C" w:rsidRPr="0040044E">
        <w:rPr>
          <w:lang w:val="en-US"/>
        </w:rPr>
        <w:t xml:space="preserve">Eq. </w:t>
      </w:r>
      <w:r w:rsidR="00F5136C">
        <w:rPr>
          <w:noProof/>
          <w:lang w:val="en-US"/>
        </w:rPr>
        <w:t>25</w:t>
      </w:r>
      <w:r w:rsidR="00C12DEE" w:rsidRPr="0040044E">
        <w:rPr>
          <w:lang w:val="en-US"/>
        </w:rPr>
        <w:fldChar w:fldCharType="end"/>
      </w:r>
      <w:r w:rsidR="00C12DEE" w:rsidRPr="0040044E">
        <w:rPr>
          <w:lang w:val="en-US"/>
        </w:rPr>
        <w:t xml:space="preserve"> can be expressed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07"/>
        <w:gridCol w:w="2583"/>
        <w:gridCol w:w="1345"/>
      </w:tblGrid>
      <w:tr w:rsidR="00D7653E" w:rsidRPr="0040044E" w14:paraId="0A11B833" w14:textId="77777777" w:rsidTr="00D7653E">
        <w:trPr>
          <w:jc w:val="center"/>
        </w:trPr>
        <w:tc>
          <w:tcPr>
            <w:tcW w:w="6228" w:type="dxa"/>
          </w:tcPr>
          <w:p w14:paraId="28FE1677" w14:textId="24E82200" w:rsidR="00D7653E" w:rsidRPr="0040044E" w:rsidRDefault="00000000" w:rsidP="00BF7F5B">
            <w:pPr>
              <w:rPr>
                <w:i/>
                <w:lang w:val="en-US"/>
              </w:rPr>
            </w:pPr>
            <m:oMathPara>
              <m:oMathParaPr>
                <m:jc m:val="left"/>
              </m:oMathParaPr>
              <m:oMath>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b,x</m:t>
                        </m:r>
                      </m:sub>
                    </m:sSub>
                  </m:num>
                  <m:den>
                    <m:r>
                      <w:rPr>
                        <w:rFonts w:ascii="Cambria Math" w:hAnsi="Cambria Math"/>
                        <w:lang w:val="en-US"/>
                      </w:rPr>
                      <m:t>∂x</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b,y</m:t>
                        </m:r>
                      </m:sub>
                    </m:sSub>
                  </m:num>
                  <m:den>
                    <m:r>
                      <w:rPr>
                        <w:rFonts w:ascii="Cambria Math" w:hAnsi="Cambria Math"/>
                        <w:lang w:val="en-US"/>
                      </w:rPr>
                      <m:t>∂y</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b,x</m:t>
                        </m:r>
                      </m:sub>
                    </m:sSub>
                    <m:r>
                      <w:rPr>
                        <w:rFonts w:ascii="Cambria Math" w:hAnsi="Cambria Math"/>
                        <w:lang w:val="en-US"/>
                      </w:rPr>
                      <m:t>∆y+∆</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b,y</m:t>
                        </m:r>
                      </m:sub>
                    </m:sSub>
                    <m:r>
                      <w:rPr>
                        <w:rFonts w:ascii="Cambria Math" w:hAnsi="Cambria Math"/>
                        <w:lang w:val="en-US"/>
                      </w:rPr>
                      <m:t>∆x</m:t>
                    </m:r>
                  </m:num>
                  <m:den>
                    <m:r>
                      <w:rPr>
                        <w:rFonts w:ascii="Cambria Math" w:hAnsi="Cambria Math"/>
                        <w:lang w:val="en-US"/>
                      </w:rPr>
                      <m:t>∆x∆y</m:t>
                    </m:r>
                  </m:den>
                </m:f>
              </m:oMath>
            </m:oMathPara>
          </w:p>
        </w:tc>
        <w:tc>
          <w:tcPr>
            <w:tcW w:w="2653" w:type="dxa"/>
          </w:tcPr>
          <w:p w14:paraId="2E3AD345" w14:textId="0B2747A6" w:rsidR="00D7653E" w:rsidRPr="0040044E" w:rsidRDefault="00D7653E" w:rsidP="00BF7F5B">
            <w:pPr>
              <w:pStyle w:val="Caption"/>
              <w:jc w:val="right"/>
              <w:rPr>
                <w:lang w:val="en-US"/>
              </w:rPr>
            </w:pPr>
          </w:p>
        </w:tc>
        <w:tc>
          <w:tcPr>
            <w:tcW w:w="1370" w:type="dxa"/>
          </w:tcPr>
          <w:p w14:paraId="21C7D3B6" w14:textId="716A64E6" w:rsidR="00D7653E" w:rsidRPr="0040044E" w:rsidRDefault="00D7653E" w:rsidP="00BF7F5B">
            <w:pPr>
              <w:pStyle w:val="Caption"/>
              <w:jc w:val="right"/>
              <w:rPr>
                <w:lang w:val="en-US"/>
              </w:rPr>
            </w:pPr>
            <w:r w:rsidRPr="0040044E">
              <w:rPr>
                <w:lang w:val="en-US"/>
              </w:rPr>
              <w:t xml:space="preserve">Eq. </w:t>
            </w:r>
            <w:r w:rsidRPr="0040044E">
              <w:rPr>
                <w:lang w:val="en-US"/>
              </w:rPr>
              <w:fldChar w:fldCharType="begin"/>
            </w:r>
            <w:r w:rsidRPr="0040044E">
              <w:rPr>
                <w:lang w:val="en-US"/>
              </w:rPr>
              <w:instrText xml:space="preserve"> SEQ Eq. \* ARABIC </w:instrText>
            </w:r>
            <w:r w:rsidRPr="0040044E">
              <w:rPr>
                <w:lang w:val="en-US"/>
              </w:rPr>
              <w:fldChar w:fldCharType="separate"/>
            </w:r>
            <w:r w:rsidR="00F5136C">
              <w:rPr>
                <w:noProof/>
                <w:lang w:val="en-US"/>
              </w:rPr>
              <w:t>27</w:t>
            </w:r>
            <w:r w:rsidRPr="0040044E">
              <w:rPr>
                <w:lang w:val="en-US"/>
              </w:rPr>
              <w:fldChar w:fldCharType="end"/>
            </w:r>
          </w:p>
        </w:tc>
      </w:tr>
    </w:tbl>
    <w:p w14:paraId="29792E3D" w14:textId="42B5C19E" w:rsidR="00C12DEE" w:rsidRPr="0040044E" w:rsidRDefault="009D1B59" w:rsidP="004024FD">
      <w:pPr>
        <w:rPr>
          <w:lang w:val="en-US"/>
        </w:rPr>
      </w:pPr>
      <w:r w:rsidRPr="0040044E">
        <w:rPr>
          <w:lang w:val="en-US"/>
        </w:rPr>
        <w:t>here</w:t>
      </w:r>
      <w:r w:rsidR="00FA788E" w:rsidRPr="0040044E">
        <w:rPr>
          <w:lang w:val="en-US"/>
        </w:rPr>
        <w:t>,</w:t>
      </w:r>
      <w:r w:rsidRPr="0040044E">
        <w:rPr>
          <w:lang w:val="en-US"/>
        </w:rPr>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b,x</m:t>
            </m:r>
          </m:sub>
        </m:sSub>
        <m:r>
          <w:rPr>
            <w:rFonts w:ascii="Cambria Math" w:hAnsi="Cambria Math"/>
            <w:lang w:val="en-US"/>
          </w:rPr>
          <m:t>∆y</m:t>
        </m:r>
      </m:oMath>
      <w:r w:rsidRPr="0040044E">
        <w:rPr>
          <w:lang w:val="en-US"/>
        </w:rPr>
        <w:t xml:space="preserve"> and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b,y</m:t>
            </m:r>
          </m:sub>
        </m:sSub>
        <m:r>
          <w:rPr>
            <w:rFonts w:ascii="Cambria Math" w:hAnsi="Cambria Math"/>
            <w:lang w:val="en-US"/>
          </w:rPr>
          <m:t>∆x</m:t>
        </m:r>
      </m:oMath>
      <w:r w:rsidRPr="0040044E">
        <w:rPr>
          <w:lang w:val="en-US"/>
        </w:rPr>
        <w:t xml:space="preserve"> are the volumetric bed load transport rates in each direction,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b,x</m:t>
            </m:r>
          </m:sub>
        </m:sSub>
        <m:r>
          <w:rPr>
            <w:rFonts w:ascii="Cambria Math" w:hAnsi="Cambria Math"/>
            <w:lang w:val="en-US"/>
          </w:rPr>
          <m:t>∆y+∆</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b,y</m:t>
            </m:r>
          </m:sub>
        </m:sSub>
        <m:r>
          <w:rPr>
            <w:rFonts w:ascii="Cambria Math" w:hAnsi="Cambria Math"/>
            <w:lang w:val="en-US"/>
          </w:rPr>
          <m:t>∆x=∆</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m:t>
            </m:r>
          </m:sub>
        </m:sSub>
      </m:oMath>
      <w:r w:rsidRPr="0040044E">
        <w:rPr>
          <w:lang w:val="en-US"/>
        </w:rPr>
        <w:t xml:space="preserve"> is the net volumetric bed load transport rate</w:t>
      </w:r>
      <w:r w:rsidR="00CA70CF" w:rsidRPr="0040044E">
        <w:rPr>
          <w:lang w:val="en-US"/>
        </w:rPr>
        <w:t xml:space="preserve">, and </w:t>
      </w:r>
      <m:oMath>
        <m:r>
          <w:rPr>
            <w:rFonts w:ascii="Cambria Math" w:hAnsi="Cambria Math"/>
            <w:lang w:val="en-US"/>
          </w:rPr>
          <m:t>∆x∆y=</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xy</m:t>
            </m:r>
          </m:sub>
        </m:sSub>
      </m:oMath>
      <w:r w:rsidR="00CA70CF" w:rsidRPr="0040044E">
        <w:rPr>
          <w:lang w:val="en-US"/>
        </w:rPr>
        <w:t xml:space="preserve"> is the area of a cell. </w:t>
      </w:r>
      <w:r w:rsidR="004C3AD3" w:rsidRPr="0040044E">
        <w:rPr>
          <w:lang w:val="en-US"/>
        </w:rPr>
        <w:t xml:space="preserve">Considering these </w:t>
      </w:r>
      <w:r w:rsidR="006341C8" w:rsidRPr="0040044E">
        <w:rPr>
          <w:lang w:val="en-US"/>
        </w:rPr>
        <w:t>definitions,</w:t>
      </w:r>
      <w:r w:rsidR="004C3AD3" w:rsidRPr="0040044E">
        <w:rPr>
          <w:lang w:val="en-US"/>
        </w:rPr>
        <w:t xml:space="preserve"> t</w:t>
      </w:r>
      <w:r w:rsidR="00CA70CF" w:rsidRPr="0040044E">
        <w:rPr>
          <w:lang w:val="en-US"/>
        </w:rPr>
        <w:t xml:space="preserve">he explicit solution to </w:t>
      </w:r>
      <w:r w:rsidR="00CA70CF" w:rsidRPr="0040044E">
        <w:rPr>
          <w:lang w:val="en-US"/>
        </w:rPr>
        <w:fldChar w:fldCharType="begin"/>
      </w:r>
      <w:r w:rsidR="00CA70CF" w:rsidRPr="0040044E">
        <w:rPr>
          <w:lang w:val="en-US"/>
        </w:rPr>
        <w:instrText xml:space="preserve"> REF _Ref102064896 \h </w:instrText>
      </w:r>
      <w:r w:rsidR="00CA70CF" w:rsidRPr="0040044E">
        <w:rPr>
          <w:lang w:val="en-US"/>
        </w:rPr>
      </w:r>
      <w:r w:rsidR="00CA70CF" w:rsidRPr="0040044E">
        <w:rPr>
          <w:lang w:val="en-US"/>
        </w:rPr>
        <w:fldChar w:fldCharType="separate"/>
      </w:r>
      <w:r w:rsidR="00F5136C" w:rsidRPr="0040044E">
        <w:rPr>
          <w:lang w:val="en-US"/>
        </w:rPr>
        <w:t xml:space="preserve">Eq. </w:t>
      </w:r>
      <w:r w:rsidR="00F5136C">
        <w:rPr>
          <w:noProof/>
          <w:lang w:val="en-US"/>
        </w:rPr>
        <w:t>25</w:t>
      </w:r>
      <w:r w:rsidR="00CA70CF" w:rsidRPr="0040044E">
        <w:rPr>
          <w:lang w:val="en-US"/>
        </w:rPr>
        <w:fldChar w:fldCharType="end"/>
      </w:r>
      <w:r w:rsidR="00CA70CF" w:rsidRPr="0040044E">
        <w:rPr>
          <w:lang w:val="en-US"/>
        </w:rPr>
        <w:t xml:space="preserve"> is: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03"/>
        <w:gridCol w:w="2586"/>
        <w:gridCol w:w="1346"/>
      </w:tblGrid>
      <w:tr w:rsidR="00CA70CF" w:rsidRPr="0040044E" w14:paraId="5E33F1E5" w14:textId="77777777" w:rsidTr="00BF7F5B">
        <w:trPr>
          <w:jc w:val="center"/>
        </w:trPr>
        <w:tc>
          <w:tcPr>
            <w:tcW w:w="6228" w:type="dxa"/>
          </w:tcPr>
          <w:p w14:paraId="23D3631A" w14:textId="61093289" w:rsidR="00CA70CF" w:rsidRPr="0040044E" w:rsidRDefault="00000000" w:rsidP="00BF7F5B">
            <w:pPr>
              <w:rPr>
                <w:i/>
                <w:lang w:val="en-US"/>
              </w:rPr>
            </w:pPr>
            <m:oMathPara>
              <m:oMathParaPr>
                <m:jc m:val="left"/>
              </m:oMathParaPr>
              <m:oMath>
                <m:sSub>
                  <m:sSubPr>
                    <m:ctrlPr>
                      <w:rPr>
                        <w:rFonts w:ascii="Cambria Math" w:hAnsi="Cambria Math"/>
                        <w:i/>
                        <w:lang w:val="en-US"/>
                      </w:rPr>
                    </m:ctrlPr>
                  </m:sSubPr>
                  <m:e>
                    <m:r>
                      <w:rPr>
                        <w:rFonts w:ascii="Cambria Math" w:hAnsi="Cambria Math"/>
                        <w:lang w:val="en-US"/>
                      </w:rPr>
                      <m:t>η</m:t>
                    </m:r>
                  </m:e>
                  <m:sub>
                    <m:r>
                      <w:rPr>
                        <w:rFonts w:ascii="Cambria Math" w:hAnsi="Cambria Math"/>
                        <w:lang w:val="en-US"/>
                      </w:rPr>
                      <m:t>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η</m:t>
                    </m:r>
                  </m:e>
                  <m:sub>
                    <m:r>
                      <w:rPr>
                        <w:rFonts w:ascii="Cambria Math" w:hAnsi="Cambria Math"/>
                        <w:lang w:val="en-US"/>
                      </w:rPr>
                      <m:t>t</m:t>
                    </m:r>
                  </m:sub>
                </m:sSub>
                <m:r>
                  <w:rPr>
                    <w:rFonts w:ascii="Cambria Math" w:hAnsi="Cambria Math"/>
                    <w:lang w:val="en-US"/>
                  </w:rPr>
                  <m:t>-∆t</m:t>
                </m:r>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m:t>
                        </m:r>
                      </m:sub>
                    </m:sSub>
                  </m:num>
                  <m:den>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p</m:t>
                            </m:r>
                          </m:sub>
                        </m:sSub>
                      </m:e>
                    </m:d>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xy</m:t>
                        </m:r>
                      </m:sub>
                    </m:sSub>
                  </m:den>
                </m:f>
              </m:oMath>
            </m:oMathPara>
          </w:p>
        </w:tc>
        <w:tc>
          <w:tcPr>
            <w:tcW w:w="2653" w:type="dxa"/>
          </w:tcPr>
          <w:p w14:paraId="7F8DA6C5" w14:textId="77777777" w:rsidR="00CA70CF" w:rsidRPr="0040044E" w:rsidRDefault="00CA70CF" w:rsidP="00BF7F5B">
            <w:pPr>
              <w:pStyle w:val="Caption"/>
              <w:jc w:val="right"/>
              <w:rPr>
                <w:lang w:val="en-US"/>
              </w:rPr>
            </w:pPr>
          </w:p>
        </w:tc>
        <w:tc>
          <w:tcPr>
            <w:tcW w:w="1370" w:type="dxa"/>
          </w:tcPr>
          <w:p w14:paraId="7843DAF5" w14:textId="75F3D9A3" w:rsidR="00CA70CF" w:rsidRPr="0040044E" w:rsidRDefault="00CA70CF" w:rsidP="00BF7F5B">
            <w:pPr>
              <w:pStyle w:val="Caption"/>
              <w:jc w:val="right"/>
              <w:rPr>
                <w:lang w:val="en-US"/>
              </w:rPr>
            </w:pPr>
            <w:bookmarkStart w:id="155" w:name="_Ref105145737"/>
            <w:r w:rsidRPr="0040044E">
              <w:rPr>
                <w:lang w:val="en-US"/>
              </w:rPr>
              <w:t xml:space="preserve">Eq. </w:t>
            </w:r>
            <w:r w:rsidRPr="0040044E">
              <w:rPr>
                <w:lang w:val="en-US"/>
              </w:rPr>
              <w:fldChar w:fldCharType="begin"/>
            </w:r>
            <w:r w:rsidRPr="0040044E">
              <w:rPr>
                <w:lang w:val="en-US"/>
              </w:rPr>
              <w:instrText xml:space="preserve"> SEQ Eq. \* ARABIC </w:instrText>
            </w:r>
            <w:r w:rsidRPr="0040044E">
              <w:rPr>
                <w:lang w:val="en-US"/>
              </w:rPr>
              <w:fldChar w:fldCharType="separate"/>
            </w:r>
            <w:r w:rsidR="00F5136C">
              <w:rPr>
                <w:noProof/>
                <w:lang w:val="en-US"/>
              </w:rPr>
              <w:t>28</w:t>
            </w:r>
            <w:r w:rsidRPr="0040044E">
              <w:rPr>
                <w:lang w:val="en-US"/>
              </w:rPr>
              <w:fldChar w:fldCharType="end"/>
            </w:r>
            <w:bookmarkEnd w:id="155"/>
          </w:p>
        </w:tc>
      </w:tr>
    </w:tbl>
    <w:p w14:paraId="00BBFC69" w14:textId="77777777" w:rsidR="00473E9B" w:rsidRDefault="00473E9B" w:rsidP="00FE63FE">
      <w:pPr>
        <w:rPr>
          <w:lang w:val="en-US"/>
        </w:rPr>
      </w:pPr>
    </w:p>
    <w:p w14:paraId="7DB78A39" w14:textId="1C7C0F1D" w:rsidR="008B73DB" w:rsidRPr="0040044E" w:rsidRDefault="006A7380" w:rsidP="00A562FB">
      <w:pPr>
        <w:rPr>
          <w:lang w:val="en-US"/>
        </w:rPr>
      </w:pPr>
      <w:r>
        <w:rPr>
          <w:lang w:val="en-US"/>
        </w:rPr>
        <w:t>B</w:t>
      </w:r>
      <w:r w:rsidR="007D034A" w:rsidRPr="0040044E">
        <w:rPr>
          <w:lang w:val="en-US"/>
        </w:rPr>
        <w:t xml:space="preserve">oundary conditions </w:t>
      </w:r>
      <w:r w:rsidR="00A05F1A" w:rsidRPr="0040044E">
        <w:rPr>
          <w:lang w:val="en-US"/>
        </w:rPr>
        <w:t xml:space="preserve">for updating the bed surface elevation </w:t>
      </w:r>
      <w:r w:rsidR="007D034A" w:rsidRPr="0040044E">
        <w:rPr>
          <w:lang w:val="en-US"/>
        </w:rPr>
        <w:t>are only required at the watershed outlet</w:t>
      </w:r>
      <w:r w:rsidR="00A05F1A" w:rsidRPr="0040044E">
        <w:rPr>
          <w:lang w:val="en-US"/>
        </w:rPr>
        <w:t xml:space="preserve">. Two options </w:t>
      </w:r>
      <w:r w:rsidR="00386669" w:rsidRPr="0040044E">
        <w:rPr>
          <w:lang w:val="en-US"/>
        </w:rPr>
        <w:t xml:space="preserve">can be specified, </w:t>
      </w:r>
      <w:r w:rsidR="007D034A" w:rsidRPr="0040044E">
        <w:rPr>
          <w:lang w:val="en-US"/>
        </w:rPr>
        <w:t>zero-gradient</w:t>
      </w:r>
      <w:ins w:id="156" w:author="Anderson, Samuel R" w:date="2022-07-31T12:37:00Z">
        <w:r w:rsidR="003C206A">
          <w:rPr>
            <w:lang w:val="en-US"/>
          </w:rPr>
          <w:t xml:space="preserve">, </w:t>
        </w:r>
        <w:proofErr w:type="spellStart"/>
        <w:r w:rsidR="003C206A">
          <w:rPr>
            <w:lang w:val="en-US"/>
          </w:rPr>
          <w:t>the</w:t>
        </w:r>
      </w:ins>
      <w:del w:id="157" w:author="Anderson, Samuel R" w:date="2022-07-31T12:37:00Z">
        <w:r w:rsidR="007D034A" w:rsidRPr="0040044E" w:rsidDel="003C206A">
          <w:rPr>
            <w:lang w:val="en-US"/>
          </w:rPr>
          <w:delText xml:space="preserve"> (</w:delText>
        </w:r>
      </w:del>
      <w:r w:rsidR="007D034A" w:rsidRPr="0040044E">
        <w:rPr>
          <w:lang w:val="en-US"/>
        </w:rPr>
        <w:t>default</w:t>
      </w:r>
      <w:proofErr w:type="spellEnd"/>
      <w:r w:rsidR="007D034A" w:rsidRPr="0040044E">
        <w:rPr>
          <w:lang w:val="en-US"/>
        </w:rPr>
        <w:t xml:space="preserve"> option</w:t>
      </w:r>
      <w:ins w:id="158" w:author="Anderson, Samuel R" w:date="2022-07-31T12:37:00Z">
        <w:r w:rsidR="003C206A">
          <w:rPr>
            <w:lang w:val="en-US"/>
          </w:rPr>
          <w:t>,</w:t>
        </w:r>
      </w:ins>
      <w:del w:id="159" w:author="Anderson, Samuel R" w:date="2022-07-31T12:37:00Z">
        <w:r w:rsidR="007D034A" w:rsidRPr="0040044E" w:rsidDel="003C206A">
          <w:rPr>
            <w:lang w:val="en-US"/>
          </w:rPr>
          <w:delText>)</w:delText>
        </w:r>
      </w:del>
      <w:r w:rsidR="007D034A" w:rsidRPr="0040044E">
        <w:rPr>
          <w:lang w:val="en-US"/>
        </w:rPr>
        <w:t xml:space="preserve"> and</w:t>
      </w:r>
      <w:ins w:id="160" w:author="Anderson, Samuel R" w:date="2022-07-31T12:38:00Z">
        <w:r w:rsidR="003C206A">
          <w:rPr>
            <w:lang w:val="en-US"/>
          </w:rPr>
          <w:t xml:space="preserve"> a</w:t>
        </w:r>
      </w:ins>
      <w:r w:rsidR="007D034A" w:rsidRPr="0040044E">
        <w:rPr>
          <w:lang w:val="en-US"/>
        </w:rPr>
        <w:t xml:space="preserve"> fixed-value condition. </w:t>
      </w:r>
      <w:r w:rsidR="00FE63FE" w:rsidRPr="0040044E">
        <w:rPr>
          <w:lang w:val="en-US"/>
        </w:rPr>
        <w:t>When other type of boundary condition</w:t>
      </w:r>
      <w:ins w:id="161" w:author="Anderson, Samuel R" w:date="2022-07-31T12:38:00Z">
        <w:r w:rsidR="003C206A">
          <w:rPr>
            <w:lang w:val="en-US"/>
          </w:rPr>
          <w:t>s</w:t>
        </w:r>
      </w:ins>
      <w:r w:rsidR="00FE63FE" w:rsidRPr="0040044E">
        <w:rPr>
          <w:lang w:val="en-US"/>
        </w:rPr>
        <w:t xml:space="preserve"> </w:t>
      </w:r>
      <w:del w:id="162" w:author="Anderson, Samuel R" w:date="2022-07-31T12:38:00Z">
        <w:r w:rsidR="00EC3166" w:rsidDel="003C206A">
          <w:rPr>
            <w:lang w:val="en-US"/>
          </w:rPr>
          <w:delText>is</w:delText>
        </w:r>
        <w:r w:rsidR="00FE63FE" w:rsidDel="003C206A">
          <w:rPr>
            <w:lang w:val="en-US"/>
          </w:rPr>
          <w:delText xml:space="preserve"> </w:delText>
        </w:r>
      </w:del>
      <w:ins w:id="163" w:author="Anderson, Samuel R" w:date="2022-07-31T12:38:00Z">
        <w:r w:rsidR="003C206A">
          <w:rPr>
            <w:lang w:val="en-US"/>
          </w:rPr>
          <w:t>are</w:t>
        </w:r>
        <w:r w:rsidR="003C206A">
          <w:rPr>
            <w:lang w:val="en-US"/>
          </w:rPr>
          <w:t xml:space="preserve"> </w:t>
        </w:r>
      </w:ins>
      <w:r w:rsidR="00FE63FE">
        <w:rPr>
          <w:lang w:val="en-US"/>
        </w:rPr>
        <w:t>required</w:t>
      </w:r>
      <w:r w:rsidR="00FE63FE" w:rsidRPr="0040044E">
        <w:rPr>
          <w:lang w:val="en-US"/>
        </w:rPr>
        <w:t xml:space="preserve">, </w:t>
      </w:r>
      <w:del w:id="164" w:author="Anderson, Samuel R" w:date="2022-07-31T12:38:00Z">
        <w:r w:rsidR="00FE63FE" w:rsidRPr="0040044E" w:rsidDel="003C206A">
          <w:rPr>
            <w:lang w:val="en-US"/>
          </w:rPr>
          <w:delText>for example</w:delText>
        </w:r>
      </w:del>
      <w:ins w:id="165" w:author="Anderson, Samuel R" w:date="2022-07-31T12:38:00Z">
        <w:r w:rsidR="003C206A">
          <w:rPr>
            <w:lang w:val="en-US"/>
          </w:rPr>
          <w:t>like</w:t>
        </w:r>
      </w:ins>
      <w:r w:rsidR="00FE63FE" w:rsidRPr="0040044E">
        <w:rPr>
          <w:lang w:val="en-US"/>
        </w:rPr>
        <w:t xml:space="preserve"> an elevation that changes in time following a given curve, </w:t>
      </w:r>
      <w:r w:rsidR="00913189">
        <w:rPr>
          <w:lang w:val="en-US"/>
        </w:rPr>
        <w:t>it</w:t>
      </w:r>
      <w:r w:rsidR="00FE63FE" w:rsidRPr="0040044E">
        <w:rPr>
          <w:lang w:val="en-US"/>
        </w:rPr>
        <w:t xml:space="preserve"> can be specified by setting individual nodes or links of the grid using Landlab boundary condition handling</w:t>
      </w:r>
      <w:r w:rsidR="00EC3166">
        <w:rPr>
          <w:lang w:val="en-US"/>
        </w:rPr>
        <w:t xml:space="preserve">. </w:t>
      </w:r>
      <w:r w:rsidR="00F423C8">
        <w:rPr>
          <w:lang w:val="en-US"/>
        </w:rPr>
        <w:t xml:space="preserve">Fixed-value conditions can </w:t>
      </w:r>
      <w:r w:rsidR="00CC157F">
        <w:rPr>
          <w:lang w:val="en-US"/>
        </w:rPr>
        <w:t xml:space="preserve">be applied </w:t>
      </w:r>
      <w:r w:rsidR="00A562FB">
        <w:rPr>
          <w:lang w:val="en-US"/>
        </w:rPr>
        <w:t xml:space="preserve">not only to the </w:t>
      </w:r>
      <w:r w:rsidR="00A562FB">
        <w:rPr>
          <w:lang w:val="en-US"/>
        </w:rPr>
        <w:lastRenderedPageBreak/>
        <w:t>boundaries but also to internal nodes, so they</w:t>
      </w:r>
      <w:r w:rsidR="008C43DF">
        <w:rPr>
          <w:lang w:val="en-US"/>
        </w:rPr>
        <w:t xml:space="preserve"> can</w:t>
      </w:r>
      <w:r w:rsidR="008B73DB" w:rsidRPr="0040044E">
        <w:rPr>
          <w:lang w:val="en-US"/>
        </w:rPr>
        <w:t xml:space="preserve"> remain unaltered throughout the whole simulation.</w:t>
      </w:r>
      <w:r w:rsidR="009D3D91">
        <w:rPr>
          <w:lang w:val="en-US"/>
        </w:rPr>
        <w:t xml:space="preserve"> </w:t>
      </w:r>
      <w:r w:rsidR="00BC2259">
        <w:rPr>
          <w:lang w:val="en-US"/>
        </w:rPr>
        <w:t xml:space="preserve">This optional capability is accessed by editing the field </w:t>
      </w:r>
      <w:r w:rsidR="00BC2259" w:rsidRPr="00BC2259">
        <w:rPr>
          <w:i/>
          <w:iCs/>
          <w:lang w:val="en-US"/>
        </w:rPr>
        <w:t>'bed_surface__</w:t>
      </w:r>
      <w:proofErr w:type="spellStart"/>
      <w:r w:rsidR="00BC2259" w:rsidRPr="00BC2259">
        <w:rPr>
          <w:i/>
          <w:iCs/>
          <w:lang w:val="en-US"/>
        </w:rPr>
        <w:t>fixedElevation</w:t>
      </w:r>
      <w:proofErr w:type="spellEnd"/>
      <w:r w:rsidR="00BC2259" w:rsidRPr="00BC2259">
        <w:rPr>
          <w:i/>
          <w:iCs/>
          <w:lang w:val="en-US"/>
        </w:rPr>
        <w:t>'</w:t>
      </w:r>
      <w:r w:rsidR="00BC2259">
        <w:rPr>
          <w:i/>
          <w:iCs/>
          <w:lang w:val="en-US"/>
        </w:rPr>
        <w:t>.</w:t>
      </w:r>
    </w:p>
    <w:p w14:paraId="401BB022" w14:textId="77777777" w:rsidR="00AE3074" w:rsidRDefault="00AE3074" w:rsidP="0091171B">
      <w:pPr>
        <w:rPr>
          <w:lang w:val="en-US"/>
        </w:rPr>
      </w:pPr>
    </w:p>
    <w:p w14:paraId="62D45ED4" w14:textId="017A5D88" w:rsidR="00054F38" w:rsidRDefault="00C50936" w:rsidP="002662B6">
      <w:pPr>
        <w:rPr>
          <w:lang w:val="en-US"/>
        </w:rPr>
      </w:pPr>
      <w:r>
        <w:rPr>
          <w:lang w:val="en-US"/>
        </w:rPr>
        <w:t>S</w:t>
      </w:r>
      <w:r w:rsidR="00062345" w:rsidRPr="0040044E">
        <w:rPr>
          <w:lang w:val="en-US"/>
        </w:rPr>
        <w:t>ediment</w:t>
      </w:r>
      <w:r w:rsidR="00EE3503" w:rsidRPr="0040044E">
        <w:rPr>
          <w:lang w:val="en-US"/>
        </w:rPr>
        <w:t xml:space="preserve"> </w:t>
      </w:r>
      <w:r w:rsidR="00C34A46" w:rsidRPr="0040044E">
        <w:rPr>
          <w:lang w:val="en-US"/>
        </w:rPr>
        <w:t xml:space="preserve">mass </w:t>
      </w:r>
      <w:r w:rsidR="00EE3503" w:rsidRPr="0040044E">
        <w:rPr>
          <w:lang w:val="en-US"/>
        </w:rPr>
        <w:t>enter</w:t>
      </w:r>
      <w:r w:rsidR="00062345" w:rsidRPr="0040044E">
        <w:rPr>
          <w:lang w:val="en-US"/>
        </w:rPr>
        <w:t>ing</w:t>
      </w:r>
      <w:r w:rsidR="00EE3503" w:rsidRPr="0040044E">
        <w:rPr>
          <w:lang w:val="en-US"/>
        </w:rPr>
        <w:t xml:space="preserve"> or leav</w:t>
      </w:r>
      <w:r w:rsidR="00062345" w:rsidRPr="0040044E">
        <w:rPr>
          <w:lang w:val="en-US"/>
        </w:rPr>
        <w:t>ing</w:t>
      </w:r>
      <w:r w:rsidR="00EE3503" w:rsidRPr="0040044E">
        <w:rPr>
          <w:lang w:val="en-US"/>
        </w:rPr>
        <w:t xml:space="preserve"> </w:t>
      </w:r>
      <w:r w:rsidR="00062345" w:rsidRPr="0040044E">
        <w:rPr>
          <w:lang w:val="en-US"/>
        </w:rPr>
        <w:t>a cell</w:t>
      </w:r>
      <w:r>
        <w:rPr>
          <w:lang w:val="en-US"/>
        </w:rPr>
        <w:t xml:space="preserve"> not only can alter</w:t>
      </w:r>
      <w:r w:rsidRPr="0040044E">
        <w:rPr>
          <w:lang w:val="en-US"/>
        </w:rPr>
        <w:t xml:space="preserve"> the bed surface elevation</w:t>
      </w:r>
      <w:r>
        <w:rPr>
          <w:lang w:val="en-US"/>
        </w:rPr>
        <w:t xml:space="preserve"> but also its</w:t>
      </w:r>
      <w:r w:rsidR="00DF689A">
        <w:rPr>
          <w:lang w:val="en-US"/>
        </w:rPr>
        <w:t xml:space="preserve"> </w:t>
      </w:r>
      <w:r w:rsidR="00062345" w:rsidRPr="0040044E">
        <w:rPr>
          <w:lang w:val="en-US"/>
        </w:rPr>
        <w:t xml:space="preserve">GSD. </w:t>
      </w:r>
      <w:r w:rsidR="004B1E70">
        <w:rPr>
          <w:lang w:val="en-US"/>
        </w:rPr>
        <w:t>We represent</w:t>
      </w:r>
      <w:r w:rsidR="009A3889">
        <w:rPr>
          <w:lang w:val="en-US"/>
        </w:rPr>
        <w:t xml:space="preserve"> the evolution of the surface and subsurface GSD by means of </w:t>
      </w:r>
      <w:r w:rsidR="004B1E70" w:rsidRPr="0040044E">
        <w:rPr>
          <w:lang w:val="en-US"/>
        </w:rPr>
        <w:t xml:space="preserve">three layers corresponding to </w:t>
      </w:r>
      <w:r w:rsidR="00EE3BC2">
        <w:rPr>
          <w:lang w:val="en-US"/>
        </w:rPr>
        <w:t>the</w:t>
      </w:r>
      <w:r w:rsidR="004B1E70" w:rsidRPr="0040044E">
        <w:rPr>
          <w:lang w:val="en-US"/>
        </w:rPr>
        <w:t xml:space="preserve"> bed</w:t>
      </w:r>
      <w:r w:rsidR="004B1E70">
        <w:rPr>
          <w:lang w:val="en-US"/>
        </w:rPr>
        <w:t xml:space="preserve"> </w:t>
      </w:r>
      <w:r w:rsidR="004B1E70" w:rsidRPr="0040044E">
        <w:rPr>
          <w:lang w:val="en-US"/>
        </w:rPr>
        <w:t>load, surface, and substrate layer</w:t>
      </w:r>
      <w:r w:rsidR="00EE3BC2">
        <w:rPr>
          <w:lang w:val="en-US"/>
        </w:rPr>
        <w:t>s</w:t>
      </w:r>
      <w:r w:rsidR="004B1E70" w:rsidRPr="0040044E">
        <w:rPr>
          <w:lang w:val="en-US"/>
        </w:rPr>
        <w:t>. The bed</w:t>
      </w:r>
      <w:r w:rsidR="004B1E70">
        <w:rPr>
          <w:lang w:val="en-US"/>
        </w:rPr>
        <w:t xml:space="preserve"> </w:t>
      </w:r>
      <w:r w:rsidR="004B1E70" w:rsidRPr="0040044E">
        <w:rPr>
          <w:lang w:val="en-US"/>
        </w:rPr>
        <w:t xml:space="preserve">load layer is the one defined by the bed material being transported close to the riverbed and calculated according to section 3.3. The surface layer, also known as active layer </w:t>
      </w:r>
      <w:r w:rsidR="004B1E70" w:rsidRPr="0040044E">
        <w:rPr>
          <w:lang w:val="en-US"/>
        </w:rPr>
        <w:fldChar w:fldCharType="begin" w:fldLock="1"/>
      </w:r>
      <w:r w:rsidR="004B1E70">
        <w:rPr>
          <w:lang w:val="en-US"/>
        </w:rPr>
        <w:instrText>ADDIN CSL_CITATION {"citationItems":[{"id":"ITEM-1","itemData":{"DOI":"10.1016/S1001-6279(14)60048-2","ISSN":"10016279","abstract":"For several decades, quantification of riverbed grain size stratigraphic evolution has been based upon the active layer formulation (ALF), which unfortunately involves considerable uncertainty. While it is the sediment exchange across the bed surface that directly affects the riverbed stratigraphy, it has been assumed in the ALF that the sediment fraction at the lower interface of the active layer is a linear function of the sediment fraction in the flow. Here it is proposed that the sediment fraction of the sediment exchange flux is used directly in estimating the sediment fraction at the lower surface of the active layer. Together with the size-specific mass conservation for riverbed sediment, the modified approach is referred to as the surface-based formulation (SBF). When incorporated into a coupled non-capacity modelling framework for fluvial processes, the SBF leads to results that agree as well or better than those using ALF with laboratory and field observations. This is illustrated for typical cases featuring bed aggradation and degradation due to graded bed-load sediment transport. Systematic experiments on graded sediment transport by unsteady flows are warranted for further testing the modified formulation.","author":[{"dropping-particle":"","family":"Hu","given":"Peng","non-dropping-particle":"","parse-names":false,"suffix":""},{"dropping-particle":"","family":"Cao","given":"Zhi Xian","non-dropping-particle":"","parse-names":false,"suffix":""},{"dropping-particle":"","family":"Pender","given":"Gareth","non-dropping-particle":"","parse-names":false,"suffix":""},{"dropping-particle":"","family":"Liu","given":"Huai Han","non-dropping-particle":"","parse-names":false,"suffix":""}],"container-title":"International Journal of Sediment Research","id":"ITEM-1","issue":"3","issued":{"date-parts":[["2014"]]},"page":"329-343","publisher":"International Research and Training Centre on Erosion and Sedimentation and the World Association for Sedimentation and Erosion Research","title":"Numerical modelling of riverbed grain size stratigraphic evolution","type":"article-journal","volume":"29"},"uris":["http://www.mendeley.com/documents/?uuid=2abeb1b9-17f8-4f9a-90cd-44395244ddb6"]},{"id":"ITEM-2","itemData":{"DOI":"10.1061/(ASCE)0733-9429(2000)126:11(818)","ISSN":"0733-9429","author":[{"dropping-particle":"","family":"Parker","given":"Gary","non-dropping-particle":"","parse-names":false,"suffix":""},{"dropping-particle":"","family":"Paola","given":"C.","non-dropping-particle":"","parse-names":false,"suffix":""},{"dropping-particle":"","family":"Leclair","given":"S.","non-dropping-particle":"","parse-names":false,"suffix":""}],"container-title":"Journal of Hydraulic Engineering","id":"ITEM-2","issue":"11","issued":{"date-parts":[["2000","11","1"]]},"note":"doi: 10.1061/(ASCE)0733-9429(2000)126:11(818)","page":"818-826","publisher":"American Society of Civil Engineers","title":"Probabilistic Exner Sediment Continuity Equation for Mixtures with no Active Layer","type":"article-journal","volume":"126"},"uris":["http://www.mendeley.com/documents/?uuid=d81e1d34-235a-4c89-a1f2-20b968f5b87c"]},{"id":"ITEM-3","itemData":{"DOI":"10.1029/2006WR005330","ISSN":"00431397","abstract":"This paper presents The Unified Gravel-Sand (TUGS) model that simulates the transport, erosion, and deposition of both gravel and sand. TUGS model employs the surface-based bed load equation of Wilcock and Crowe (2003) and links grain size distributions in the bed load, surface layer, and subsurface with the gravel transfer function of Hoey and Ferguson (1994) and Toro-Escobar et al. (1996), a hypothetical sand transfer function, and hypothetical functions for sand entrainment/infiltration from/into the subsurface. The model is capable of exploring the dynamics of grain size distributions, including the fractions of sand in sediment deposits and on the channel bed surface, and is potentially useful in exploring gravel-sand transitions and reservoir sedimentation processes. Simulation of three sets of large-scale flume experiments indicates that the model, with minor adjustment to the Wilcock-Crowe equation, excellently reproduced bed profile and grain size distributions of the sediment deposits, including the fractions of sand within the deposits. Simulation of a flushing flow experiment indicated that the sand entrainment function is potentially capable of simulating the short-term processes such as flushing flow events. Copyright 2007 by the American Geophysical Union.","author":[{"dropping-particle":"","family":"Cui","given":"Yantao","non-dropping-particle":"","parse-names":false,"suffix":""}],"container-title":"Water Resources Research","id":"ITEM-3","issue":"10","issued":{"date-parts":[["2007"]]},"page":"1-16","title":"The unified gravel-sand (TUGS) model: Simulating sediment transport and gravel/sand grain size distributions in gravel-bedded rivers","type":"article-journal","volume":"43"},"uris":["http://www.mendeley.com/documents/?uuid=a40b4aab-0bd7-40fe-9984-96602d665384"]}],"mendeley":{"formattedCitation":"(Cui, 2007; Hu et al., 2014; Parker et al., 2000)","plainTextFormattedCitation":"(Cui, 2007; Hu et al., 2014; Parker et al., 2000)","previouslyFormattedCitation":"(Cui, 2007; Hu et al., 2014; Parker et al., 2000)"},"properties":{"noteIndex":0},"schema":"https://github.com/citation-style-language/schema/raw/master/csl-citation.json"}</w:instrText>
      </w:r>
      <w:r w:rsidR="004B1E70" w:rsidRPr="0040044E">
        <w:rPr>
          <w:lang w:val="en-US"/>
        </w:rPr>
        <w:fldChar w:fldCharType="separate"/>
      </w:r>
      <w:r w:rsidR="004B1E70" w:rsidRPr="003D3505">
        <w:rPr>
          <w:noProof/>
          <w:lang w:val="en-US"/>
        </w:rPr>
        <w:t>(Cui, 2007; Hu et al., 2014; Parker et al., 2000)</w:t>
      </w:r>
      <w:r w:rsidR="004B1E70" w:rsidRPr="0040044E">
        <w:rPr>
          <w:lang w:val="en-US"/>
        </w:rPr>
        <w:fldChar w:fldCharType="end"/>
      </w:r>
      <w:r w:rsidR="004B1E70" w:rsidRPr="0040044E">
        <w:rPr>
          <w:lang w:val="en-US"/>
        </w:rPr>
        <w:t>, can exchange material with the bed</w:t>
      </w:r>
      <w:r w:rsidR="004B1E70">
        <w:rPr>
          <w:lang w:val="en-US"/>
        </w:rPr>
        <w:t xml:space="preserve"> </w:t>
      </w:r>
      <w:r w:rsidR="004B1E70" w:rsidRPr="0040044E">
        <w:rPr>
          <w:lang w:val="en-US"/>
        </w:rPr>
        <w:t xml:space="preserve">load or substrate layer depending if the bed aggrades or degrades, respectively. The substrate includes all the material below the surface. </w:t>
      </w:r>
      <w:r w:rsidR="00F960A1" w:rsidRPr="0040044E">
        <w:rPr>
          <w:lang w:val="en-US"/>
        </w:rPr>
        <w:t xml:space="preserve">To account for </w:t>
      </w:r>
      <w:r w:rsidR="00C34A46" w:rsidRPr="0040044E">
        <w:rPr>
          <w:lang w:val="en-US"/>
        </w:rPr>
        <w:t xml:space="preserve">the dynamics of </w:t>
      </w:r>
      <w:r w:rsidR="00673DF5" w:rsidRPr="0040044E">
        <w:rPr>
          <w:lang w:val="en-US"/>
        </w:rPr>
        <w:t xml:space="preserve">surface </w:t>
      </w:r>
      <w:r w:rsidR="00C34A46" w:rsidRPr="0040044E">
        <w:rPr>
          <w:lang w:val="en-US"/>
        </w:rPr>
        <w:t xml:space="preserve">grain sizes we implemented </w:t>
      </w:r>
      <w:r w:rsidR="006E3CA5">
        <w:rPr>
          <w:lang w:val="en-US"/>
        </w:rPr>
        <w:t>the grain size specific form of the Exner equation</w:t>
      </w:r>
      <w:r w:rsidR="00C36D46">
        <w:rPr>
          <w:lang w:val="en-US"/>
        </w:rPr>
        <w:t xml:space="preserve"> of </w:t>
      </w:r>
      <w:r w:rsidR="00C36D46">
        <w:rPr>
          <w:lang w:val="en-US"/>
        </w:rPr>
        <w:fldChar w:fldCharType="begin" w:fldLock="1"/>
      </w:r>
      <w:r w:rsidR="00EB35D5">
        <w:rPr>
          <w:lang w:val="en-US"/>
        </w:rPr>
        <w:instrText>ADDIN CSL_CITATION {"citationItems":[{"id":"ITEM-1","itemData":{"author":[{"dropping-particle":"","family":"Parker","given":"Gary","non-dropping-particle":"","parse-names":false,"suffix":""}],"container-title":"Jounral of Hydraulic Engineering","id":"ITEM-1","issue":"2","issued":{"date-parts":[["1991"]]},"page":"131-147","title":"Selective Sorting and abrasion of river gravel I Theory","type":"article-journal","volume":"117"},"uris":["http://www.mendeley.com/documents/?uuid=329c2778-00ed-4bc7-b45b-454cbd580ab7"]}],"mendeley":{"formattedCitation":"(Parker, 1991)","manualFormatting":"Parker (1991)","plainTextFormattedCitation":"(Parker, 1991)","previouslyFormattedCitation":"(Parker, 1991)"},"properties":{"noteIndex":0},"schema":"https://github.com/citation-style-language/schema/raw/master/csl-citation.json"}</w:instrText>
      </w:r>
      <w:r w:rsidR="00C36D46">
        <w:rPr>
          <w:lang w:val="en-US"/>
        </w:rPr>
        <w:fldChar w:fldCharType="separate"/>
      </w:r>
      <w:r w:rsidR="00C36D46" w:rsidRPr="00C36D46">
        <w:rPr>
          <w:noProof/>
          <w:lang w:val="en-US"/>
        </w:rPr>
        <w:t>Parker</w:t>
      </w:r>
      <w:r w:rsidR="00C36D46">
        <w:rPr>
          <w:noProof/>
          <w:lang w:val="en-US"/>
        </w:rPr>
        <w:t xml:space="preserve"> (</w:t>
      </w:r>
      <w:r w:rsidR="00C36D46" w:rsidRPr="00C36D46">
        <w:rPr>
          <w:noProof/>
          <w:lang w:val="en-US"/>
        </w:rPr>
        <w:t>1991)</w:t>
      </w:r>
      <w:r w:rsidR="00C36D46">
        <w:rPr>
          <w:lang w:val="en-US"/>
        </w:rPr>
        <w:fldChar w:fldCharType="end"/>
      </w:r>
      <w:r w:rsidR="00B330DF" w:rsidRPr="0040044E">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78"/>
        <w:gridCol w:w="730"/>
        <w:gridCol w:w="927"/>
      </w:tblGrid>
      <w:tr w:rsidR="00054F38" w:rsidRPr="0040044E" w14:paraId="073BE82B" w14:textId="77777777" w:rsidTr="00E55D45">
        <w:trPr>
          <w:jc w:val="center"/>
        </w:trPr>
        <w:tc>
          <w:tcPr>
            <w:tcW w:w="8568" w:type="dxa"/>
          </w:tcPr>
          <w:p w14:paraId="0433E80F" w14:textId="693A7492" w:rsidR="00054F38" w:rsidRPr="0040044E" w:rsidRDefault="00000000" w:rsidP="00AF387A">
            <w:pPr>
              <w:rPr>
                <w:lang w:val="en-US"/>
              </w:rPr>
            </w:pPr>
            <m:oMathPara>
              <m:oMathParaPr>
                <m:jc m:val="left"/>
              </m:oMathParaPr>
              <m:oMath>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p</m:t>
                        </m:r>
                      </m:sub>
                    </m:sSub>
                  </m:e>
                </m:d>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m:t>
                        </m:r>
                      </m:sub>
                    </m:sSub>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m:t>
                            </m:r>
                          </m:sub>
                        </m:sSub>
                      </m:num>
                      <m:den>
                        <m:r>
                          <w:rPr>
                            <w:rFonts w:ascii="Cambria Math" w:hAnsi="Cambria Math"/>
                            <w:lang w:val="en-US"/>
                          </w:rPr>
                          <m:t>∂t</m:t>
                        </m:r>
                      </m:den>
                    </m:f>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Ii</m:t>
                            </m:r>
                          </m:sub>
                        </m:sSub>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m:t>
                                </m:r>
                              </m:sub>
                            </m:sSub>
                          </m:num>
                          <m:den>
                            <m:r>
                              <w:rPr>
                                <w:rFonts w:ascii="Cambria Math" w:hAnsi="Cambria Math"/>
                                <w:lang w:val="en-US"/>
                              </w:rPr>
                              <m:t>∂t</m:t>
                            </m:r>
                          </m:den>
                        </m:f>
                      </m:e>
                    </m:d>
                  </m:e>
                </m:d>
                <m:r>
                  <w:rPr>
                    <w:rFonts w:ascii="Cambria Math" w:hAnsi="Cambria Math"/>
                    <w:lang w:val="en-US"/>
                  </w:rPr>
                  <m:t>=-</m:t>
                </m:r>
                <m:f>
                  <m:fPr>
                    <m:ctrlPr>
                      <w:rPr>
                        <w:rFonts w:ascii="Cambria Math" w:hAnsi="Cambria Math"/>
                        <w:i/>
                        <w:lang w:val="en-US"/>
                      </w:rPr>
                    </m:ctrlPr>
                  </m:fPr>
                  <m:num>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bT</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e>
                    </m:d>
                  </m:num>
                  <m:den>
                    <m:r>
                      <w:rPr>
                        <w:rFonts w:ascii="Cambria Math" w:hAnsi="Cambria Math"/>
                        <w:lang w:val="en-US"/>
                      </w:rPr>
                      <m:t>∂x</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Ii</m:t>
                    </m:r>
                  </m:sub>
                </m:sSub>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bT</m:t>
                        </m:r>
                      </m:sub>
                    </m:sSub>
                  </m:num>
                  <m:den>
                    <m:r>
                      <w:rPr>
                        <w:rFonts w:ascii="Cambria Math" w:hAnsi="Cambria Math"/>
                        <w:lang w:val="en-US"/>
                      </w:rPr>
                      <m:t>∂x</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bT</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e>
                    </m:d>
                  </m:num>
                  <m:den>
                    <m:r>
                      <w:rPr>
                        <w:rFonts w:ascii="Cambria Math" w:hAnsi="Cambria Math"/>
                        <w:lang w:val="en-US"/>
                      </w:rPr>
                      <m:t>∂y</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Ii</m:t>
                    </m:r>
                  </m:sub>
                </m:sSub>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bT</m:t>
                        </m:r>
                      </m:sub>
                    </m:sSub>
                  </m:num>
                  <m:den>
                    <m:r>
                      <w:rPr>
                        <w:rFonts w:ascii="Cambria Math" w:hAnsi="Cambria Math"/>
                        <w:lang w:val="en-US"/>
                      </w:rPr>
                      <m:t>∂y</m:t>
                    </m:r>
                  </m:den>
                </m:f>
              </m:oMath>
            </m:oMathPara>
          </w:p>
        </w:tc>
        <w:tc>
          <w:tcPr>
            <w:tcW w:w="744" w:type="dxa"/>
          </w:tcPr>
          <w:p w14:paraId="565A2E56" w14:textId="77777777" w:rsidR="00054F38" w:rsidRPr="0040044E" w:rsidRDefault="00054F38" w:rsidP="00AF387A">
            <w:pPr>
              <w:rPr>
                <w:lang w:val="en-US"/>
              </w:rPr>
            </w:pPr>
            <w:r w:rsidRPr="0040044E">
              <w:rPr>
                <w:lang w:val="en-US"/>
              </w:rPr>
              <w:t xml:space="preserve"> </w:t>
            </w:r>
          </w:p>
          <w:p w14:paraId="5CB07D7F" w14:textId="77777777" w:rsidR="00054F38" w:rsidRPr="0040044E" w:rsidRDefault="00054F38" w:rsidP="00AF387A">
            <w:pPr>
              <w:rPr>
                <w:lang w:val="en-US"/>
              </w:rPr>
            </w:pPr>
          </w:p>
        </w:tc>
        <w:tc>
          <w:tcPr>
            <w:tcW w:w="939" w:type="dxa"/>
          </w:tcPr>
          <w:p w14:paraId="79CB4C52" w14:textId="3D0FBA9E" w:rsidR="00054F38" w:rsidRPr="0040044E" w:rsidRDefault="00054F38" w:rsidP="00AF387A">
            <w:pPr>
              <w:pStyle w:val="Caption"/>
              <w:jc w:val="right"/>
              <w:rPr>
                <w:lang w:val="en-US"/>
              </w:rPr>
            </w:pPr>
            <w:bookmarkStart w:id="166" w:name="_Ref107302319"/>
            <w:r w:rsidRPr="0040044E">
              <w:rPr>
                <w:lang w:val="en-US"/>
              </w:rPr>
              <w:t xml:space="preserve">Eq. </w:t>
            </w:r>
            <w:r w:rsidRPr="0040044E">
              <w:rPr>
                <w:lang w:val="en-US"/>
              </w:rPr>
              <w:fldChar w:fldCharType="begin"/>
            </w:r>
            <w:r w:rsidRPr="0040044E">
              <w:rPr>
                <w:lang w:val="en-US"/>
              </w:rPr>
              <w:instrText xml:space="preserve"> SEQ Eq. \* ARABIC </w:instrText>
            </w:r>
            <w:r w:rsidRPr="0040044E">
              <w:rPr>
                <w:lang w:val="en-US"/>
              </w:rPr>
              <w:fldChar w:fldCharType="separate"/>
            </w:r>
            <w:r w:rsidR="00F5136C">
              <w:rPr>
                <w:noProof/>
                <w:lang w:val="en-US"/>
              </w:rPr>
              <w:t>29</w:t>
            </w:r>
            <w:r w:rsidRPr="0040044E">
              <w:rPr>
                <w:lang w:val="en-US"/>
              </w:rPr>
              <w:fldChar w:fldCharType="end"/>
            </w:r>
            <w:bookmarkEnd w:id="166"/>
          </w:p>
        </w:tc>
      </w:tr>
    </w:tbl>
    <w:p w14:paraId="0E554F72" w14:textId="1CC4EDAF" w:rsidR="00173D4B" w:rsidRPr="0040044E" w:rsidRDefault="00E55D45" w:rsidP="00173D4B">
      <w:pPr>
        <w:rPr>
          <w:lang w:val="en-US"/>
        </w:rPr>
      </w:pPr>
      <w:r>
        <w:rPr>
          <w:lang w:val="en-US"/>
        </w:rPr>
        <w:t xml:space="preserve">where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m:t>
            </m:r>
          </m:sub>
        </m:sSub>
      </m:oMath>
      <w:r w:rsidR="00754845">
        <w:rPr>
          <w:lang w:val="en-US"/>
        </w:rPr>
        <w:t xml:space="preserve"> is the active layer thickness, estimated as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m:t>
            </m:r>
          </m:sub>
        </m:sSub>
        <m:r>
          <w:rPr>
            <w:rFonts w:ascii="Cambria Math" w:hAnsi="Cambria Math"/>
            <w:lang w:val="en-US"/>
          </w:rPr>
          <m:t>=2</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90</m:t>
            </m:r>
          </m:sub>
        </m:sSub>
      </m:oMath>
      <w:r w:rsidR="00941FEC">
        <w:rPr>
          <w:lang w:val="en-US"/>
        </w:rP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90</m:t>
            </m:r>
          </m:sub>
        </m:sSub>
      </m:oMath>
      <w:r w:rsidR="00941FEC">
        <w:rPr>
          <w:lang w:val="en-US"/>
        </w:rPr>
        <w:t xml:space="preserve"> is the 90</w:t>
      </w:r>
      <w:r w:rsidR="00941FEC" w:rsidRPr="00941FEC">
        <w:rPr>
          <w:vertAlign w:val="superscript"/>
          <w:lang w:val="en-US"/>
        </w:rPr>
        <w:t>th</w:t>
      </w:r>
      <w:r w:rsidR="00941FEC">
        <w:rPr>
          <w:lang w:val="en-US"/>
        </w:rPr>
        <w:t xml:space="preserve"> percentile of the bed surface GSD)</w:t>
      </w:r>
      <w:r w:rsidR="00637DBD">
        <w:rPr>
          <w:lang w:val="en-US"/>
        </w:rPr>
        <w:t>,</w:t>
      </w:r>
      <w:r w:rsidR="004B1E70">
        <w:rPr>
          <w:lang w:val="en-US"/>
        </w:rPr>
        <w:t xml:space="preserve"> and</w:t>
      </w:r>
      <w:r w:rsidR="0049641D">
        <w:rPr>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Ii</m:t>
            </m:r>
          </m:sub>
        </m:sSub>
      </m:oMath>
      <w:r w:rsidR="00040025">
        <w:rPr>
          <w:lang w:val="en-US"/>
        </w:rPr>
        <w:t xml:space="preserve"> </w:t>
      </w:r>
      <w:r w:rsidR="00E042BE">
        <w:rPr>
          <w:lang w:val="en-US"/>
        </w:rPr>
        <w:t xml:space="preserve">accounts for the </w:t>
      </w:r>
      <w:r w:rsidR="00E85F41">
        <w:rPr>
          <w:lang w:val="en-US"/>
        </w:rPr>
        <w:t xml:space="preserve">interchange of sediment between the active layer and the substrate interface and correspond to the </w:t>
      </w:r>
      <w:r w:rsidR="0053268D">
        <w:rPr>
          <w:lang w:val="en-US"/>
        </w:rPr>
        <w:t>fraction</w:t>
      </w:r>
      <w:r w:rsidR="00E042BE">
        <w:rPr>
          <w:lang w:val="en-US"/>
        </w:rPr>
        <w:t xml:space="preserve"> of material in</w:t>
      </w:r>
      <w:r w:rsidR="00040025">
        <w:rPr>
          <w:lang w:val="en-US"/>
        </w:rPr>
        <w:t xml:space="preserve"> the </w:t>
      </w:r>
      <w:proofErr w:type="spellStart"/>
      <w:r w:rsidR="00040025">
        <w:rPr>
          <w:lang w:val="en-US"/>
        </w:rPr>
        <w:t>i</w:t>
      </w:r>
      <w:r w:rsidR="00040025" w:rsidRPr="00040025">
        <w:rPr>
          <w:vertAlign w:val="superscript"/>
          <w:lang w:val="en-US"/>
        </w:rPr>
        <w:t>th</w:t>
      </w:r>
      <w:proofErr w:type="spellEnd"/>
      <w:r w:rsidR="00040025">
        <w:rPr>
          <w:lang w:val="en-US"/>
        </w:rPr>
        <w:t xml:space="preserve"> grain size</w:t>
      </w:r>
      <w:r w:rsidR="006F724C">
        <w:rPr>
          <w:lang w:val="en-US"/>
        </w:rPr>
        <w:t xml:space="preserve"> exchanged</w:t>
      </w:r>
      <w:r w:rsidR="00E85F41">
        <w:rPr>
          <w:lang w:val="en-US"/>
        </w:rPr>
        <w:t xml:space="preserve"> between these two layers</w:t>
      </w:r>
      <w:r w:rsidR="0055340E">
        <w:rPr>
          <w:lang w:val="en-US"/>
        </w:rPr>
        <w:t xml:space="preserve">. </w:t>
      </w:r>
      <w:r w:rsidR="0091171B" w:rsidRPr="0040044E">
        <w:rPr>
          <w:lang w:val="en-US"/>
        </w:rPr>
        <w:t>In our model</w:t>
      </w:r>
      <w:r w:rsidR="0055340E">
        <w:rPr>
          <w:lang w:val="en-US"/>
        </w:rPr>
        <w:t xml:space="preserve"> we used the</w:t>
      </w:r>
      <w:r w:rsidR="00173D4B" w:rsidRPr="0040044E">
        <w:rPr>
          <w:lang w:val="en-US"/>
        </w:rPr>
        <w:t xml:space="preserve"> transfer function </w:t>
      </w:r>
      <w:r w:rsidR="0055340E">
        <w:rPr>
          <w:lang w:val="en-US"/>
        </w:rPr>
        <w:t>of</w:t>
      </w:r>
      <w:r w:rsidR="00173D4B" w:rsidRPr="0040044E">
        <w:rPr>
          <w:lang w:val="en-US"/>
        </w:rPr>
        <w:t xml:space="preserve"> </w:t>
      </w:r>
      <w:r w:rsidR="00173D4B" w:rsidRPr="0040044E">
        <w:rPr>
          <w:lang w:val="en-US"/>
        </w:rPr>
        <w:fldChar w:fldCharType="begin" w:fldLock="1"/>
      </w:r>
      <w:r w:rsidR="00173D4B" w:rsidRPr="0040044E">
        <w:rPr>
          <w:lang w:val="en-US"/>
        </w:rPr>
        <w:instrText>ADDIN CSL_CITATION {"citationItems":[{"id":"ITEM-1","itemData":{"DOI":"10.1080/00221689609498763","ISSN":"00221686","abstract":"As a river bed of heterogeneous gravel degrades, previously buried material becomes exposed on the surface and thus available for transport. As the river aggrades, surface material and bedload becomes buried, resulting in a transfer of material to the substrate. Any predictive treatment of bed variation in gravel-bed rivers must account for this process in terms of an appropriate transfer, or exchange function at the interface between the surface layer and substrate. In the case of degradation it has long been recognized that substrate is incorporated directly into the surface layer. In the case of aggradation, however, existing formulations are based on little more than educated speculation. Here data from a large-scale experiment on the aggradation and selective deposition of gravel are used to back-calculate a form for the transfer function. The empirical relation so derived suggests that material transferred to the substrate can be represented as a weighted average of bedload and surface material, with a bias toward bedload.","author":[{"dropping-particle":"","family":"Toro-Escobar","given":"Carlos M.","non-dropping-particle":"","parse-names":false,"suffix":""},{"dropping-particle":"","family":"Paola","given":"Chris","non-dropping-particle":"","parse-names":false,"suffix":""},{"dropping-particle":"","family":"Parker","given":"Gary","non-dropping-particle":"","parse-names":false,"suffix":""}],"container-title":"Journal of Hydraulic Research","id":"ITEM-1","issue":"1","issued":{"date-parts":[["1996"]]},"page":"35-53","title":"Transfer function for the deposition of poorly sorted gravel in response to streambed aggradation","type":"article-journal","volume":"34"},"uris":["http://www.mendeley.com/documents/?uuid=372ca694-a644-40fe-9579-305e848afeb7"]}],"mendeley":{"formattedCitation":"(Toro-Escobar et al., 1996)","manualFormatting":"Toro-Escobar et al. (1996)","plainTextFormattedCitation":"(Toro-Escobar et al., 1996)","previouslyFormattedCitation":"(Toro-Escobar et al., 1996)"},"properties":{"noteIndex":0},"schema":"https://github.com/citation-style-language/schema/raw/master/csl-citation.json"}</w:instrText>
      </w:r>
      <w:r w:rsidR="00173D4B" w:rsidRPr="0040044E">
        <w:rPr>
          <w:lang w:val="en-US"/>
        </w:rPr>
        <w:fldChar w:fldCharType="separate"/>
      </w:r>
      <w:r w:rsidR="00173D4B" w:rsidRPr="0040044E">
        <w:rPr>
          <w:noProof/>
          <w:lang w:val="en-US"/>
        </w:rPr>
        <w:t>Toro-Escobar et al. (1996)</w:t>
      </w:r>
      <w:r w:rsidR="00173D4B" w:rsidRPr="0040044E">
        <w:rPr>
          <w:lang w:val="en-US"/>
        </w:rPr>
        <w:fldChar w:fldCharType="end"/>
      </w:r>
      <w:r w:rsidR="00173D4B" w:rsidRPr="0040044E">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68"/>
        <w:gridCol w:w="3342"/>
        <w:gridCol w:w="925"/>
      </w:tblGrid>
      <w:tr w:rsidR="00173D4B" w:rsidRPr="0040044E" w14:paraId="6732B1E9" w14:textId="77777777" w:rsidTr="00E067FF">
        <w:trPr>
          <w:jc w:val="center"/>
        </w:trPr>
        <w:tc>
          <w:tcPr>
            <w:tcW w:w="5868" w:type="dxa"/>
          </w:tcPr>
          <w:p w14:paraId="79D57811" w14:textId="416AD750" w:rsidR="00173D4B" w:rsidRPr="0040044E" w:rsidRDefault="00000000" w:rsidP="00E067FF">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Ii</m:t>
                    </m:r>
                  </m:sub>
                </m:sSub>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 xml:space="preserve">      </m:t>
                        </m:r>
                        <m:f>
                          <m:fPr>
                            <m:type m:val="lin"/>
                            <m:ctrlPr>
                              <w:rPr>
                                <w:rFonts w:ascii="Cambria Math" w:hAnsi="Cambria Math"/>
                                <w:i/>
                                <w:lang w:val="en-US"/>
                              </w:rPr>
                            </m:ctrlPr>
                          </m:fPr>
                          <m:num>
                            <m:r>
                              <w:rPr>
                                <w:rFonts w:ascii="Cambria Math" w:hAnsi="Cambria Math"/>
                                <w:lang w:val="en-US"/>
                              </w:rPr>
                              <m:t>,  ∂η</m:t>
                            </m:r>
                          </m:num>
                          <m:den>
                            <m:r>
                              <w:rPr>
                                <w:rFonts w:ascii="Cambria Math" w:hAnsi="Cambria Math"/>
                                <w:lang w:val="en-US"/>
                              </w:rPr>
                              <m:t>∂t</m:t>
                            </m:r>
                          </m:den>
                        </m:f>
                        <m:r>
                          <w:rPr>
                            <w:rFonts w:ascii="Cambria Math" w:hAnsi="Cambria Math"/>
                            <w:lang w:val="en-US"/>
                          </w:rPr>
                          <m:t>&lt;0</m:t>
                        </m:r>
                      </m:e>
                      <m:e>
                        <m:r>
                          <w:rPr>
                            <w:rFonts w:ascii="Cambria Math" w:hAnsi="Cambria Math"/>
                            <w:lang w:val="en-US"/>
                          </w:rPr>
                          <m:t>0.7</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+0.3</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m:t>
                            </m:r>
                          </m:sub>
                        </m:sSub>
                        <m:r>
                          <w:rPr>
                            <w:rFonts w:ascii="Cambria Math" w:hAnsi="Cambria Math"/>
                            <w:lang w:val="en-US"/>
                          </w:rPr>
                          <m:t xml:space="preserve">  ,</m:t>
                        </m:r>
                        <m:f>
                          <m:fPr>
                            <m:type m:val="lin"/>
                            <m:ctrlPr>
                              <w:rPr>
                                <w:rFonts w:ascii="Cambria Math" w:hAnsi="Cambria Math"/>
                                <w:i/>
                                <w:lang w:val="en-US"/>
                              </w:rPr>
                            </m:ctrlPr>
                          </m:fPr>
                          <m:num>
                            <m:r>
                              <w:rPr>
                                <w:rFonts w:ascii="Cambria Math" w:hAnsi="Cambria Math"/>
                                <w:lang w:val="en-US"/>
                              </w:rPr>
                              <m:t xml:space="preserve"> ∂η</m:t>
                            </m:r>
                          </m:num>
                          <m:den>
                            <m:r>
                              <w:rPr>
                                <w:rFonts w:ascii="Cambria Math" w:hAnsi="Cambria Math"/>
                                <w:lang w:val="en-US"/>
                              </w:rPr>
                              <m:t>∂t</m:t>
                            </m:r>
                          </m:den>
                        </m:f>
                        <m:r>
                          <w:rPr>
                            <w:rFonts w:ascii="Cambria Math" w:hAnsi="Cambria Math"/>
                            <w:lang w:val="en-US"/>
                          </w:rPr>
                          <m:t xml:space="preserve"> &gt;0</m:t>
                        </m:r>
                      </m:e>
                    </m:eqArr>
                  </m:e>
                </m:d>
              </m:oMath>
            </m:oMathPara>
          </w:p>
        </w:tc>
        <w:tc>
          <w:tcPr>
            <w:tcW w:w="3444" w:type="dxa"/>
          </w:tcPr>
          <w:p w14:paraId="0D6C1219" w14:textId="77777777" w:rsidR="00173D4B" w:rsidRPr="0040044E" w:rsidRDefault="00173D4B" w:rsidP="00E067FF">
            <w:pPr>
              <w:rPr>
                <w:lang w:val="en-US"/>
              </w:rPr>
            </w:pPr>
            <w:r w:rsidRPr="0040044E">
              <w:rPr>
                <w:lang w:val="en-US"/>
              </w:rPr>
              <w:t xml:space="preserve"> </w:t>
            </w:r>
          </w:p>
          <w:p w14:paraId="05FF0E8B" w14:textId="77777777" w:rsidR="00173D4B" w:rsidRPr="0040044E" w:rsidRDefault="00173D4B" w:rsidP="00E067FF">
            <w:pPr>
              <w:rPr>
                <w:lang w:val="en-US"/>
              </w:rPr>
            </w:pPr>
          </w:p>
        </w:tc>
        <w:tc>
          <w:tcPr>
            <w:tcW w:w="939" w:type="dxa"/>
          </w:tcPr>
          <w:p w14:paraId="24DDAC96" w14:textId="4EA03334" w:rsidR="00173D4B" w:rsidRPr="0040044E" w:rsidRDefault="00173D4B" w:rsidP="00E067FF">
            <w:pPr>
              <w:pStyle w:val="Caption"/>
              <w:jc w:val="right"/>
              <w:rPr>
                <w:lang w:val="en-US"/>
              </w:rPr>
            </w:pPr>
            <w:bookmarkStart w:id="167" w:name="_Ref103272690"/>
            <w:r w:rsidRPr="0040044E">
              <w:rPr>
                <w:lang w:val="en-US"/>
              </w:rPr>
              <w:t xml:space="preserve">Eq. </w:t>
            </w:r>
            <w:r w:rsidRPr="0040044E">
              <w:rPr>
                <w:lang w:val="en-US"/>
              </w:rPr>
              <w:fldChar w:fldCharType="begin"/>
            </w:r>
            <w:r w:rsidRPr="0040044E">
              <w:rPr>
                <w:lang w:val="en-US"/>
              </w:rPr>
              <w:instrText xml:space="preserve"> SEQ Eq. \* ARABIC </w:instrText>
            </w:r>
            <w:r w:rsidRPr="0040044E">
              <w:rPr>
                <w:lang w:val="en-US"/>
              </w:rPr>
              <w:fldChar w:fldCharType="separate"/>
            </w:r>
            <w:r w:rsidR="00F5136C">
              <w:rPr>
                <w:noProof/>
                <w:lang w:val="en-US"/>
              </w:rPr>
              <w:t>30</w:t>
            </w:r>
            <w:r w:rsidRPr="0040044E">
              <w:rPr>
                <w:lang w:val="en-US"/>
              </w:rPr>
              <w:fldChar w:fldCharType="end"/>
            </w:r>
            <w:bookmarkEnd w:id="167"/>
          </w:p>
        </w:tc>
      </w:tr>
    </w:tbl>
    <w:p w14:paraId="380C6734" w14:textId="7122F317" w:rsidR="003B7829" w:rsidRDefault="00C16054" w:rsidP="00E63915">
      <w:pPr>
        <w:rPr>
          <w:lang w:val="en-US"/>
        </w:rPr>
      </w:pPr>
      <w:r w:rsidRPr="0040044E">
        <w:rPr>
          <w:lang w:val="en-US"/>
        </w:rPr>
        <w:t>This equation states that when the bed degrades the surface GSD is that of the substrate</w:t>
      </w:r>
      <w:r w:rsidR="00471B46" w:rsidRPr="0040044E">
        <w:rPr>
          <w:lang w:val="en-US"/>
        </w:rPr>
        <w:t xml:space="preserve"> (</w:t>
      </w:r>
      <w:r w:rsidR="00471B46" w:rsidRPr="0040044E">
        <w:rPr>
          <w:lang w:val="en-US"/>
        </w:rPr>
        <w:fldChar w:fldCharType="begin"/>
      </w:r>
      <w:r w:rsidR="00471B46" w:rsidRPr="0040044E">
        <w:rPr>
          <w:lang w:val="en-US"/>
        </w:rPr>
        <w:instrText xml:space="preserve"> REF _Ref103272301 </w:instrText>
      </w:r>
      <w:r w:rsidR="00471B46" w:rsidRPr="0040044E">
        <w:rPr>
          <w:lang w:val="en-US"/>
        </w:rPr>
        <w:fldChar w:fldCharType="separate"/>
      </w:r>
      <w:r w:rsidR="00F5136C" w:rsidRPr="0040044E">
        <w:rPr>
          <w:lang w:val="en-US"/>
        </w:rPr>
        <w:t xml:space="preserve">Figure </w:t>
      </w:r>
      <w:r w:rsidR="00F5136C">
        <w:rPr>
          <w:noProof/>
          <w:lang w:val="en-US"/>
        </w:rPr>
        <w:t>5</w:t>
      </w:r>
      <w:r w:rsidR="00471B46" w:rsidRPr="0040044E">
        <w:rPr>
          <w:lang w:val="en-US"/>
        </w:rPr>
        <w:fldChar w:fldCharType="end"/>
      </w:r>
      <w:r w:rsidR="00471B46" w:rsidRPr="0040044E">
        <w:rPr>
          <w:lang w:val="en-US"/>
        </w:rPr>
        <w:t>c)</w:t>
      </w:r>
      <w:r w:rsidR="009E2CF2" w:rsidRPr="0040044E">
        <w:rPr>
          <w:lang w:val="en-US"/>
        </w:rPr>
        <w:t xml:space="preserve"> </w:t>
      </w:r>
      <w:r w:rsidR="00A57B2A">
        <w:rPr>
          <w:lang w:val="en-US"/>
        </w:rPr>
        <w:t>and</w:t>
      </w:r>
      <w:r w:rsidR="00471B46" w:rsidRPr="0040044E">
        <w:rPr>
          <w:lang w:val="en-US"/>
        </w:rPr>
        <w:t xml:space="preserve"> </w:t>
      </w:r>
      <w:r w:rsidR="00A57B2A">
        <w:rPr>
          <w:lang w:val="en-US"/>
        </w:rPr>
        <w:t>when</w:t>
      </w:r>
      <w:r w:rsidR="00471B46" w:rsidRPr="0040044E">
        <w:rPr>
          <w:lang w:val="en-US"/>
        </w:rPr>
        <w:t xml:space="preserve"> the bed aggrades</w:t>
      </w:r>
      <w:r w:rsidR="002549E8" w:rsidRPr="0040044E">
        <w:rPr>
          <w:lang w:val="en-US"/>
        </w:rPr>
        <w:t xml:space="preserve"> </w:t>
      </w:r>
      <w:r w:rsidR="00B2049F">
        <w:rPr>
          <w:lang w:val="en-US"/>
        </w:rPr>
        <w:t>the substrate</w:t>
      </w:r>
      <w:r w:rsidR="005F2128">
        <w:rPr>
          <w:lang w:val="en-US"/>
        </w:rPr>
        <w:t xml:space="preserve"> start</w:t>
      </w:r>
      <w:ins w:id="168" w:author="Anderson, Samuel R" w:date="2022-07-31T21:12:00Z">
        <w:r w:rsidR="00EB0431">
          <w:rPr>
            <w:lang w:val="en-US"/>
          </w:rPr>
          <w:t>s to</w:t>
        </w:r>
      </w:ins>
      <w:r w:rsidR="005F2128">
        <w:rPr>
          <w:lang w:val="en-US"/>
        </w:rPr>
        <w:t xml:space="preserve"> </w:t>
      </w:r>
      <w:proofErr w:type="spellStart"/>
      <w:r w:rsidR="005F2128">
        <w:rPr>
          <w:lang w:val="en-US"/>
        </w:rPr>
        <w:t>exchang</w:t>
      </w:r>
      <w:proofErr w:type="spellEnd"/>
      <w:del w:id="169" w:author="Anderson, Samuel R" w:date="2022-07-31T21:12:00Z">
        <w:r w:rsidR="005F2128" w:rsidDel="00EB0431">
          <w:rPr>
            <w:lang w:val="en-US"/>
          </w:rPr>
          <w:delText>ing</w:delText>
        </w:r>
      </w:del>
      <w:r w:rsidR="005F2128">
        <w:rPr>
          <w:lang w:val="en-US"/>
        </w:rPr>
        <w:t xml:space="preserve"> material</w:t>
      </w:r>
      <w:r w:rsidR="00ED4AF4">
        <w:rPr>
          <w:lang w:val="en-US"/>
        </w:rPr>
        <w:t xml:space="preserve"> with </w:t>
      </w:r>
      <w:r w:rsidR="004F4658">
        <w:rPr>
          <w:lang w:val="en-US"/>
        </w:rPr>
        <w:t xml:space="preserve">the surface and bed load </w:t>
      </w:r>
      <w:r w:rsidR="00AD5C83">
        <w:rPr>
          <w:lang w:val="en-US"/>
        </w:rPr>
        <w:t xml:space="preserve">assuming </w:t>
      </w:r>
      <w:r w:rsidR="00ED4AF4">
        <w:rPr>
          <w:lang w:val="en-US"/>
        </w:rPr>
        <w:t xml:space="preserve">a weighted average of </w:t>
      </w:r>
      <w:proofErr w:type="spellStart"/>
      <w:ins w:id="170" w:author="Anderson, Samuel R" w:date="2022-07-31T21:12:00Z">
        <w:r w:rsidR="00EB0431">
          <w:rPr>
            <w:lang w:val="en-US"/>
          </w:rPr>
          <w:t>the</w:t>
        </w:r>
      </w:ins>
      <w:del w:id="171" w:author="Anderson, Samuel R" w:date="2022-07-31T21:12:00Z">
        <w:r w:rsidR="00ED4AF4" w:rsidDel="00EB0431">
          <w:rPr>
            <w:lang w:val="en-US"/>
          </w:rPr>
          <w:delText xml:space="preserve">their </w:delText>
        </w:r>
      </w:del>
      <w:r w:rsidR="004F4658">
        <w:rPr>
          <w:lang w:val="en-US"/>
        </w:rPr>
        <w:t>GSD</w:t>
      </w:r>
      <w:proofErr w:type="spellEnd"/>
      <w:r w:rsidR="00ED4AF4">
        <w:rPr>
          <w:lang w:val="en-US"/>
        </w:rPr>
        <w:t>)</w:t>
      </w:r>
      <w:r w:rsidR="004239D2">
        <w:rPr>
          <w:lang w:val="en-US"/>
        </w:rPr>
        <w:t xml:space="preserve">. </w:t>
      </w:r>
    </w:p>
    <w:p w14:paraId="6BE03B90" w14:textId="77777777" w:rsidR="003B7829" w:rsidRDefault="003B7829" w:rsidP="00E63915">
      <w:pPr>
        <w:rPr>
          <w:lang w:val="en-US"/>
        </w:rPr>
      </w:pPr>
    </w:p>
    <w:p w14:paraId="0B641913" w14:textId="4DA5E217" w:rsidR="008C3255" w:rsidRDefault="000B72D4" w:rsidP="00E63915">
      <w:pPr>
        <w:rPr>
          <w:lang w:val="en-US"/>
        </w:rPr>
      </w:pPr>
      <w:r>
        <w:rPr>
          <w:lang w:val="en-US"/>
        </w:rPr>
        <w:t>We solve</w:t>
      </w:r>
      <w:r w:rsidR="006D6A08">
        <w:rPr>
          <w:lang w:val="en-US"/>
        </w:rPr>
        <w:t xml:space="preserve">d </w:t>
      </w:r>
      <w:r w:rsidR="006D6A08">
        <w:rPr>
          <w:lang w:val="en-US"/>
        </w:rPr>
        <w:fldChar w:fldCharType="begin"/>
      </w:r>
      <w:r w:rsidR="006D6A08">
        <w:rPr>
          <w:lang w:val="en-US"/>
        </w:rPr>
        <w:instrText xml:space="preserve"> REF _Ref107302319 \h </w:instrText>
      </w:r>
      <w:r w:rsidR="006D6A08">
        <w:rPr>
          <w:lang w:val="en-US"/>
        </w:rPr>
      </w:r>
      <w:r w:rsidR="006D6A08">
        <w:rPr>
          <w:lang w:val="en-US"/>
        </w:rPr>
        <w:fldChar w:fldCharType="separate"/>
      </w:r>
      <w:r w:rsidR="00F5136C" w:rsidRPr="0040044E">
        <w:rPr>
          <w:lang w:val="en-US"/>
        </w:rPr>
        <w:t xml:space="preserve">Eq. </w:t>
      </w:r>
      <w:r w:rsidR="00F5136C">
        <w:rPr>
          <w:noProof/>
          <w:lang w:val="en-US"/>
        </w:rPr>
        <w:t>29</w:t>
      </w:r>
      <w:r w:rsidR="006D6A08">
        <w:rPr>
          <w:lang w:val="en-US"/>
        </w:rPr>
        <w:fldChar w:fldCharType="end"/>
      </w:r>
      <w:r w:rsidR="003409F4">
        <w:rPr>
          <w:lang w:val="en-US"/>
        </w:rPr>
        <w:t xml:space="preserve"> explicitly </w:t>
      </w:r>
      <w:r w:rsidR="005A7CA1">
        <w:rPr>
          <w:lang w:val="en-US"/>
        </w:rPr>
        <w:t>approximating the</w:t>
      </w:r>
      <w:r w:rsidR="003B7829">
        <w:rPr>
          <w:lang w:val="en-US"/>
        </w:rPr>
        <w:t xml:space="preserve"> derivatives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66"/>
        <w:gridCol w:w="1586"/>
        <w:gridCol w:w="1383"/>
      </w:tblGrid>
      <w:tr w:rsidR="00A87E13" w:rsidRPr="0040044E" w14:paraId="404EC36B" w14:textId="77777777" w:rsidTr="008578DC">
        <w:trPr>
          <w:jc w:val="center"/>
        </w:trPr>
        <w:tc>
          <w:tcPr>
            <w:tcW w:w="3521" w:type="pct"/>
          </w:tcPr>
          <w:p w14:paraId="24D447B5" w14:textId="3FED7EF7" w:rsidR="00A87E13" w:rsidRPr="0040044E" w:rsidRDefault="00000000" w:rsidP="00AF387A">
            <w:pPr>
              <w:rPr>
                <w:i/>
                <w:lang w:val="en-US"/>
              </w:rPr>
            </w:pPr>
            <m:oMathPara>
              <m:oMathParaPr>
                <m:jc m:val="left"/>
              </m:oMathParaPr>
              <m:oMath>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bT</m:t>
                        </m:r>
                      </m:sub>
                    </m:sSub>
                  </m:num>
                  <m:den>
                    <m:r>
                      <w:rPr>
                        <w:rFonts w:ascii="Cambria Math" w:hAnsi="Cambria Math"/>
                        <w:lang w:val="en-US"/>
                      </w:rPr>
                      <m:t>∂x</m:t>
                    </m:r>
                  </m:den>
                </m:f>
                <m:r>
                  <w:rPr>
                    <w:rFonts w:ascii="Cambria Math" w:hAnsi="Cambria Math"/>
                    <w:lang w:val="en-US"/>
                  </w:rPr>
                  <m:t>≈α</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bT,x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bT,x-1</m:t>
                        </m:r>
                      </m:sub>
                    </m:sSub>
                  </m:num>
                  <m:den>
                    <m:r>
                      <w:rPr>
                        <w:rFonts w:ascii="Cambria Math" w:hAnsi="Cambria Math"/>
                        <w:lang w:val="en-US"/>
                      </w:rPr>
                      <m:t>∆x</m:t>
                    </m:r>
                  </m:den>
                </m:f>
                <m:r>
                  <w:rPr>
                    <w:rFonts w:ascii="Cambria Math" w:hAnsi="Cambria Math"/>
                    <w:lang w:val="en-US"/>
                  </w:rPr>
                  <m:t>+</m:t>
                </m:r>
                <m:d>
                  <m:dPr>
                    <m:ctrlPr>
                      <w:rPr>
                        <w:rFonts w:ascii="Cambria Math" w:hAnsi="Cambria Math"/>
                        <w:i/>
                        <w:lang w:val="en-US"/>
                      </w:rPr>
                    </m:ctrlPr>
                  </m:dPr>
                  <m:e>
                    <m:r>
                      <w:rPr>
                        <w:rFonts w:ascii="Cambria Math" w:hAnsi="Cambria Math"/>
                        <w:lang w:val="en-US"/>
                      </w:rPr>
                      <m:t>1-α</m:t>
                    </m:r>
                  </m:e>
                </m:d>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bT,x+1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bT,x</m:t>
                        </m:r>
                      </m:sub>
                    </m:sSub>
                  </m:num>
                  <m:den>
                    <m:r>
                      <w:rPr>
                        <w:rFonts w:ascii="Cambria Math" w:hAnsi="Cambria Math"/>
                        <w:lang w:val="en-US"/>
                      </w:rPr>
                      <m:t>∆x</m:t>
                    </m:r>
                  </m:den>
                </m:f>
              </m:oMath>
            </m:oMathPara>
          </w:p>
        </w:tc>
        <w:tc>
          <w:tcPr>
            <w:tcW w:w="790" w:type="pct"/>
          </w:tcPr>
          <w:p w14:paraId="7E71A98A" w14:textId="4ED97CB1" w:rsidR="00A87E13" w:rsidRPr="0040044E" w:rsidRDefault="00A87E13" w:rsidP="00AF387A">
            <w:pPr>
              <w:pStyle w:val="Caption"/>
              <w:jc w:val="right"/>
              <w:rPr>
                <w:lang w:val="en-US"/>
              </w:rPr>
            </w:pPr>
          </w:p>
        </w:tc>
        <w:tc>
          <w:tcPr>
            <w:tcW w:w="689" w:type="pct"/>
          </w:tcPr>
          <w:p w14:paraId="69822192" w14:textId="2DCE4B21" w:rsidR="00A87E13" w:rsidRPr="0040044E" w:rsidRDefault="00A87E13" w:rsidP="00AF387A">
            <w:pPr>
              <w:pStyle w:val="Caption"/>
              <w:jc w:val="right"/>
              <w:rPr>
                <w:lang w:val="en-US"/>
              </w:rPr>
            </w:pPr>
            <w:bookmarkStart w:id="172" w:name="_Ref107414521"/>
            <w:r w:rsidRPr="0040044E">
              <w:rPr>
                <w:lang w:val="en-US"/>
              </w:rPr>
              <w:t xml:space="preserve">Eq. </w:t>
            </w:r>
            <w:r w:rsidRPr="0040044E">
              <w:rPr>
                <w:lang w:val="en-US"/>
              </w:rPr>
              <w:fldChar w:fldCharType="begin"/>
            </w:r>
            <w:r w:rsidRPr="0040044E">
              <w:rPr>
                <w:lang w:val="en-US"/>
              </w:rPr>
              <w:instrText xml:space="preserve"> SEQ Eq. \* ARABIC </w:instrText>
            </w:r>
            <w:r w:rsidRPr="0040044E">
              <w:rPr>
                <w:lang w:val="en-US"/>
              </w:rPr>
              <w:fldChar w:fldCharType="separate"/>
            </w:r>
            <w:r w:rsidR="00F5136C">
              <w:rPr>
                <w:noProof/>
                <w:lang w:val="en-US"/>
              </w:rPr>
              <w:t>31</w:t>
            </w:r>
            <w:r w:rsidRPr="0040044E">
              <w:rPr>
                <w:lang w:val="en-US"/>
              </w:rPr>
              <w:fldChar w:fldCharType="end"/>
            </w:r>
            <w:bookmarkEnd w:id="172"/>
          </w:p>
        </w:tc>
      </w:tr>
      <w:tr w:rsidR="008C7423" w:rsidRPr="0040044E" w14:paraId="15935A4F" w14:textId="77777777" w:rsidTr="008578DC">
        <w:trPr>
          <w:jc w:val="center"/>
        </w:trPr>
        <w:tc>
          <w:tcPr>
            <w:tcW w:w="3521" w:type="pct"/>
          </w:tcPr>
          <w:p w14:paraId="1EEF5F77" w14:textId="1F182010" w:rsidR="008C7423" w:rsidRPr="00C21D53" w:rsidRDefault="00000000" w:rsidP="00AF387A">
            <w:pPr>
              <w:rPr>
                <w:lang w:val="en-US"/>
              </w:rPr>
            </w:pPr>
            <m:oMathPara>
              <m:oMathParaPr>
                <m:jc m:val="left"/>
              </m:oMathParaPr>
              <m:oMath>
                <m:f>
                  <m:fPr>
                    <m:ctrlPr>
                      <w:rPr>
                        <w:rFonts w:ascii="Cambria Math" w:hAnsi="Cambria Math"/>
                        <w:i/>
                        <w:lang w:val="en-US"/>
                      </w:rPr>
                    </m:ctrlPr>
                  </m:fPr>
                  <m:num>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bT</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e>
                    </m:d>
                  </m:num>
                  <m:den>
                    <m:r>
                      <w:rPr>
                        <w:rFonts w:ascii="Cambria Math" w:hAnsi="Cambria Math"/>
                        <w:lang w:val="en-US"/>
                      </w:rPr>
                      <m:t>∂x</m:t>
                    </m:r>
                  </m:den>
                </m:f>
                <m:r>
                  <w:rPr>
                    <w:rFonts w:ascii="Cambria Math" w:hAnsi="Cambria Math"/>
                    <w:lang w:val="en-US"/>
                  </w:rPr>
                  <m:t>≈α</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bT,x</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bT,x-1</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i,x-1</m:t>
                        </m:r>
                      </m:sub>
                    </m:sSub>
                  </m:num>
                  <m:den>
                    <m:r>
                      <w:rPr>
                        <w:rFonts w:ascii="Cambria Math" w:hAnsi="Cambria Math"/>
                        <w:lang w:val="en-US"/>
                      </w:rPr>
                      <m:t>∆x</m:t>
                    </m:r>
                  </m:den>
                </m:f>
                <m:r>
                  <w:rPr>
                    <w:rFonts w:ascii="Cambria Math" w:hAnsi="Cambria Math"/>
                    <w:lang w:val="en-US"/>
                  </w:rPr>
                  <m:t>+</m:t>
                </m:r>
                <m:d>
                  <m:dPr>
                    <m:ctrlPr>
                      <w:rPr>
                        <w:rFonts w:ascii="Cambria Math" w:hAnsi="Cambria Math"/>
                        <w:i/>
                        <w:lang w:val="en-US"/>
                      </w:rPr>
                    </m:ctrlPr>
                  </m:dPr>
                  <m:e>
                    <m:r>
                      <w:rPr>
                        <w:rFonts w:ascii="Cambria Math" w:hAnsi="Cambria Math"/>
                        <w:lang w:val="en-US"/>
                      </w:rPr>
                      <m:t>1-α</m:t>
                    </m:r>
                  </m:e>
                </m:d>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bT,x+1</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i,x+1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bT,x</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i,x</m:t>
                        </m:r>
                      </m:sub>
                    </m:sSub>
                  </m:num>
                  <m:den>
                    <m:r>
                      <w:rPr>
                        <w:rFonts w:ascii="Cambria Math" w:hAnsi="Cambria Math"/>
                        <w:lang w:val="en-US"/>
                      </w:rPr>
                      <m:t>∆x</m:t>
                    </m:r>
                  </m:den>
                </m:f>
              </m:oMath>
            </m:oMathPara>
          </w:p>
        </w:tc>
        <w:tc>
          <w:tcPr>
            <w:tcW w:w="790" w:type="pct"/>
          </w:tcPr>
          <w:p w14:paraId="602E1465" w14:textId="77777777" w:rsidR="008C7423" w:rsidRPr="0040044E" w:rsidRDefault="008C7423" w:rsidP="00AF387A">
            <w:pPr>
              <w:pStyle w:val="Caption"/>
              <w:jc w:val="right"/>
              <w:rPr>
                <w:lang w:val="en-US"/>
              </w:rPr>
            </w:pPr>
          </w:p>
        </w:tc>
        <w:tc>
          <w:tcPr>
            <w:tcW w:w="689" w:type="pct"/>
          </w:tcPr>
          <w:p w14:paraId="62D1616C" w14:textId="4FD83703" w:rsidR="008C7423" w:rsidRPr="0040044E" w:rsidRDefault="008578DC" w:rsidP="00AF387A">
            <w:pPr>
              <w:pStyle w:val="Caption"/>
              <w:jc w:val="right"/>
              <w:rPr>
                <w:lang w:val="en-US"/>
              </w:rPr>
            </w:pPr>
            <w:r w:rsidRPr="0040044E">
              <w:rPr>
                <w:lang w:val="en-US"/>
              </w:rPr>
              <w:t xml:space="preserve">Eq. </w:t>
            </w:r>
            <w:r w:rsidRPr="0040044E">
              <w:rPr>
                <w:lang w:val="en-US"/>
              </w:rPr>
              <w:fldChar w:fldCharType="begin"/>
            </w:r>
            <w:r w:rsidRPr="0040044E">
              <w:rPr>
                <w:lang w:val="en-US"/>
              </w:rPr>
              <w:instrText xml:space="preserve"> SEQ Eq. \* ARABIC </w:instrText>
            </w:r>
            <w:r w:rsidRPr="0040044E">
              <w:rPr>
                <w:lang w:val="en-US"/>
              </w:rPr>
              <w:fldChar w:fldCharType="separate"/>
            </w:r>
            <w:r w:rsidR="00F5136C">
              <w:rPr>
                <w:noProof/>
                <w:lang w:val="en-US"/>
              </w:rPr>
              <w:t>32</w:t>
            </w:r>
            <w:r w:rsidRPr="0040044E">
              <w:rPr>
                <w:lang w:val="en-US"/>
              </w:rPr>
              <w:fldChar w:fldCharType="end"/>
            </w:r>
          </w:p>
        </w:tc>
      </w:tr>
    </w:tbl>
    <w:p w14:paraId="25D0762D" w14:textId="131142A1" w:rsidR="003B7829" w:rsidRDefault="00D826A6" w:rsidP="00E63915">
      <w:pPr>
        <w:rPr>
          <w:lang w:val="en-US"/>
        </w:rPr>
      </w:pPr>
      <w:r>
        <w:rPr>
          <w:lang w:val="en-US"/>
        </w:rPr>
        <w:t xml:space="preserve">the </w:t>
      </w:r>
      <m:oMath>
        <m:r>
          <w:rPr>
            <w:rFonts w:ascii="Cambria Math" w:hAnsi="Cambria Math"/>
            <w:lang w:val="en-US"/>
          </w:rPr>
          <m:t>y</m:t>
        </m:r>
      </m:oMath>
      <w:r>
        <w:rPr>
          <w:lang w:val="en-US"/>
        </w:rPr>
        <w:t xml:space="preserve"> </w:t>
      </w:r>
      <w:r w:rsidR="00CC0B6C">
        <w:rPr>
          <w:lang w:val="en-US"/>
        </w:rPr>
        <w:t xml:space="preserve">direction </w:t>
      </w:r>
      <w:r>
        <w:rPr>
          <w:lang w:val="en-US"/>
        </w:rPr>
        <w:t>has an equivalent discretization</w:t>
      </w:r>
      <w:r w:rsidR="00CC0B6C">
        <w:rPr>
          <w:lang w:val="en-US"/>
        </w:rPr>
        <w:t xml:space="preserve"> (just replacing </w:t>
      </w:r>
      <m:oMath>
        <m:r>
          <w:rPr>
            <w:rFonts w:ascii="Cambria Math" w:hAnsi="Cambria Math"/>
            <w:lang w:val="en-US"/>
          </w:rPr>
          <m:t>x</m:t>
        </m:r>
      </m:oMath>
      <w:r w:rsidR="00CC0B6C">
        <w:rPr>
          <w:lang w:val="en-US"/>
        </w:rPr>
        <w:t xml:space="preserve"> for </w:t>
      </w:r>
      <m:oMath>
        <m:r>
          <w:rPr>
            <w:rFonts w:ascii="Cambria Math" w:hAnsi="Cambria Math"/>
            <w:lang w:val="en-US"/>
          </w:rPr>
          <m:t>y</m:t>
        </m:r>
      </m:oMath>
      <w:r w:rsidR="00CC0B6C">
        <w:rPr>
          <w:lang w:val="en-US"/>
        </w:rPr>
        <w:t>)</w:t>
      </w:r>
      <w:r w:rsidR="00B71437">
        <w:rPr>
          <w:lang w:val="en-US"/>
        </w:rPr>
        <w:t xml:space="preserve">. </w:t>
      </w:r>
      <w:r w:rsidR="00FE2063">
        <w:rPr>
          <w:lang w:val="en-US"/>
        </w:rPr>
        <w:t xml:space="preserve">The coefficient </w:t>
      </w:r>
      <m:oMath>
        <m:r>
          <w:rPr>
            <w:rFonts w:ascii="Cambria Math" w:hAnsi="Cambria Math"/>
            <w:lang w:val="en-US"/>
          </w:rPr>
          <m:t xml:space="preserve">α </m:t>
        </m:r>
      </m:oMath>
      <w:r w:rsidR="00C062FA">
        <w:rPr>
          <w:lang w:val="en-US"/>
        </w:rPr>
        <w:t>is used to switch from an upwind to central difference scheme. For stability purposes</w:t>
      </w:r>
      <w:r w:rsidR="00A17DA2">
        <w:rPr>
          <w:lang w:val="en-US"/>
        </w:rPr>
        <w:t xml:space="preserve"> we opted for a default value of 1. </w:t>
      </w:r>
      <w:r w:rsidR="00B71437">
        <w:rPr>
          <w:lang w:val="en-US"/>
        </w:rPr>
        <w:t xml:space="preserve">The </w:t>
      </w:r>
      <w:r w:rsidR="002A2C13">
        <w:rPr>
          <w:lang w:val="en-US"/>
        </w:rPr>
        <w:t xml:space="preserve">explicit solution to </w:t>
      </w:r>
      <w:r w:rsidR="002A2C13">
        <w:rPr>
          <w:lang w:val="en-US"/>
        </w:rPr>
        <w:fldChar w:fldCharType="begin"/>
      </w:r>
      <w:r w:rsidR="002A2C13">
        <w:rPr>
          <w:lang w:val="en-US"/>
        </w:rPr>
        <w:instrText xml:space="preserve"> REF _Ref107302319 \h </w:instrText>
      </w:r>
      <w:r w:rsidR="002A2C13">
        <w:rPr>
          <w:lang w:val="en-US"/>
        </w:rPr>
      </w:r>
      <w:r w:rsidR="002A2C13">
        <w:rPr>
          <w:lang w:val="en-US"/>
        </w:rPr>
        <w:fldChar w:fldCharType="separate"/>
      </w:r>
      <w:r w:rsidR="00F5136C" w:rsidRPr="0040044E">
        <w:rPr>
          <w:lang w:val="en-US"/>
        </w:rPr>
        <w:t xml:space="preserve">Eq. </w:t>
      </w:r>
      <w:r w:rsidR="00F5136C">
        <w:rPr>
          <w:noProof/>
          <w:lang w:val="en-US"/>
        </w:rPr>
        <w:t>29</w:t>
      </w:r>
      <w:r w:rsidR="002A2C13">
        <w:rPr>
          <w:lang w:val="en-US"/>
        </w:rPr>
        <w:fldChar w:fldCharType="end"/>
      </w:r>
      <w:r w:rsidR="002A2C13">
        <w:rPr>
          <w:lang w:val="en-US"/>
        </w:rPr>
        <w:t xml:space="preserve"> is: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8"/>
        <w:gridCol w:w="443"/>
        <w:gridCol w:w="774"/>
      </w:tblGrid>
      <w:tr w:rsidR="003A3455" w:rsidRPr="0040044E" w14:paraId="086084E6" w14:textId="77777777" w:rsidTr="0072162D">
        <w:trPr>
          <w:jc w:val="center"/>
        </w:trPr>
        <w:tc>
          <w:tcPr>
            <w:tcW w:w="9018" w:type="dxa"/>
          </w:tcPr>
          <w:p w14:paraId="476421A4" w14:textId="6E461400" w:rsidR="003A3455" w:rsidRPr="0040044E" w:rsidRDefault="00000000" w:rsidP="00AF387A">
            <w:pPr>
              <w:rPr>
                <w:i/>
                <w:lang w:val="en-US"/>
              </w:rPr>
            </w:pPr>
            <m:oMathPara>
              <m:oMathParaPr>
                <m:jc m:val="left"/>
              </m:oMathParaPr>
              <m:oMath>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m:t>
                        </m:r>
                      </m:sub>
                    </m:sSub>
                  </m:e>
                  <m:sub>
                    <m:r>
                      <w:rPr>
                        <w:rFonts w:ascii="Cambria Math" w:hAnsi="Cambria Math"/>
                        <w:lang w:val="en-US"/>
                      </w:rPr>
                      <m:t>t+1</m:t>
                    </m:r>
                  </m:sub>
                </m:sSub>
                <m:r>
                  <w:rPr>
                    <w:rFonts w:ascii="Cambria Math" w:hAnsi="Cambria Math"/>
                    <w:lang w:val="en-US"/>
                  </w:rPr>
                  <m:t>=</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m:t>
                        </m:r>
                      </m:sub>
                    </m:sSub>
                  </m:e>
                  <m:sub>
                    <m:r>
                      <w:rPr>
                        <w:rFonts w:ascii="Cambria Math" w:hAnsi="Cambria Math"/>
                        <w:lang w:val="en-US"/>
                      </w:rPr>
                      <m:t>t</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m:t>
                        </m:r>
                      </m:sub>
                    </m:sSub>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Ii</m:t>
                        </m:r>
                      </m:sub>
                    </m:sSub>
                  </m:e>
                </m:d>
                <m:d>
                  <m:dPr>
                    <m:ctrlPr>
                      <w:rPr>
                        <w:rFonts w:ascii="Cambria Math" w:hAnsi="Cambria Math"/>
                        <w:i/>
                        <w:lang w:val="en-US"/>
                      </w:rPr>
                    </m:ctrlPr>
                  </m:dPr>
                  <m:e>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m:t>
                            </m:r>
                          </m:sub>
                        </m:sSub>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m:t>
                            </m:r>
                          </m:sub>
                        </m:sSub>
                      </m:e>
                      <m:sub>
                        <m:r>
                          <w:rPr>
                            <w:rFonts w:ascii="Cambria Math" w:hAnsi="Cambria Math"/>
                            <w:lang w:val="en-US"/>
                          </w:rPr>
                          <m:t>t-1</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∆t</m:t>
                    </m:r>
                  </m:num>
                  <m:den>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m:t>
                        </m:r>
                      </m:sub>
                    </m:sSub>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p</m:t>
                            </m:r>
                          </m:sub>
                        </m:sSub>
                      </m:e>
                    </m:d>
                  </m:den>
                </m:f>
                <m:d>
                  <m:dPr>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bT</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e>
                        </m:d>
                      </m:num>
                      <m:den>
                        <m:r>
                          <w:rPr>
                            <w:rFonts w:ascii="Cambria Math" w:hAnsi="Cambria Math"/>
                            <w:lang w:val="en-US"/>
                          </w:rPr>
                          <m:t>∂x</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Ii</m:t>
                        </m:r>
                      </m:sub>
                    </m:sSub>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bT</m:t>
                            </m:r>
                          </m:sub>
                        </m:sSub>
                      </m:num>
                      <m:den>
                        <m:r>
                          <w:rPr>
                            <w:rFonts w:ascii="Cambria Math" w:hAnsi="Cambria Math"/>
                            <w:lang w:val="en-US"/>
                          </w:rPr>
                          <m:t>∂x</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bT</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e>
                        </m:d>
                      </m:num>
                      <m:den>
                        <m:r>
                          <w:rPr>
                            <w:rFonts w:ascii="Cambria Math" w:hAnsi="Cambria Math"/>
                            <w:lang w:val="en-US"/>
                          </w:rPr>
                          <m:t>∂y</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Ii</m:t>
                        </m:r>
                      </m:sub>
                    </m:sSub>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bT</m:t>
                            </m:r>
                          </m:sub>
                        </m:sSub>
                      </m:num>
                      <m:den>
                        <m:r>
                          <w:rPr>
                            <w:rFonts w:ascii="Cambria Math" w:hAnsi="Cambria Math"/>
                            <w:lang w:val="en-US"/>
                          </w:rPr>
                          <m:t>∂y</m:t>
                        </m:r>
                      </m:den>
                    </m:f>
                  </m:e>
                </m:d>
              </m:oMath>
            </m:oMathPara>
          </w:p>
        </w:tc>
        <w:tc>
          <w:tcPr>
            <w:tcW w:w="450" w:type="dxa"/>
          </w:tcPr>
          <w:p w14:paraId="676B78CD" w14:textId="77777777" w:rsidR="003A3455" w:rsidRPr="0040044E" w:rsidRDefault="003A3455" w:rsidP="00AF387A">
            <w:pPr>
              <w:pStyle w:val="Caption"/>
              <w:jc w:val="right"/>
              <w:rPr>
                <w:lang w:val="en-US"/>
              </w:rPr>
            </w:pPr>
          </w:p>
        </w:tc>
        <w:tc>
          <w:tcPr>
            <w:tcW w:w="783" w:type="dxa"/>
          </w:tcPr>
          <w:p w14:paraId="210643B7" w14:textId="18B73F29" w:rsidR="003A3455" w:rsidRPr="0040044E" w:rsidRDefault="003A3455" w:rsidP="00AF387A">
            <w:pPr>
              <w:pStyle w:val="Caption"/>
              <w:jc w:val="right"/>
              <w:rPr>
                <w:lang w:val="en-US"/>
              </w:rPr>
            </w:pPr>
            <w:bookmarkStart w:id="173" w:name="_Ref107414379"/>
            <w:r w:rsidRPr="0040044E">
              <w:rPr>
                <w:lang w:val="en-US"/>
              </w:rPr>
              <w:t xml:space="preserve">Eq. </w:t>
            </w:r>
            <w:r w:rsidRPr="0040044E">
              <w:rPr>
                <w:lang w:val="en-US"/>
              </w:rPr>
              <w:fldChar w:fldCharType="begin"/>
            </w:r>
            <w:r w:rsidRPr="0040044E">
              <w:rPr>
                <w:lang w:val="en-US"/>
              </w:rPr>
              <w:instrText xml:space="preserve"> SEQ Eq. \* ARABIC </w:instrText>
            </w:r>
            <w:r w:rsidRPr="0040044E">
              <w:rPr>
                <w:lang w:val="en-US"/>
              </w:rPr>
              <w:fldChar w:fldCharType="separate"/>
            </w:r>
            <w:r w:rsidR="00F5136C">
              <w:rPr>
                <w:noProof/>
                <w:lang w:val="en-US"/>
              </w:rPr>
              <w:t>33</w:t>
            </w:r>
            <w:r w:rsidRPr="0040044E">
              <w:rPr>
                <w:lang w:val="en-US"/>
              </w:rPr>
              <w:fldChar w:fldCharType="end"/>
            </w:r>
            <w:bookmarkEnd w:id="173"/>
          </w:p>
        </w:tc>
      </w:tr>
    </w:tbl>
    <w:p w14:paraId="25306EB6" w14:textId="0DAD74D7" w:rsidR="002A2C13" w:rsidRPr="00FE2063" w:rsidRDefault="002C517F" w:rsidP="00E63915">
      <w:pPr>
        <w:rPr>
          <w:lang w:val="es-CL"/>
        </w:rPr>
      </w:pPr>
      <w:r>
        <w:rPr>
          <w:lang w:val="en-US"/>
        </w:rPr>
        <w:t>For simplicity w</w:t>
      </w:r>
      <w:r w:rsidR="006B3034">
        <w:rPr>
          <w:lang w:val="en-US"/>
        </w:rPr>
        <w:t xml:space="preserve">e dropped some </w:t>
      </w:r>
      <m:oMath>
        <m:r>
          <w:rPr>
            <w:rFonts w:ascii="Cambria Math" w:hAnsi="Cambria Math"/>
            <w:lang w:val="en-US"/>
          </w:rPr>
          <m:t>t</m:t>
        </m:r>
      </m:oMath>
      <w:r w:rsidR="006B3034">
        <w:rPr>
          <w:lang w:val="en-US"/>
        </w:rPr>
        <w:t xml:space="preserve"> subscripts, but all variables are evaluated at the current </w:t>
      </w:r>
      <w:r w:rsidR="00A84409">
        <w:rPr>
          <w:lang w:val="en-US"/>
        </w:rPr>
        <w:t xml:space="preserve">time step except for </w:t>
      </w:r>
      <m:oMath>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m:t>
                </m:r>
              </m:sub>
            </m:sSub>
          </m:e>
          <m:sub>
            <m:r>
              <w:rPr>
                <w:rFonts w:ascii="Cambria Math" w:hAnsi="Cambria Math"/>
                <w:lang w:val="en-US"/>
              </w:rPr>
              <m:t>t-1</m:t>
            </m:r>
          </m:sub>
        </m:sSub>
      </m:oMath>
      <w:r>
        <w:rPr>
          <w:lang w:val="en-US"/>
        </w:rPr>
        <w:t xml:space="preserve">. </w:t>
      </w:r>
    </w:p>
    <w:p w14:paraId="45BC2527" w14:textId="77777777" w:rsidR="008C3255" w:rsidRDefault="008C3255" w:rsidP="00E63915">
      <w:pPr>
        <w:rPr>
          <w:lang w:val="en-US"/>
        </w:rPr>
      </w:pPr>
    </w:p>
    <w:p w14:paraId="752A36FB" w14:textId="605877F3" w:rsidR="002657C0" w:rsidRDefault="00AB1929" w:rsidP="00E63915">
      <w:pPr>
        <w:rPr>
          <w:lang w:val="en-US"/>
        </w:rPr>
      </w:pPr>
      <w:r>
        <w:rPr>
          <w:lang w:val="en-US"/>
        </w:rPr>
        <w:t xml:space="preserve">Given that </w:t>
      </w:r>
      <w:r w:rsidR="00F57799">
        <w:rPr>
          <w:lang w:val="en-US"/>
        </w:rPr>
        <w:t xml:space="preserve">our model can predict </w:t>
      </w:r>
      <w:r w:rsidR="00A02B72">
        <w:rPr>
          <w:lang w:val="en-US"/>
        </w:rPr>
        <w:t xml:space="preserve">temporal </w:t>
      </w:r>
      <w:r w:rsidR="00F57799">
        <w:rPr>
          <w:lang w:val="en-US"/>
        </w:rPr>
        <w:t>changes in bed surface elevation and GSD</w:t>
      </w:r>
      <w:r w:rsidR="005650D6">
        <w:rPr>
          <w:lang w:val="en-US"/>
        </w:rPr>
        <w:t xml:space="preserve"> we implemented stratigraphy track</w:t>
      </w:r>
      <w:r w:rsidR="000014BF">
        <w:rPr>
          <w:lang w:val="en-US"/>
        </w:rPr>
        <w:t>ing capabilit</w:t>
      </w:r>
      <w:r w:rsidR="00A02B72">
        <w:rPr>
          <w:lang w:val="en-US"/>
        </w:rPr>
        <w:t>ies, thus</w:t>
      </w:r>
      <w:r w:rsidR="00DE1106">
        <w:rPr>
          <w:lang w:val="en-US"/>
        </w:rPr>
        <w:t xml:space="preserve"> allowing </w:t>
      </w:r>
      <w:r w:rsidR="00F36FBE">
        <w:rPr>
          <w:lang w:val="en-US"/>
        </w:rPr>
        <w:t>a</w:t>
      </w:r>
      <w:r w:rsidR="00624490">
        <w:rPr>
          <w:lang w:val="en-US"/>
        </w:rPr>
        <w:t xml:space="preserve"> better represent</w:t>
      </w:r>
      <w:r w:rsidR="00F36FBE">
        <w:rPr>
          <w:lang w:val="en-US"/>
        </w:rPr>
        <w:t xml:space="preserve">ation of </w:t>
      </w:r>
      <w:r w:rsidR="00624490">
        <w:rPr>
          <w:lang w:val="en-US"/>
        </w:rPr>
        <w:t xml:space="preserve">processes </w:t>
      </w:r>
      <w:r w:rsidR="00CD02F6">
        <w:rPr>
          <w:lang w:val="en-US"/>
        </w:rPr>
        <w:t>that are not purely ero</w:t>
      </w:r>
      <w:r w:rsidR="00DE1106">
        <w:rPr>
          <w:lang w:val="en-US"/>
        </w:rPr>
        <w:t>sion</w:t>
      </w:r>
      <w:ins w:id="174" w:author="Anderson, Samuel R" w:date="2022-07-31T21:14:00Z">
        <w:r w:rsidR="00EB0431">
          <w:rPr>
            <w:lang w:val="en-US"/>
          </w:rPr>
          <w:t>al</w:t>
        </w:r>
      </w:ins>
      <w:r w:rsidR="00DE1106">
        <w:rPr>
          <w:lang w:val="en-US"/>
        </w:rPr>
        <w:t xml:space="preserve"> </w:t>
      </w:r>
      <w:commentRangeStart w:id="175"/>
      <w:r w:rsidR="00DE1106">
        <w:rPr>
          <w:lang w:val="en-US"/>
        </w:rPr>
        <w:t xml:space="preserve">and </w:t>
      </w:r>
      <w:commentRangeEnd w:id="175"/>
      <w:r w:rsidR="00284EE3">
        <w:rPr>
          <w:rStyle w:val="CommentReference"/>
        </w:rPr>
        <w:commentReference w:id="175"/>
      </w:r>
      <w:r w:rsidR="00DE1106">
        <w:rPr>
          <w:lang w:val="en-US"/>
        </w:rPr>
        <w:t>deposition</w:t>
      </w:r>
      <w:ins w:id="176" w:author="Anderson, Samuel R" w:date="2022-07-31T21:14:00Z">
        <w:r w:rsidR="00EB0431">
          <w:rPr>
            <w:lang w:val="en-US"/>
          </w:rPr>
          <w:t>al</w:t>
        </w:r>
      </w:ins>
      <w:r w:rsidR="00DE1106">
        <w:rPr>
          <w:lang w:val="en-US"/>
        </w:rPr>
        <w:t xml:space="preserve">. </w:t>
      </w:r>
      <w:r w:rsidR="002118E3">
        <w:rPr>
          <w:lang w:val="en-US"/>
        </w:rPr>
        <w:t xml:space="preserve">Our model </w:t>
      </w:r>
      <w:r w:rsidR="008C3255">
        <w:rPr>
          <w:lang w:val="en-US"/>
        </w:rPr>
        <w:t xml:space="preserve">records </w:t>
      </w:r>
      <w:r w:rsidR="002E2DD3">
        <w:rPr>
          <w:lang w:val="en-US"/>
        </w:rPr>
        <w:lastRenderedPageBreak/>
        <w:t xml:space="preserve">the current and past </w:t>
      </w:r>
      <w:r w:rsidR="00BE2426">
        <w:rPr>
          <w:lang w:val="en-US"/>
        </w:rPr>
        <w:t xml:space="preserve">GSD </w:t>
      </w:r>
      <w:r w:rsidR="002024F3">
        <w:rPr>
          <w:lang w:val="en-US"/>
        </w:rPr>
        <w:t xml:space="preserve">and elevation </w:t>
      </w:r>
      <w:r w:rsidR="00BE2426">
        <w:rPr>
          <w:lang w:val="en-US"/>
        </w:rPr>
        <w:t>of the surface and subsurface</w:t>
      </w:r>
      <w:r w:rsidR="00E07FC9">
        <w:rPr>
          <w:lang w:val="en-US"/>
        </w:rPr>
        <w:t xml:space="preserve"> across the whole watershed</w:t>
      </w:r>
      <w:r w:rsidR="00FE79C4">
        <w:rPr>
          <w:lang w:val="en-US"/>
        </w:rPr>
        <w:t xml:space="preserve"> (</w:t>
      </w:r>
      <w:r w:rsidR="00FE79C4">
        <w:rPr>
          <w:lang w:val="en-US"/>
        </w:rPr>
        <w:fldChar w:fldCharType="begin"/>
      </w:r>
      <w:r w:rsidR="00FE79C4">
        <w:rPr>
          <w:lang w:val="en-US"/>
        </w:rPr>
        <w:instrText xml:space="preserve"> REF _Ref103272301 </w:instrText>
      </w:r>
      <w:r w:rsidR="00FE79C4">
        <w:rPr>
          <w:lang w:val="en-US"/>
        </w:rPr>
        <w:fldChar w:fldCharType="separate"/>
      </w:r>
      <w:r w:rsidR="00F5136C" w:rsidRPr="0040044E">
        <w:rPr>
          <w:lang w:val="en-US"/>
        </w:rPr>
        <w:t xml:space="preserve">Figure </w:t>
      </w:r>
      <w:r w:rsidR="00F5136C">
        <w:rPr>
          <w:noProof/>
          <w:lang w:val="en-US"/>
        </w:rPr>
        <w:t>5</w:t>
      </w:r>
      <w:r w:rsidR="00FE79C4">
        <w:rPr>
          <w:lang w:val="en-US"/>
        </w:rPr>
        <w:fldChar w:fldCharType="end"/>
      </w:r>
      <w:r w:rsidR="00FE79C4">
        <w:rPr>
          <w:lang w:val="en-US"/>
        </w:rPr>
        <w:t>)</w:t>
      </w:r>
      <w:r w:rsidR="002024F3">
        <w:rPr>
          <w:lang w:val="en-US"/>
        </w:rPr>
        <w:t xml:space="preserve">. </w:t>
      </w:r>
      <w:r w:rsidR="007D5C8D">
        <w:rPr>
          <w:lang w:val="en-US"/>
        </w:rPr>
        <w:t>At the beginning of a simulation the surface and subsurface have</w:t>
      </w:r>
      <w:r w:rsidR="00092EA2">
        <w:rPr>
          <w:lang w:val="en-US"/>
        </w:rPr>
        <w:t xml:space="preserve">, by </w:t>
      </w:r>
      <w:r w:rsidR="00585554">
        <w:rPr>
          <w:lang w:val="en-US"/>
        </w:rPr>
        <w:t>default, the</w:t>
      </w:r>
      <w:r w:rsidR="00092EA2">
        <w:rPr>
          <w:lang w:val="en-US"/>
        </w:rPr>
        <w:t xml:space="preserve"> same GSD</w:t>
      </w:r>
      <w:r w:rsidR="0015177D">
        <w:rPr>
          <w:lang w:val="en-US"/>
        </w:rPr>
        <w:t xml:space="preserve"> (</w:t>
      </w:r>
      <w:r w:rsidR="0015177D">
        <w:rPr>
          <w:lang w:val="en-US"/>
        </w:rPr>
        <w:fldChar w:fldCharType="begin"/>
      </w:r>
      <w:r w:rsidR="0015177D">
        <w:rPr>
          <w:lang w:val="en-US"/>
        </w:rPr>
        <w:instrText xml:space="preserve"> REF _Ref103272301 </w:instrText>
      </w:r>
      <w:r w:rsidR="0015177D">
        <w:rPr>
          <w:lang w:val="en-US"/>
        </w:rPr>
        <w:fldChar w:fldCharType="separate"/>
      </w:r>
      <w:r w:rsidR="00F5136C" w:rsidRPr="0040044E">
        <w:rPr>
          <w:lang w:val="en-US"/>
        </w:rPr>
        <w:t xml:space="preserve">Figure </w:t>
      </w:r>
      <w:r w:rsidR="00F5136C">
        <w:rPr>
          <w:noProof/>
          <w:lang w:val="en-US"/>
        </w:rPr>
        <w:t>5</w:t>
      </w:r>
      <w:r w:rsidR="0015177D">
        <w:rPr>
          <w:lang w:val="en-US"/>
        </w:rPr>
        <w:fldChar w:fldCharType="end"/>
      </w:r>
      <w:r w:rsidR="0015177D">
        <w:rPr>
          <w:lang w:val="en-US"/>
        </w:rPr>
        <w:t>a)</w:t>
      </w:r>
      <w:r w:rsidR="00585554">
        <w:rPr>
          <w:lang w:val="en-US"/>
        </w:rPr>
        <w:t>. But, once deposition starts occurring new layers</w:t>
      </w:r>
      <w:r w:rsidR="003B41CB">
        <w:rPr>
          <w:lang w:val="en-US"/>
        </w:rPr>
        <w:t xml:space="preserve"> can be created</w:t>
      </w:r>
      <w:r w:rsidR="00C02D0B">
        <w:rPr>
          <w:lang w:val="en-US"/>
        </w:rPr>
        <w:t xml:space="preserve"> and added to the </w:t>
      </w:r>
      <w:r w:rsidR="008F7F71">
        <w:rPr>
          <w:lang w:val="en-US"/>
        </w:rPr>
        <w:t>sub</w:t>
      </w:r>
      <w:r w:rsidR="00C02D0B">
        <w:rPr>
          <w:lang w:val="en-US"/>
        </w:rPr>
        <w:t>surface</w:t>
      </w:r>
      <w:r w:rsidR="008F7F71">
        <w:rPr>
          <w:lang w:val="en-US"/>
        </w:rPr>
        <w:t xml:space="preserve"> if the </w:t>
      </w:r>
      <w:r w:rsidR="00C02D0B">
        <w:rPr>
          <w:lang w:val="en-US"/>
        </w:rPr>
        <w:t xml:space="preserve">user-specified </w:t>
      </w:r>
      <w:r w:rsidR="0040129F">
        <w:rPr>
          <w:lang w:val="en-US"/>
        </w:rPr>
        <w:t>vertical thickness</w:t>
      </w:r>
      <w:r w:rsidR="008A78FE">
        <w:rPr>
          <w:lang w:val="en-US"/>
        </w:rPr>
        <w:t xml:space="preserve"> </w:t>
      </w:r>
      <w:r w:rsidR="008F7F71">
        <w:rPr>
          <w:lang w:val="en-US"/>
        </w:rPr>
        <w:t>(</w:t>
      </w:r>
      <w:proofErr w:type="spellStart"/>
      <w:r w:rsidR="00453FB7" w:rsidRPr="00453FB7">
        <w:rPr>
          <w:i/>
          <w:iCs/>
          <w:lang w:val="en-US"/>
        </w:rPr>
        <w:t>newSurfaceLayerThickness</w:t>
      </w:r>
      <w:proofErr w:type="spellEnd"/>
      <w:r w:rsidR="008F7F71">
        <w:rPr>
          <w:lang w:val="en-US"/>
        </w:rPr>
        <w:t xml:space="preserve">, </w:t>
      </w:r>
      <w:r w:rsidR="00CF791A" w:rsidRPr="00CF791A">
        <w:rPr>
          <w:lang w:val="en-US"/>
        </w:rPr>
        <w:t>default value of 1 m</w:t>
      </w:r>
      <w:r w:rsidR="008F7D14">
        <w:rPr>
          <w:lang w:val="en-US"/>
        </w:rPr>
        <w:t xml:space="preserve">. </w:t>
      </w:r>
      <m:oMath>
        <m:sSub>
          <m:sSubPr>
            <m:ctrlPr>
              <w:rPr>
                <w:rFonts w:ascii="Cambria Math" w:hAnsi="Cambria Math"/>
                <w:i/>
                <w:szCs w:val="20"/>
                <w:lang w:val="en-US"/>
              </w:rPr>
            </m:ctrlPr>
          </m:sSubPr>
          <m:e>
            <m:r>
              <w:rPr>
                <w:rFonts w:ascii="Cambria Math" w:hAnsi="Cambria Math"/>
                <w:lang w:val="en-US"/>
              </w:rPr>
              <m:t>L</m:t>
            </m:r>
          </m:e>
          <m:sub>
            <m:r>
              <w:rPr>
                <w:rFonts w:ascii="Cambria Math" w:hAnsi="Cambria Math"/>
                <w:lang w:val="en-US"/>
              </w:rPr>
              <m:t>s</m:t>
            </m:r>
          </m:sub>
        </m:sSub>
      </m:oMath>
      <w:r w:rsidR="008F7D14">
        <w:rPr>
          <w:szCs w:val="20"/>
          <w:lang w:val="en-US"/>
        </w:rPr>
        <w:t xml:space="preserve"> in </w:t>
      </w:r>
      <w:r w:rsidR="008F7D14">
        <w:rPr>
          <w:lang w:val="en-US"/>
        </w:rPr>
        <w:fldChar w:fldCharType="begin"/>
      </w:r>
      <w:r w:rsidR="008F7D14">
        <w:rPr>
          <w:lang w:val="en-US"/>
        </w:rPr>
        <w:instrText xml:space="preserve"> REF _Ref103272301 </w:instrText>
      </w:r>
      <w:r w:rsidR="008F7D14">
        <w:rPr>
          <w:lang w:val="en-US"/>
        </w:rPr>
        <w:fldChar w:fldCharType="separate"/>
      </w:r>
      <w:r w:rsidR="00F5136C" w:rsidRPr="0040044E">
        <w:rPr>
          <w:lang w:val="en-US"/>
        </w:rPr>
        <w:t xml:space="preserve">Figure </w:t>
      </w:r>
      <w:r w:rsidR="00F5136C">
        <w:rPr>
          <w:noProof/>
          <w:lang w:val="en-US"/>
        </w:rPr>
        <w:t>5</w:t>
      </w:r>
      <w:r w:rsidR="008F7D14">
        <w:rPr>
          <w:lang w:val="en-US"/>
        </w:rPr>
        <w:fldChar w:fldCharType="end"/>
      </w:r>
      <w:r w:rsidR="008F7D14">
        <w:rPr>
          <w:lang w:val="en-US"/>
        </w:rPr>
        <w:t>b</w:t>
      </w:r>
      <w:r w:rsidR="00CF791A" w:rsidRPr="00CF791A">
        <w:rPr>
          <w:lang w:val="en-US"/>
        </w:rPr>
        <w:t>)</w:t>
      </w:r>
      <w:r w:rsidR="00CF791A">
        <w:rPr>
          <w:lang w:val="en-US"/>
        </w:rPr>
        <w:t xml:space="preserve"> </w:t>
      </w:r>
      <w:r w:rsidR="008A78FE">
        <w:rPr>
          <w:lang w:val="en-US"/>
        </w:rPr>
        <w:t xml:space="preserve">is reached. In other words, </w:t>
      </w:r>
      <w:del w:id="177" w:author="Anderson, Samuel R" w:date="2022-07-31T21:15:00Z">
        <w:r w:rsidR="008A78FE" w:rsidDel="00EB0431">
          <w:rPr>
            <w:lang w:val="en-US"/>
          </w:rPr>
          <w:delText xml:space="preserve">every </w:delText>
        </w:r>
      </w:del>
      <w:ins w:id="178" w:author="Anderson, Samuel R" w:date="2022-07-31T21:15:00Z">
        <w:r w:rsidR="00EB0431">
          <w:rPr>
            <w:lang w:val="en-US"/>
          </w:rPr>
          <w:t>at each</w:t>
        </w:r>
        <w:r w:rsidR="00EB0431">
          <w:rPr>
            <w:lang w:val="en-US"/>
          </w:rPr>
          <w:t xml:space="preserve"> </w:t>
        </w:r>
      </w:ins>
      <w:r w:rsidR="008A78FE">
        <w:rPr>
          <w:lang w:val="en-US"/>
        </w:rPr>
        <w:t>time</w:t>
      </w:r>
      <w:ins w:id="179" w:author="Anderson, Samuel R" w:date="2022-07-31T21:15:00Z">
        <w:r w:rsidR="00EB0431">
          <w:rPr>
            <w:lang w:val="en-US"/>
          </w:rPr>
          <w:t xml:space="preserve">step </w:t>
        </w:r>
      </w:ins>
      <w:del w:id="180" w:author="Anderson, Samuel R" w:date="2022-07-31T21:15:00Z">
        <w:r w:rsidR="00F73D9A" w:rsidDel="00EB0431">
          <w:rPr>
            <w:lang w:val="en-US"/>
          </w:rPr>
          <w:delText xml:space="preserve"> </w:delText>
        </w:r>
      </w:del>
      <w:r w:rsidR="00F73D9A">
        <w:rPr>
          <w:lang w:val="en-US"/>
        </w:rPr>
        <w:t>and at every location</w:t>
      </w:r>
      <w:r w:rsidR="00463A72">
        <w:rPr>
          <w:lang w:val="en-US"/>
        </w:rPr>
        <w:t xml:space="preserve"> where</w:t>
      </w:r>
      <w:r w:rsidR="008A78FE">
        <w:rPr>
          <w:lang w:val="en-US"/>
        </w:rPr>
        <w:t xml:space="preserve"> the bed </w:t>
      </w:r>
      <w:r w:rsidR="008748DF">
        <w:rPr>
          <w:lang w:val="en-US"/>
        </w:rPr>
        <w:t xml:space="preserve">surface </w:t>
      </w:r>
      <w:r w:rsidR="008A78FE">
        <w:rPr>
          <w:lang w:val="en-US"/>
        </w:rPr>
        <w:t>elevation increases by</w:t>
      </w:r>
      <w:r w:rsidR="008748DF">
        <w:rPr>
          <w:lang w:val="en-US"/>
        </w:rPr>
        <w:t xml:space="preserve"> </w:t>
      </w:r>
      <w:proofErr w:type="spellStart"/>
      <w:r w:rsidR="008748DF" w:rsidRPr="00453FB7">
        <w:rPr>
          <w:i/>
          <w:iCs/>
          <w:lang w:val="en-US"/>
        </w:rPr>
        <w:t>newSurfaceLayerThickness</w:t>
      </w:r>
      <w:proofErr w:type="spellEnd"/>
      <w:r w:rsidR="008748DF">
        <w:rPr>
          <w:i/>
          <w:iCs/>
          <w:lang w:val="en-US"/>
        </w:rPr>
        <w:t xml:space="preserve"> </w:t>
      </w:r>
      <w:r w:rsidR="008748DF">
        <w:rPr>
          <w:lang w:val="en-US"/>
        </w:rPr>
        <w:t xml:space="preserve">the </w:t>
      </w:r>
      <w:r w:rsidR="00F31954">
        <w:rPr>
          <w:lang w:val="en-US"/>
        </w:rPr>
        <w:t xml:space="preserve">model stores a new </w:t>
      </w:r>
      <w:r w:rsidR="008748DF">
        <w:rPr>
          <w:lang w:val="en-US"/>
        </w:rPr>
        <w:t>subsurface</w:t>
      </w:r>
      <w:r w:rsidR="00F31954">
        <w:rPr>
          <w:lang w:val="en-US"/>
        </w:rPr>
        <w:t xml:space="preserve"> layer</w:t>
      </w:r>
      <w:r w:rsidR="00444060">
        <w:rPr>
          <w:lang w:val="en-US"/>
        </w:rPr>
        <w:t xml:space="preserve"> (</w:t>
      </w:r>
      <w:r w:rsidR="00444060">
        <w:rPr>
          <w:lang w:val="en-US"/>
        </w:rPr>
        <w:fldChar w:fldCharType="begin"/>
      </w:r>
      <w:r w:rsidR="00444060">
        <w:rPr>
          <w:lang w:val="en-US"/>
        </w:rPr>
        <w:instrText xml:space="preserve"> REF _Ref103272301 </w:instrText>
      </w:r>
      <w:r w:rsidR="00444060">
        <w:rPr>
          <w:lang w:val="en-US"/>
        </w:rPr>
        <w:fldChar w:fldCharType="separate"/>
      </w:r>
      <w:r w:rsidR="00F5136C" w:rsidRPr="0040044E">
        <w:rPr>
          <w:lang w:val="en-US"/>
        </w:rPr>
        <w:t xml:space="preserve">Figure </w:t>
      </w:r>
      <w:r w:rsidR="00F5136C">
        <w:rPr>
          <w:noProof/>
          <w:lang w:val="en-US"/>
        </w:rPr>
        <w:t>5</w:t>
      </w:r>
      <w:r w:rsidR="00444060">
        <w:rPr>
          <w:lang w:val="en-US"/>
        </w:rPr>
        <w:fldChar w:fldCharType="end"/>
      </w:r>
      <w:r w:rsidR="00444060">
        <w:rPr>
          <w:lang w:val="en-US"/>
        </w:rPr>
        <w:t>b)</w:t>
      </w:r>
      <w:r w:rsidR="00F31954">
        <w:rPr>
          <w:lang w:val="en-US"/>
        </w:rPr>
        <w:t>. The GSD of new added layer</w:t>
      </w:r>
      <w:r w:rsidR="00CA016D">
        <w:rPr>
          <w:lang w:val="en-US"/>
        </w:rPr>
        <w:t>s</w:t>
      </w:r>
      <w:r w:rsidR="00F31954">
        <w:rPr>
          <w:lang w:val="en-US"/>
        </w:rPr>
        <w:t xml:space="preserve"> </w:t>
      </w:r>
      <w:r w:rsidR="00AE731C">
        <w:rPr>
          <w:lang w:val="en-US"/>
        </w:rPr>
        <w:t>is a time</w:t>
      </w:r>
      <w:r w:rsidR="00EC1E57">
        <w:rPr>
          <w:lang w:val="en-US"/>
        </w:rPr>
        <w:t>-</w:t>
      </w:r>
      <w:r w:rsidR="00AE731C">
        <w:rPr>
          <w:lang w:val="en-US"/>
        </w:rPr>
        <w:t>average</w:t>
      </w:r>
      <w:r w:rsidR="00EC1E57">
        <w:rPr>
          <w:lang w:val="en-US"/>
        </w:rPr>
        <w:t>d value</w:t>
      </w:r>
      <w:r w:rsidR="00AA46F0">
        <w:rPr>
          <w:lang w:val="en-US"/>
        </w:rPr>
        <w:t xml:space="preserve"> </w:t>
      </w:r>
      <w:r w:rsidR="00F15DA8">
        <w:rPr>
          <w:lang w:val="en-US"/>
        </w:rPr>
        <w:t>of all the deposited</w:t>
      </w:r>
      <w:r w:rsidR="00D42EAA">
        <w:rPr>
          <w:lang w:val="en-US"/>
        </w:rPr>
        <w:t xml:space="preserve"> surface layers registered </w:t>
      </w:r>
      <w:r w:rsidR="001135DA">
        <w:rPr>
          <w:lang w:val="en-US"/>
        </w:rPr>
        <w:t xml:space="preserve">between 0 and </w:t>
      </w:r>
      <w:proofErr w:type="spellStart"/>
      <w:r w:rsidR="001135DA" w:rsidRPr="00453FB7">
        <w:rPr>
          <w:i/>
          <w:iCs/>
          <w:lang w:val="en-US"/>
        </w:rPr>
        <w:t>newSurfaceLayerThickness</w:t>
      </w:r>
      <w:proofErr w:type="spellEnd"/>
      <w:r w:rsidR="00170ECF">
        <w:rPr>
          <w:i/>
          <w:iCs/>
          <w:lang w:val="en-US"/>
        </w:rPr>
        <w:t xml:space="preserve"> </w:t>
      </w:r>
      <w:r w:rsidR="00170ECF" w:rsidRPr="00170ECF">
        <w:rPr>
          <w:lang w:val="en-US"/>
        </w:rPr>
        <w:t>meters</w:t>
      </w:r>
      <w:r w:rsidR="003811C4">
        <w:rPr>
          <w:lang w:val="en-US"/>
        </w:rPr>
        <w:t xml:space="preserve">. </w:t>
      </w:r>
      <w:r w:rsidR="0071535B">
        <w:rPr>
          <w:lang w:val="en-US"/>
        </w:rPr>
        <w:t xml:space="preserve">Once a new layer is created it becomes the subsurface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sidR="0071535B">
        <w:rPr>
          <w:lang w:val="en-US"/>
        </w:rPr>
        <w:t xml:space="preserve"> is updated </w:t>
      </w:r>
      <w:r w:rsidR="00314BAD">
        <w:rPr>
          <w:lang w:val="en-US"/>
        </w:rPr>
        <w:t>and</w:t>
      </w:r>
      <w:r w:rsidR="005E4C68">
        <w:rPr>
          <w:lang w:val="en-US"/>
        </w:rPr>
        <w:t xml:space="preserve"> </w:t>
      </w:r>
      <w:r w:rsidR="00E04CA6">
        <w:rPr>
          <w:lang w:val="en-US"/>
        </w:rPr>
        <w:t xml:space="preserve">used in </w:t>
      </w:r>
      <w:r w:rsidR="00731C42">
        <w:rPr>
          <w:lang w:val="en-US"/>
        </w:rPr>
        <w:fldChar w:fldCharType="begin"/>
      </w:r>
      <w:r w:rsidR="00731C42">
        <w:rPr>
          <w:lang w:val="en-US"/>
        </w:rPr>
        <w:instrText xml:space="preserve"> REF _Ref107302319 \h </w:instrText>
      </w:r>
      <w:r w:rsidR="00731C42">
        <w:rPr>
          <w:lang w:val="en-US"/>
        </w:rPr>
      </w:r>
      <w:r w:rsidR="00731C42">
        <w:rPr>
          <w:lang w:val="en-US"/>
        </w:rPr>
        <w:fldChar w:fldCharType="separate"/>
      </w:r>
      <w:r w:rsidR="00F5136C" w:rsidRPr="0040044E">
        <w:rPr>
          <w:lang w:val="en-US"/>
        </w:rPr>
        <w:t xml:space="preserve">Eq. </w:t>
      </w:r>
      <w:r w:rsidR="00F5136C">
        <w:rPr>
          <w:noProof/>
          <w:lang w:val="en-US"/>
        </w:rPr>
        <w:t>29</w:t>
      </w:r>
      <w:r w:rsidR="00731C42">
        <w:rPr>
          <w:lang w:val="en-US"/>
        </w:rPr>
        <w:fldChar w:fldCharType="end"/>
      </w:r>
      <w:r w:rsidR="00731C42">
        <w:rPr>
          <w:lang w:val="en-US"/>
        </w:rPr>
        <w:t xml:space="preserve"> and </w:t>
      </w:r>
      <w:r w:rsidR="00731C42">
        <w:rPr>
          <w:lang w:val="en-US"/>
        </w:rPr>
        <w:fldChar w:fldCharType="begin"/>
      </w:r>
      <w:r w:rsidR="00731C42">
        <w:rPr>
          <w:lang w:val="en-US"/>
        </w:rPr>
        <w:instrText xml:space="preserve"> REF _Ref103272690 \h </w:instrText>
      </w:r>
      <w:r w:rsidR="00731C42">
        <w:rPr>
          <w:lang w:val="en-US"/>
        </w:rPr>
      </w:r>
      <w:r w:rsidR="00731C42">
        <w:rPr>
          <w:lang w:val="en-US"/>
        </w:rPr>
        <w:fldChar w:fldCharType="separate"/>
      </w:r>
      <w:r w:rsidR="00F5136C" w:rsidRPr="0040044E">
        <w:rPr>
          <w:lang w:val="en-US"/>
        </w:rPr>
        <w:t xml:space="preserve">Eq. </w:t>
      </w:r>
      <w:r w:rsidR="00F5136C">
        <w:rPr>
          <w:noProof/>
          <w:lang w:val="en-US"/>
        </w:rPr>
        <w:t>30</w:t>
      </w:r>
      <w:r w:rsidR="00731C42">
        <w:rPr>
          <w:lang w:val="en-US"/>
        </w:rPr>
        <w:fldChar w:fldCharType="end"/>
      </w:r>
      <w:r w:rsidR="00314BAD">
        <w:rPr>
          <w:lang w:val="en-US"/>
        </w:rPr>
        <w:t xml:space="preserve"> in the subsequent time step</w:t>
      </w:r>
      <w:r w:rsidR="004939BD">
        <w:rPr>
          <w:lang w:val="en-US"/>
        </w:rPr>
        <w:t xml:space="preserve">. </w:t>
      </w:r>
      <w:r w:rsidR="00B715E4">
        <w:rPr>
          <w:lang w:val="en-US"/>
        </w:rPr>
        <w:t xml:space="preserve">In the case </w:t>
      </w:r>
      <w:r w:rsidR="00DE486E">
        <w:rPr>
          <w:lang w:val="en-US"/>
        </w:rPr>
        <w:t xml:space="preserve">of </w:t>
      </w:r>
      <w:r w:rsidR="006D1D16">
        <w:rPr>
          <w:lang w:val="en-US"/>
        </w:rPr>
        <w:t xml:space="preserve">eroding a newly created layer, the model reads </w:t>
      </w:r>
      <w:r w:rsidR="00FF7870">
        <w:rPr>
          <w:lang w:val="en-US"/>
        </w:rPr>
        <w:t xml:space="preserve">the stored </w:t>
      </w:r>
      <w:r w:rsidR="008C44CA">
        <w:rPr>
          <w:lang w:val="en-US"/>
        </w:rPr>
        <w:t xml:space="preserve">data </w:t>
      </w:r>
      <w:r w:rsidR="00FF7870">
        <w:rPr>
          <w:lang w:val="en-US"/>
        </w:rPr>
        <w:t xml:space="preserve">and updates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sidR="001D0E84">
        <w:rPr>
          <w:lang w:val="en-US"/>
        </w:rPr>
        <w:t xml:space="preserve"> according to the elevation of the scoured layer</w:t>
      </w:r>
      <w:r w:rsidR="00E0399E">
        <w:rPr>
          <w:lang w:val="en-US"/>
        </w:rPr>
        <w:t xml:space="preserve"> (</w:t>
      </w:r>
      <w:r w:rsidR="00E0399E">
        <w:rPr>
          <w:lang w:val="en-US"/>
        </w:rPr>
        <w:fldChar w:fldCharType="begin"/>
      </w:r>
      <w:r w:rsidR="00E0399E">
        <w:rPr>
          <w:lang w:val="en-US"/>
        </w:rPr>
        <w:instrText xml:space="preserve"> REF _Ref103272301 </w:instrText>
      </w:r>
      <w:r w:rsidR="00E0399E">
        <w:rPr>
          <w:lang w:val="en-US"/>
        </w:rPr>
        <w:fldChar w:fldCharType="separate"/>
      </w:r>
      <w:r w:rsidR="00F5136C" w:rsidRPr="0040044E">
        <w:rPr>
          <w:lang w:val="en-US"/>
        </w:rPr>
        <w:t xml:space="preserve">Figure </w:t>
      </w:r>
      <w:r w:rsidR="00F5136C">
        <w:rPr>
          <w:noProof/>
          <w:lang w:val="en-US"/>
        </w:rPr>
        <w:t>5</w:t>
      </w:r>
      <w:r w:rsidR="00E0399E">
        <w:rPr>
          <w:lang w:val="en-US"/>
        </w:rPr>
        <w:fldChar w:fldCharType="end"/>
      </w:r>
      <w:r w:rsidR="00E0399E">
        <w:rPr>
          <w:lang w:val="en-US"/>
        </w:rPr>
        <w:t>d)</w:t>
      </w:r>
      <w:r w:rsidR="001D0E84">
        <w:rPr>
          <w:lang w:val="en-US"/>
        </w:rPr>
        <w:t xml:space="preserve">. </w:t>
      </w:r>
      <w:r w:rsidR="005C1DD0">
        <w:rPr>
          <w:lang w:val="en-US"/>
        </w:rPr>
        <w:t xml:space="preserve">When the bed surface is eroded below the </w:t>
      </w:r>
      <w:r w:rsidR="005652DC">
        <w:rPr>
          <w:lang w:val="en-US"/>
        </w:rPr>
        <w:t xml:space="preserve">initial bed surface elevation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sidR="005652DC">
        <w:rPr>
          <w:lang w:val="en-US"/>
        </w:rPr>
        <w:t xml:space="preserve"> does not require any updates (</w:t>
      </w:r>
      <w:r w:rsidR="005652DC">
        <w:rPr>
          <w:lang w:val="en-US"/>
        </w:rPr>
        <w:fldChar w:fldCharType="begin"/>
      </w:r>
      <w:r w:rsidR="005652DC">
        <w:rPr>
          <w:lang w:val="en-US"/>
        </w:rPr>
        <w:instrText xml:space="preserve"> REF _Ref103272301 </w:instrText>
      </w:r>
      <w:r w:rsidR="005652DC">
        <w:rPr>
          <w:lang w:val="en-US"/>
        </w:rPr>
        <w:fldChar w:fldCharType="separate"/>
      </w:r>
      <w:r w:rsidR="00F5136C" w:rsidRPr="0040044E">
        <w:rPr>
          <w:lang w:val="en-US"/>
        </w:rPr>
        <w:t xml:space="preserve">Figure </w:t>
      </w:r>
      <w:r w:rsidR="00F5136C">
        <w:rPr>
          <w:noProof/>
          <w:lang w:val="en-US"/>
        </w:rPr>
        <w:t>5</w:t>
      </w:r>
      <w:r w:rsidR="005652DC">
        <w:rPr>
          <w:lang w:val="en-US"/>
        </w:rPr>
        <w:fldChar w:fldCharType="end"/>
      </w:r>
      <w:r w:rsidR="005652DC">
        <w:rPr>
          <w:lang w:val="en-US"/>
        </w:rPr>
        <w:t>c).</w:t>
      </w:r>
      <w:r w:rsidR="007A3EE9">
        <w:rPr>
          <w:lang w:val="en-US"/>
        </w:rPr>
        <w:t xml:space="preserve"> </w:t>
      </w:r>
      <w:r w:rsidR="00181FBA">
        <w:rPr>
          <w:lang w:val="en-US"/>
        </w:rPr>
        <w:t>Given that this capability invol</w:t>
      </w:r>
      <w:r w:rsidR="00330FE4">
        <w:rPr>
          <w:lang w:val="en-US"/>
        </w:rPr>
        <w:t xml:space="preserve">ves </w:t>
      </w:r>
      <w:r w:rsidR="001B2B94">
        <w:rPr>
          <w:lang w:val="en-US"/>
        </w:rPr>
        <w:t>intensive writ</w:t>
      </w:r>
      <w:r w:rsidR="009C7D26">
        <w:rPr>
          <w:lang w:val="en-US"/>
        </w:rPr>
        <w:t>ing and reading sequences</w:t>
      </w:r>
      <w:r w:rsidR="00D6122A">
        <w:rPr>
          <w:lang w:val="en-US"/>
        </w:rPr>
        <w:t xml:space="preserve"> we implemented the</w:t>
      </w:r>
      <w:r w:rsidR="00D6122A" w:rsidRPr="00E3740B">
        <w:rPr>
          <w:i/>
          <w:iCs/>
          <w:lang w:val="en-US"/>
        </w:rPr>
        <w:t xml:space="preserve"> </w:t>
      </w:r>
      <w:proofErr w:type="spellStart"/>
      <w:r w:rsidR="00FD50FD" w:rsidRPr="00E3740B">
        <w:rPr>
          <w:i/>
          <w:iCs/>
          <w:lang w:val="en-US"/>
        </w:rPr>
        <w:t>nCyclesToProcessStratigraphy</w:t>
      </w:r>
      <w:proofErr w:type="spellEnd"/>
      <w:r w:rsidR="00E3740B">
        <w:rPr>
          <w:i/>
          <w:iCs/>
          <w:lang w:val="en-US"/>
        </w:rPr>
        <w:t xml:space="preserve"> </w:t>
      </w:r>
      <w:r w:rsidR="00E3740B">
        <w:rPr>
          <w:lang w:val="en-US"/>
        </w:rPr>
        <w:t>option</w:t>
      </w:r>
      <w:r w:rsidR="00ED4B6D">
        <w:rPr>
          <w:lang w:val="en-US"/>
        </w:rPr>
        <w:t xml:space="preserve">. </w:t>
      </w:r>
      <w:r w:rsidR="00E3740B">
        <w:rPr>
          <w:lang w:val="en-US"/>
        </w:rPr>
        <w:t xml:space="preserve">So, </w:t>
      </w:r>
      <w:r w:rsidR="00647C8F">
        <w:rPr>
          <w:lang w:val="en-US"/>
        </w:rPr>
        <w:t xml:space="preserve">writing stratigraphy data occurs only every </w:t>
      </w:r>
      <w:proofErr w:type="spellStart"/>
      <w:r w:rsidR="00647C8F" w:rsidRPr="00E3740B">
        <w:rPr>
          <w:i/>
          <w:iCs/>
          <w:lang w:val="en-US"/>
        </w:rPr>
        <w:t>nCyclesToProcessStratigraphy</w:t>
      </w:r>
      <w:proofErr w:type="spellEnd"/>
      <w:r w:rsidR="00647C8F">
        <w:rPr>
          <w:i/>
          <w:iCs/>
          <w:lang w:val="en-US"/>
        </w:rPr>
        <w:t xml:space="preserve"> </w:t>
      </w:r>
      <w:r w:rsidR="00647C8F">
        <w:rPr>
          <w:lang w:val="en-US"/>
        </w:rPr>
        <w:t>times the time step</w:t>
      </w:r>
      <w:r w:rsidR="00897F5B">
        <w:rPr>
          <w:lang w:val="en-US"/>
        </w:rPr>
        <w:t>.</w:t>
      </w:r>
    </w:p>
    <w:p w14:paraId="6216C3E2" w14:textId="77777777" w:rsidR="00ED4B6D" w:rsidRPr="0040044E" w:rsidRDefault="00ED4B6D" w:rsidP="00E63915">
      <w:pPr>
        <w:rPr>
          <w:lang w:val="en-US"/>
        </w:rPr>
      </w:pPr>
    </w:p>
    <w:p w14:paraId="773A0C98" w14:textId="4FF48C07" w:rsidR="003461EC" w:rsidRPr="0040044E" w:rsidRDefault="005C79B2" w:rsidP="003461EC">
      <w:pPr>
        <w:jc w:val="center"/>
        <w:rPr>
          <w:lang w:val="en-US"/>
        </w:rPr>
      </w:pPr>
      <w:r w:rsidRPr="005C79B2">
        <w:rPr>
          <w:noProof/>
          <w:lang w:val="en-US"/>
        </w:rPr>
        <w:drawing>
          <wp:inline distT="0" distB="0" distL="0" distR="0" wp14:anchorId="73ACC24E" wp14:editId="09CB8B54">
            <wp:extent cx="4216400" cy="2194965"/>
            <wp:effectExtent l="0" t="0" r="0" b="0"/>
            <wp:docPr id="1" name="Picture 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diagram&#10;&#10;Description automatically generated"/>
                    <pic:cNvPicPr/>
                  </pic:nvPicPr>
                  <pic:blipFill>
                    <a:blip r:embed="rId16"/>
                    <a:stretch>
                      <a:fillRect/>
                    </a:stretch>
                  </pic:blipFill>
                  <pic:spPr>
                    <a:xfrm>
                      <a:off x="0" y="0"/>
                      <a:ext cx="4221488" cy="2197613"/>
                    </a:xfrm>
                    <a:prstGeom prst="rect">
                      <a:avLst/>
                    </a:prstGeom>
                  </pic:spPr>
                </pic:pic>
              </a:graphicData>
            </a:graphic>
          </wp:inline>
        </w:drawing>
      </w:r>
    </w:p>
    <w:p w14:paraId="090219AF" w14:textId="2710540F" w:rsidR="003461EC" w:rsidRPr="0040044E" w:rsidRDefault="003461EC" w:rsidP="003461EC">
      <w:pPr>
        <w:pStyle w:val="Caption"/>
        <w:rPr>
          <w:lang w:val="en-US"/>
        </w:rPr>
      </w:pPr>
      <w:bookmarkStart w:id="181" w:name="_Ref103272301"/>
      <w:r w:rsidRPr="0040044E">
        <w:rPr>
          <w:lang w:val="en-US"/>
        </w:rPr>
        <w:t xml:space="preserve">Figure </w:t>
      </w:r>
      <w:r w:rsidRPr="0040044E">
        <w:rPr>
          <w:lang w:val="en-US"/>
        </w:rPr>
        <w:fldChar w:fldCharType="begin"/>
      </w:r>
      <w:r w:rsidRPr="0040044E">
        <w:rPr>
          <w:lang w:val="en-US"/>
        </w:rPr>
        <w:instrText xml:space="preserve"> SEQ Figure \* ARABIC </w:instrText>
      </w:r>
      <w:r w:rsidRPr="0040044E">
        <w:rPr>
          <w:lang w:val="en-US"/>
        </w:rPr>
        <w:fldChar w:fldCharType="separate"/>
      </w:r>
      <w:r w:rsidR="00C83179">
        <w:rPr>
          <w:noProof/>
          <w:lang w:val="en-US"/>
        </w:rPr>
        <w:t>5</w:t>
      </w:r>
      <w:r w:rsidRPr="0040044E">
        <w:rPr>
          <w:lang w:val="en-US"/>
        </w:rPr>
        <w:fldChar w:fldCharType="end"/>
      </w:r>
      <w:bookmarkEnd w:id="181"/>
      <w:r w:rsidRPr="0040044E">
        <w:rPr>
          <w:lang w:val="en-US"/>
        </w:rPr>
        <w:t xml:space="preserve">: A graphical description of the model’s bed surface </w:t>
      </w:r>
      <w:r w:rsidR="00C53A00">
        <w:rPr>
          <w:lang w:val="en-US"/>
        </w:rPr>
        <w:t xml:space="preserve">and subsurface </w:t>
      </w:r>
      <w:r w:rsidRPr="0040044E">
        <w:rPr>
          <w:lang w:val="en-US"/>
        </w:rPr>
        <w:t>GSD update algorithm. a) Definition of the bed surface elevation (</w:t>
      </w:r>
      <m:oMath>
        <m:sSub>
          <m:sSubPr>
            <m:ctrlPr>
              <w:rPr>
                <w:rFonts w:ascii="Cambria Math" w:hAnsi="Cambria Math"/>
                <w:i/>
                <w:szCs w:val="24"/>
                <w:lang w:val="en-US"/>
              </w:rPr>
            </m:ctrlPr>
          </m:sSubPr>
          <m:e>
            <m:r>
              <w:rPr>
                <w:rFonts w:ascii="Cambria Math" w:hAnsi="Cambria Math"/>
                <w:lang w:val="en-US"/>
              </w:rPr>
              <m:t>η</m:t>
            </m:r>
          </m:e>
          <m:sub>
            <m:r>
              <w:rPr>
                <w:rFonts w:ascii="Cambria Math" w:hAnsi="Cambria Math"/>
                <w:lang w:val="en-US"/>
              </w:rPr>
              <m:t>0</m:t>
            </m:r>
          </m:sub>
        </m:sSub>
      </m:oMath>
      <w:r w:rsidRPr="0040044E">
        <w:rPr>
          <w:lang w:val="en-US"/>
        </w:rPr>
        <w:t>) at the beginning of the simulation (</w:t>
      </w:r>
      <m:oMath>
        <m:sSub>
          <m:sSubPr>
            <m:ctrlPr>
              <w:rPr>
                <w:rFonts w:ascii="Cambria Math" w:hAnsi="Cambria Math"/>
                <w:i/>
                <w:szCs w:val="24"/>
                <w:lang w:val="en-US"/>
              </w:rPr>
            </m:ctrlPr>
          </m:sSubPr>
          <m:e>
            <m:r>
              <w:rPr>
                <w:rFonts w:ascii="Cambria Math" w:hAnsi="Cambria Math"/>
                <w:lang w:val="en-US"/>
              </w:rPr>
              <m:t>t</m:t>
            </m:r>
          </m:e>
          <m:sub>
            <m:r>
              <w:rPr>
                <w:rFonts w:ascii="Cambria Math" w:hAnsi="Cambria Math"/>
                <w:lang w:val="en-US"/>
              </w:rPr>
              <m:t>0</m:t>
            </m:r>
          </m:sub>
        </m:sSub>
      </m:oMath>
      <w:r w:rsidRPr="0040044E">
        <w:rPr>
          <w:lang w:val="en-US"/>
        </w:rPr>
        <w:t xml:space="preserve">). b) A pure depositional process. </w:t>
      </w:r>
      <w:r w:rsidR="00EA385C">
        <w:rPr>
          <w:lang w:val="en-US"/>
        </w:rPr>
        <w:t>The b</w:t>
      </w:r>
      <w:r w:rsidRPr="0040044E">
        <w:rPr>
          <w:lang w:val="en-US"/>
        </w:rPr>
        <w:t>ed surface elevation monotonically increase</w:t>
      </w:r>
      <w:r w:rsidR="00036FF9">
        <w:rPr>
          <w:lang w:val="en-US"/>
        </w:rPr>
        <w:t xml:space="preserve">s, new subsurface layers are created every time </w:t>
      </w:r>
      <w:r w:rsidR="005313B6">
        <w:rPr>
          <w:lang w:val="en-US"/>
        </w:rPr>
        <w:t xml:space="preserve">the thickness of the deposited layer reaches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s</m:t>
            </m:r>
          </m:sub>
        </m:sSub>
      </m:oMath>
      <w:r w:rsidR="00133888">
        <w:rPr>
          <w:lang w:val="en-US"/>
        </w:rPr>
        <w:t xml:space="preserve">, thus modifying the </w:t>
      </w:r>
      <w:r w:rsidR="00A2158D">
        <w:rPr>
          <w:lang w:val="en-US"/>
        </w:rPr>
        <w:t xml:space="preserve">local </w:t>
      </w:r>
      <w:r w:rsidR="00133888">
        <w:rPr>
          <w:lang w:val="en-US"/>
        </w:rPr>
        <w:t>stratigraphy</w:t>
      </w:r>
      <w:r w:rsidR="00A2158D">
        <w:rPr>
          <w:lang w:val="en-US"/>
        </w:rPr>
        <w:t xml:space="preserve">. The deposited surface layer is calculated using </w:t>
      </w:r>
      <w:r w:rsidR="00A2158D">
        <w:rPr>
          <w:lang w:val="en-US"/>
        </w:rPr>
        <w:fldChar w:fldCharType="begin"/>
      </w:r>
      <w:r w:rsidR="00A2158D">
        <w:rPr>
          <w:lang w:val="en-US"/>
        </w:rPr>
        <w:instrText xml:space="preserve"> REF _Ref107302319 </w:instrText>
      </w:r>
      <w:r w:rsidR="00A2158D">
        <w:rPr>
          <w:lang w:val="en-US"/>
        </w:rPr>
        <w:fldChar w:fldCharType="separate"/>
      </w:r>
      <w:r w:rsidR="00F5136C" w:rsidRPr="0040044E">
        <w:rPr>
          <w:lang w:val="en-US"/>
        </w:rPr>
        <w:t xml:space="preserve">Eq. </w:t>
      </w:r>
      <w:r w:rsidR="00F5136C">
        <w:rPr>
          <w:noProof/>
          <w:lang w:val="en-US"/>
        </w:rPr>
        <w:t>29</w:t>
      </w:r>
      <w:r w:rsidR="00A2158D">
        <w:rPr>
          <w:lang w:val="en-US"/>
        </w:rPr>
        <w:fldChar w:fldCharType="end"/>
      </w:r>
      <w:r w:rsidR="001B70A3">
        <w:rPr>
          <w:lang w:val="en-US"/>
        </w:rPr>
        <w:t xml:space="preserve">. </w:t>
      </w:r>
      <w:r w:rsidRPr="0040044E">
        <w:rPr>
          <w:lang w:val="en-US"/>
        </w:rPr>
        <w:t xml:space="preserve">c) A pure erosional case. Bed surface elevation monotonically decreases, the surface and substrate </w:t>
      </w:r>
      <w:r w:rsidR="001B70A3">
        <w:rPr>
          <w:lang w:val="en-US"/>
        </w:rPr>
        <w:t>have th</w:t>
      </w:r>
      <w:r w:rsidR="005504A9">
        <w:rPr>
          <w:lang w:val="en-US"/>
        </w:rPr>
        <w:t>e</w:t>
      </w:r>
      <w:r w:rsidRPr="0040044E">
        <w:rPr>
          <w:lang w:val="en-US"/>
        </w:rPr>
        <w:t xml:space="preserve"> GSD specified at </w:t>
      </w:r>
      <m:oMath>
        <m:sSub>
          <m:sSubPr>
            <m:ctrlPr>
              <w:rPr>
                <w:rFonts w:ascii="Cambria Math" w:hAnsi="Cambria Math"/>
                <w:i/>
                <w:szCs w:val="24"/>
                <w:lang w:val="en-US"/>
              </w:rPr>
            </m:ctrlPr>
          </m:sSubPr>
          <m:e>
            <m:r>
              <w:rPr>
                <w:rFonts w:ascii="Cambria Math" w:hAnsi="Cambria Math"/>
                <w:lang w:val="en-US"/>
              </w:rPr>
              <m:t>t</m:t>
            </m:r>
          </m:e>
          <m:sub>
            <m:r>
              <w:rPr>
                <w:rFonts w:ascii="Cambria Math" w:hAnsi="Cambria Math"/>
                <w:lang w:val="en-US"/>
              </w:rPr>
              <m:t>0</m:t>
            </m:r>
          </m:sub>
        </m:sSub>
      </m:oMath>
      <w:r w:rsidRPr="0040044E">
        <w:rPr>
          <w:lang w:val="en-US"/>
        </w:rPr>
        <w:t xml:space="preserve">. d) An alternating erosion/deposition case. A bed is eroded below the initial bed surface elevation (at </w:t>
      </w:r>
      <m:oMath>
        <m:sSub>
          <m:sSubPr>
            <m:ctrlPr>
              <w:rPr>
                <w:rFonts w:ascii="Cambria Math" w:hAnsi="Cambria Math"/>
                <w:i/>
                <w:szCs w:val="24"/>
                <w:lang w:val="en-US"/>
              </w:rPr>
            </m:ctrlPr>
          </m:sSubPr>
          <m:e>
            <m:r>
              <w:rPr>
                <w:rFonts w:ascii="Cambria Math" w:hAnsi="Cambria Math"/>
                <w:lang w:val="en-US"/>
              </w:rPr>
              <m:t>t</m:t>
            </m:r>
          </m:e>
          <m:sub>
            <m:r>
              <w:rPr>
                <w:rFonts w:ascii="Cambria Math" w:hAnsi="Cambria Math"/>
                <w:lang w:val="en-US"/>
              </w:rPr>
              <m:t>4</m:t>
            </m:r>
          </m:sub>
        </m:sSub>
      </m:oMath>
      <w:r w:rsidRPr="0040044E">
        <w:rPr>
          <w:lang w:val="en-US"/>
        </w:rPr>
        <w:t xml:space="preserve">) after </w:t>
      </w:r>
      <w:r w:rsidR="009A2C17">
        <w:rPr>
          <w:lang w:val="en-US"/>
        </w:rPr>
        <w:t>deposited new layers are eroded</w:t>
      </w:r>
      <w:r w:rsidRPr="0040044E">
        <w:rPr>
          <w:lang w:val="en-US"/>
        </w:rPr>
        <w:t xml:space="preserve"> (at </w:t>
      </w:r>
      <m:oMath>
        <m:sSub>
          <m:sSubPr>
            <m:ctrlPr>
              <w:rPr>
                <w:rFonts w:ascii="Cambria Math" w:hAnsi="Cambria Math"/>
                <w:i/>
                <w:szCs w:val="24"/>
                <w:lang w:val="en-US"/>
              </w:rPr>
            </m:ctrlPr>
          </m:sSubPr>
          <m:e>
            <m:r>
              <w:rPr>
                <w:rFonts w:ascii="Cambria Math" w:hAnsi="Cambria Math"/>
                <w:lang w:val="en-US"/>
              </w:rPr>
              <m:t>t</m:t>
            </m:r>
          </m:e>
          <m:sub>
            <m:r>
              <w:rPr>
                <w:rFonts w:ascii="Cambria Math" w:hAnsi="Cambria Math"/>
                <w:lang w:val="en-US"/>
              </w:rPr>
              <m:t>1</m:t>
            </m:r>
          </m:sub>
        </m:sSub>
      </m:oMath>
      <w:r w:rsidR="009A2C17">
        <w:rPr>
          <w:szCs w:val="24"/>
          <w:lang w:val="en-US"/>
        </w:rPr>
        <w:t xml:space="preserve"> and </w:t>
      </w:r>
      <m:oMath>
        <m:sSub>
          <m:sSubPr>
            <m:ctrlPr>
              <w:rPr>
                <w:rFonts w:ascii="Cambria Math" w:hAnsi="Cambria Math"/>
                <w:i/>
                <w:szCs w:val="24"/>
                <w:lang w:val="en-US"/>
              </w:rPr>
            </m:ctrlPr>
          </m:sSubPr>
          <m:e>
            <m:r>
              <w:rPr>
                <w:rFonts w:ascii="Cambria Math" w:hAnsi="Cambria Math"/>
                <w:lang w:val="en-US"/>
              </w:rPr>
              <m:t>t</m:t>
            </m:r>
          </m:e>
          <m:sub>
            <m:r>
              <w:rPr>
                <w:rFonts w:ascii="Cambria Math" w:hAnsi="Cambria Math"/>
                <w:lang w:val="en-US"/>
              </w:rPr>
              <m:t>2</m:t>
            </m:r>
          </m:sub>
        </m:sSub>
      </m:oMath>
      <w:r w:rsidRPr="0040044E">
        <w:rPr>
          <w:lang w:val="en-US"/>
        </w:rPr>
        <w:t xml:space="preserve">) and then sediment is deposited again (at </w:t>
      </w:r>
      <m:oMath>
        <m:sSub>
          <m:sSubPr>
            <m:ctrlPr>
              <w:rPr>
                <w:rFonts w:ascii="Cambria Math" w:hAnsi="Cambria Math"/>
                <w:i/>
                <w:szCs w:val="24"/>
                <w:lang w:val="en-US"/>
              </w:rPr>
            </m:ctrlPr>
          </m:sSubPr>
          <m:e>
            <m:r>
              <w:rPr>
                <w:rFonts w:ascii="Cambria Math" w:hAnsi="Cambria Math"/>
                <w:lang w:val="en-US"/>
              </w:rPr>
              <m:t>t</m:t>
            </m:r>
          </m:e>
          <m:sub>
            <m:r>
              <w:rPr>
                <w:rFonts w:ascii="Cambria Math" w:hAnsi="Cambria Math"/>
                <w:lang w:val="en-US"/>
              </w:rPr>
              <m:t>5</m:t>
            </m:r>
          </m:sub>
        </m:sSub>
      </m:oMath>
      <w:r w:rsidRPr="0040044E">
        <w:rPr>
          <w:lang w:val="en-US"/>
        </w:rPr>
        <w:t xml:space="preserve">). The minimum </w:t>
      </w:r>
      <w:r w:rsidR="00E322AC">
        <w:rPr>
          <w:lang w:val="en-US"/>
        </w:rPr>
        <w:t xml:space="preserve">local </w:t>
      </w:r>
      <w:r w:rsidRPr="0040044E">
        <w:rPr>
          <w:lang w:val="en-US"/>
        </w:rPr>
        <w:t xml:space="preserve">bed surface elevation is updated to </w:t>
      </w:r>
      <m:oMath>
        <m:sSub>
          <m:sSubPr>
            <m:ctrlPr>
              <w:rPr>
                <w:rFonts w:ascii="Cambria Math" w:hAnsi="Cambria Math"/>
                <w:i/>
                <w:szCs w:val="24"/>
                <w:lang w:val="en-US"/>
              </w:rPr>
            </m:ctrlPr>
          </m:sSubPr>
          <m:e>
            <m:r>
              <w:rPr>
                <w:rFonts w:ascii="Cambria Math" w:hAnsi="Cambria Math"/>
                <w:lang w:val="en-US"/>
              </w:rPr>
              <m:t>η</m:t>
            </m:r>
          </m:e>
          <m:sub>
            <m:r>
              <w:rPr>
                <w:rFonts w:ascii="Cambria Math" w:hAnsi="Cambria Math"/>
                <w:lang w:val="en-US"/>
              </w:rPr>
              <m:t>4</m:t>
            </m:r>
          </m:sub>
        </m:sSub>
      </m:oMath>
      <w:r w:rsidRPr="0040044E">
        <w:rPr>
          <w:lang w:val="en-US"/>
        </w:rPr>
        <w:t xml:space="preserve"> and the GSD at </w:t>
      </w:r>
      <m:oMath>
        <m:sSub>
          <m:sSubPr>
            <m:ctrlPr>
              <w:rPr>
                <w:rFonts w:ascii="Cambria Math" w:hAnsi="Cambria Math"/>
                <w:i/>
                <w:szCs w:val="24"/>
                <w:lang w:val="en-US"/>
              </w:rPr>
            </m:ctrlPr>
          </m:sSubPr>
          <m:e>
            <m:r>
              <w:rPr>
                <w:rFonts w:ascii="Cambria Math" w:hAnsi="Cambria Math"/>
                <w:lang w:val="en-US"/>
              </w:rPr>
              <m:t>η</m:t>
            </m:r>
          </m:e>
          <m:sub>
            <m:r>
              <w:rPr>
                <w:rFonts w:ascii="Cambria Math" w:hAnsi="Cambria Math"/>
                <w:lang w:val="en-US"/>
              </w:rPr>
              <m:t>5</m:t>
            </m:r>
          </m:sub>
        </m:sSub>
      </m:oMath>
      <w:r w:rsidRPr="0040044E">
        <w:rPr>
          <w:lang w:val="en-US"/>
        </w:rPr>
        <w:t xml:space="preserve"> is </w:t>
      </w:r>
      <w:r w:rsidR="009D6941">
        <w:rPr>
          <w:lang w:val="en-US"/>
        </w:rPr>
        <w:t xml:space="preserve">calculated using </w:t>
      </w:r>
      <w:r w:rsidR="009D6941">
        <w:rPr>
          <w:lang w:val="en-US"/>
        </w:rPr>
        <w:fldChar w:fldCharType="begin"/>
      </w:r>
      <w:r w:rsidR="009D6941">
        <w:rPr>
          <w:lang w:val="en-US"/>
        </w:rPr>
        <w:instrText xml:space="preserve"> REF _Ref107302319 </w:instrText>
      </w:r>
      <w:r w:rsidR="009D6941">
        <w:rPr>
          <w:lang w:val="en-US"/>
        </w:rPr>
        <w:fldChar w:fldCharType="separate"/>
      </w:r>
      <w:r w:rsidR="00F5136C" w:rsidRPr="0040044E">
        <w:rPr>
          <w:lang w:val="en-US"/>
        </w:rPr>
        <w:t xml:space="preserve">Eq. </w:t>
      </w:r>
      <w:r w:rsidR="00F5136C">
        <w:rPr>
          <w:noProof/>
          <w:lang w:val="en-US"/>
        </w:rPr>
        <w:t>29</w:t>
      </w:r>
      <w:r w:rsidR="009D6941">
        <w:rPr>
          <w:lang w:val="en-US"/>
        </w:rPr>
        <w:fldChar w:fldCharType="end"/>
      </w:r>
      <w:r w:rsidR="00D97DEC">
        <w:rPr>
          <w:lang w:val="en-US"/>
        </w:rPr>
        <w:t>.</w:t>
      </w:r>
    </w:p>
    <w:p w14:paraId="47580252" w14:textId="77777777" w:rsidR="00957225" w:rsidRPr="0040044E" w:rsidRDefault="00957225" w:rsidP="00957225">
      <w:pPr>
        <w:pStyle w:val="Heading1"/>
        <w:rPr>
          <w:lang w:val="en-US"/>
        </w:rPr>
      </w:pPr>
      <w:r w:rsidRPr="0040044E">
        <w:rPr>
          <w:lang w:val="en-US"/>
        </w:rPr>
        <w:t>4 Running a model using the Landlab framework</w:t>
      </w:r>
    </w:p>
    <w:p w14:paraId="6595BF67" w14:textId="2A9133B1" w:rsidR="00152C71" w:rsidRDefault="00957225" w:rsidP="00152C71">
      <w:pPr>
        <w:rPr>
          <w:lang w:val="en-US"/>
        </w:rPr>
      </w:pPr>
      <w:r w:rsidRPr="0040044E">
        <w:rPr>
          <w:lang w:val="en-US"/>
        </w:rPr>
        <w:t>Some general characteristics of the Landlab modeling approach were described in Section 2.0. Therefore, in this section we focus only on describing specific details of the variables, default configurations, unit system, and capabilities</w:t>
      </w:r>
      <w:r w:rsidR="00130654" w:rsidRPr="0040044E">
        <w:rPr>
          <w:lang w:val="en-US"/>
        </w:rPr>
        <w:t xml:space="preserve"> of our </w:t>
      </w:r>
      <w:r w:rsidR="001F6EE5" w:rsidRPr="0040044E">
        <w:rPr>
          <w:lang w:val="en-US"/>
        </w:rPr>
        <w:t>model</w:t>
      </w:r>
      <w:r w:rsidRPr="0040044E">
        <w:rPr>
          <w:lang w:val="en-US"/>
        </w:rPr>
        <w:t xml:space="preserve">. </w:t>
      </w:r>
      <w:r w:rsidRPr="0040044E">
        <w:rPr>
          <w:lang w:val="en-US"/>
        </w:rPr>
        <w:lastRenderedPageBreak/>
        <w:t xml:space="preserve">The component was designed to work exclusively </w:t>
      </w:r>
      <w:r w:rsidR="002D5B37" w:rsidRPr="0040044E">
        <w:rPr>
          <w:lang w:val="en-US"/>
        </w:rPr>
        <w:t>using</w:t>
      </w:r>
      <w:r w:rsidRPr="0040044E">
        <w:rPr>
          <w:lang w:val="en-US"/>
        </w:rPr>
        <w:t xml:space="preserve"> the International System of Units (SI). If imperial units are </w:t>
      </w:r>
      <w:r w:rsidR="002D5B37" w:rsidRPr="0040044E">
        <w:rPr>
          <w:lang w:val="en-US"/>
        </w:rPr>
        <w:t>required</w:t>
      </w:r>
      <w:r w:rsidRPr="0040044E">
        <w:rPr>
          <w:lang w:val="en-US"/>
        </w:rPr>
        <w:t xml:space="preserve"> at some point they</w:t>
      </w:r>
      <w:r w:rsidR="00705239" w:rsidRPr="0040044E">
        <w:rPr>
          <w:lang w:val="en-US"/>
        </w:rPr>
        <w:t xml:space="preserve"> </w:t>
      </w:r>
      <w:r w:rsidR="008255B0" w:rsidRPr="0040044E">
        <w:rPr>
          <w:lang w:val="en-US"/>
        </w:rPr>
        <w:t>must</w:t>
      </w:r>
      <w:r w:rsidRPr="0040044E">
        <w:rPr>
          <w:lang w:val="en-US"/>
        </w:rPr>
        <w:t xml:space="preserve"> be converted into SI before using them as input. </w:t>
      </w:r>
      <w:del w:id="182" w:author="Anderson, Samuel R" w:date="2022-07-31T21:18:00Z">
        <w:r w:rsidRPr="0040044E" w:rsidDel="00284EE3">
          <w:rPr>
            <w:lang w:val="en-US"/>
          </w:rPr>
          <w:delText>The acceleration due to the gravity</w:delText>
        </w:r>
      </w:del>
      <w:ins w:id="183" w:author="Anderson, Samuel R" w:date="2022-07-31T21:18:00Z">
        <w:r w:rsidR="00284EE3">
          <w:rPr>
            <w:lang w:val="en-US"/>
          </w:rPr>
          <w:t>Gravitational acceleration</w:t>
        </w:r>
      </w:ins>
      <w:r w:rsidRPr="0040044E">
        <w:rPr>
          <w:lang w:val="en-US"/>
        </w:rPr>
        <w:t xml:space="preserve"> is constant and equal to 9.80665 m/s</w:t>
      </w:r>
      <w:r w:rsidRPr="0040044E">
        <w:rPr>
          <w:vertAlign w:val="superscript"/>
          <w:lang w:val="en-US"/>
        </w:rPr>
        <w:t>2</w:t>
      </w:r>
      <w:r w:rsidRPr="0040044E">
        <w:rPr>
          <w:lang w:val="en-US"/>
        </w:rPr>
        <w:t xml:space="preserve">. </w:t>
      </w:r>
      <w:r w:rsidR="00152C71">
        <w:rPr>
          <w:lang w:val="en-US"/>
        </w:rPr>
        <w:t xml:space="preserve">During the instantiation of </w:t>
      </w:r>
      <w:proofErr w:type="spellStart"/>
      <w:r w:rsidR="00152C71">
        <w:rPr>
          <w:lang w:val="en-US"/>
        </w:rPr>
        <w:t>riverBedDynamics</w:t>
      </w:r>
      <w:proofErr w:type="spellEnd"/>
      <w:r w:rsidR="00152C71">
        <w:rPr>
          <w:lang w:val="en-US"/>
        </w:rPr>
        <w:t xml:space="preserve"> the user can select and define the values of </w:t>
      </w:r>
      <m:oMath>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s</m:t>
            </m:r>
          </m:sub>
        </m:sSub>
      </m:oMath>
      <w:r w:rsidR="00152C71" w:rsidRPr="0040044E">
        <w:rPr>
          <w:lang w:val="en-US"/>
        </w:rPr>
        <w:t xml:space="preserve"> </w:t>
      </w:r>
      <w:r w:rsidR="00DA424A">
        <w:rPr>
          <w:lang w:val="en-US"/>
        </w:rPr>
        <w:t xml:space="preserve">(default </w:t>
      </w:r>
      <w:r w:rsidR="00DA424A" w:rsidRPr="0040044E">
        <w:rPr>
          <w:lang w:val="en-US"/>
        </w:rPr>
        <w:t>2,650 kg/m</w:t>
      </w:r>
      <w:r w:rsidR="00DA424A" w:rsidRPr="0040044E">
        <w:rPr>
          <w:vertAlign w:val="superscript"/>
          <w:lang w:val="en-US"/>
        </w:rPr>
        <w:t>3</w:t>
      </w:r>
      <w:r w:rsidR="00DA424A" w:rsidRPr="00DA424A">
        <w:rPr>
          <w:lang w:val="en-US"/>
        </w:rPr>
        <w:t>)</w:t>
      </w:r>
      <w:r w:rsidR="00A960E5">
        <w:rPr>
          <w:lang w:val="en-US"/>
        </w:rPr>
        <w:t xml:space="preserve">, </w:t>
      </w:r>
      <m:oMath>
        <m:r>
          <w:rPr>
            <w:rFonts w:ascii="Cambria Math" w:hAnsi="Cambria Math"/>
            <w:lang w:val="en-US"/>
          </w:rPr>
          <m:t>ρ</m:t>
        </m:r>
      </m:oMath>
      <w:r w:rsidR="00DA424A">
        <w:rPr>
          <w:rFonts w:ascii="Cambria Math" w:hAnsi="Cambria Math"/>
          <w:i/>
          <w:lang w:val="en-US"/>
        </w:rPr>
        <w:t xml:space="preserve"> </w:t>
      </w:r>
      <w:r w:rsidR="00DA424A" w:rsidRPr="00DA424A">
        <w:rPr>
          <w:rFonts w:ascii="Cambria Math" w:hAnsi="Cambria Math"/>
          <w:iCs/>
          <w:lang w:val="en-US"/>
        </w:rPr>
        <w:t>(</w:t>
      </w:r>
      <w:r w:rsidR="00DA424A" w:rsidRPr="0040044E">
        <w:rPr>
          <w:lang w:val="en-US"/>
        </w:rPr>
        <w:t>default 1,000</w:t>
      </w:r>
      <w:r w:rsidR="00DA424A">
        <w:rPr>
          <w:lang w:val="en-US"/>
        </w:rPr>
        <w:t xml:space="preserve"> </w:t>
      </w:r>
      <w:r w:rsidR="00DA424A" w:rsidRPr="0040044E">
        <w:rPr>
          <w:lang w:val="en-US"/>
        </w:rPr>
        <w:t>kg/m</w:t>
      </w:r>
      <w:r w:rsidR="00DA424A" w:rsidRPr="0040044E">
        <w:rPr>
          <w:vertAlign w:val="superscript"/>
          <w:lang w:val="en-US"/>
        </w:rPr>
        <w:t>3</w:t>
      </w:r>
      <w:r w:rsidR="00DA424A">
        <w:rPr>
          <w:lang w:val="en-US"/>
        </w:rPr>
        <w:t>)</w:t>
      </w:r>
      <w:r w:rsidR="00152C71" w:rsidRPr="00045BD8">
        <w:rPr>
          <w:lang w:val="en-US"/>
        </w:rPr>
        <w:t xml:space="preserve">, </w:t>
      </w:r>
      <w:r w:rsidR="00152C71" w:rsidRPr="0040044E">
        <w:rPr>
          <w:lang w:val="en-US"/>
        </w:rPr>
        <w:t>bed</w:t>
      </w:r>
      <w:r w:rsidR="00152C71">
        <w:rPr>
          <w:lang w:val="en-US"/>
        </w:rPr>
        <w:t xml:space="preserve"> </w:t>
      </w:r>
      <w:r w:rsidR="00152C71" w:rsidRPr="0040044E">
        <w:rPr>
          <w:lang w:val="en-US"/>
        </w:rPr>
        <w:t>load equation</w:t>
      </w:r>
      <w:r w:rsidR="00152C71">
        <w:rPr>
          <w:lang w:val="en-US"/>
        </w:rPr>
        <w:t xml:space="preserve">, </w:t>
      </w:r>
      <m:oMath>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p</m:t>
            </m:r>
          </m:sub>
        </m:sSub>
      </m:oMath>
      <w:r w:rsidR="00152C71">
        <w:rPr>
          <w:lang w:val="en-US"/>
        </w:rPr>
        <w:t xml:space="preserve"> (</w:t>
      </w:r>
      <w:r w:rsidR="00152C71" w:rsidRPr="0040044E">
        <w:rPr>
          <w:lang w:val="en-US"/>
        </w:rPr>
        <w:t>default value is 0.35)</w:t>
      </w:r>
      <w:r w:rsidR="00152C71">
        <w:rPr>
          <w:lang w:val="en-US"/>
        </w:rPr>
        <w:t>,</w:t>
      </w:r>
      <w:r w:rsidR="00152C71" w:rsidRPr="0040044E">
        <w:rPr>
          <w:lang w:val="en-US"/>
        </w:rPr>
        <w:t xml:space="preserve"> outlet boundary condition (</w:t>
      </w:r>
      <w:proofErr w:type="spellStart"/>
      <w:r w:rsidR="00152C71" w:rsidRPr="0040044E">
        <w:rPr>
          <w:i/>
          <w:iCs/>
          <w:lang w:val="en-US"/>
        </w:rPr>
        <w:t>zeroGradient</w:t>
      </w:r>
      <w:proofErr w:type="spellEnd"/>
      <w:r w:rsidR="00152C71" w:rsidRPr="0040044E">
        <w:rPr>
          <w:lang w:val="en-US"/>
        </w:rPr>
        <w:t xml:space="preserve"> or </w:t>
      </w:r>
      <w:proofErr w:type="spellStart"/>
      <w:r w:rsidR="00152C71" w:rsidRPr="0040044E">
        <w:rPr>
          <w:i/>
          <w:iCs/>
          <w:lang w:val="en-US"/>
        </w:rPr>
        <w:t>fixedValue</w:t>
      </w:r>
      <w:proofErr w:type="spellEnd"/>
      <w:r w:rsidR="00152C71" w:rsidRPr="0040044E">
        <w:rPr>
          <w:i/>
          <w:iCs/>
          <w:lang w:val="en-US"/>
        </w:rPr>
        <w:t>)</w:t>
      </w:r>
      <w:r w:rsidR="00152C71">
        <w:rPr>
          <w:lang w:val="en-US"/>
        </w:rPr>
        <w:t xml:space="preserve">, the </w:t>
      </w:r>
      <w:r w:rsidR="00152C71" w:rsidRPr="00045BD8">
        <w:rPr>
          <w:lang w:val="en-US"/>
        </w:rPr>
        <w:t xml:space="preserve">use </w:t>
      </w:r>
      <w:r w:rsidR="00152C71">
        <w:rPr>
          <w:lang w:val="en-US"/>
        </w:rPr>
        <w:t xml:space="preserve">of </w:t>
      </w:r>
      <w:r w:rsidR="00152C71" w:rsidRPr="00045BD8">
        <w:rPr>
          <w:lang w:val="en-US"/>
        </w:rPr>
        <w:t>a slope dependent critical shear stress</w:t>
      </w:r>
      <w:r w:rsidR="00152C71">
        <w:rPr>
          <w:lang w:val="en-US"/>
        </w:rPr>
        <w:t xml:space="preserve">, and </w:t>
      </w:r>
      <w:r w:rsidR="00FE6E2E">
        <w:rPr>
          <w:lang w:val="en-US"/>
        </w:rPr>
        <w:t>can</w:t>
      </w:r>
      <w:r w:rsidR="00152C71">
        <w:rPr>
          <w:lang w:val="en-US"/>
        </w:rPr>
        <w:t xml:space="preserve"> deactivate the routines that compute</w:t>
      </w:r>
      <w:del w:id="184" w:author="Anderson, Samuel R" w:date="2022-07-31T21:18:00Z">
        <w:r w:rsidR="00152C71" w:rsidDel="00284EE3">
          <w:rPr>
            <w:lang w:val="en-US"/>
          </w:rPr>
          <w:delText>s</w:delText>
        </w:r>
      </w:del>
      <w:r w:rsidR="00152C71">
        <w:rPr>
          <w:lang w:val="en-US"/>
        </w:rPr>
        <w:t xml:space="preserve"> bed evolution (setting </w:t>
      </w:r>
      <w:proofErr w:type="spellStart"/>
      <w:r w:rsidR="00152C71" w:rsidRPr="002A312B">
        <w:rPr>
          <w:i/>
          <w:iCs/>
          <w:lang w:val="en-US"/>
        </w:rPr>
        <w:t>evolveBed</w:t>
      </w:r>
      <w:proofErr w:type="spellEnd"/>
      <w:r w:rsidR="00152C71" w:rsidRPr="002A312B">
        <w:rPr>
          <w:i/>
          <w:iCs/>
          <w:lang w:val="en-US"/>
        </w:rPr>
        <w:t xml:space="preserve"> = False</w:t>
      </w:r>
      <w:r w:rsidR="00152C71" w:rsidRPr="00793A18">
        <w:rPr>
          <w:lang w:val="en-US"/>
        </w:rPr>
        <w:t xml:space="preserve">, by default is </w:t>
      </w:r>
      <w:r w:rsidR="00152C71">
        <w:rPr>
          <w:i/>
          <w:iCs/>
          <w:lang w:val="en-US"/>
        </w:rPr>
        <w:t>True)</w:t>
      </w:r>
    </w:p>
    <w:p w14:paraId="0FDAFF33" w14:textId="3CDCCC1A" w:rsidR="00152C71" w:rsidRDefault="00152C71" w:rsidP="00EF617E">
      <w:pPr>
        <w:rPr>
          <w:lang w:val="en-US"/>
        </w:rPr>
      </w:pPr>
    </w:p>
    <w:p w14:paraId="25344332" w14:textId="403DF3AE" w:rsidR="00106E67" w:rsidRPr="0040044E" w:rsidRDefault="00136213" w:rsidP="00143253">
      <w:pPr>
        <w:rPr>
          <w:lang w:val="en-US"/>
        </w:rPr>
      </w:pPr>
      <w:commentRangeStart w:id="185"/>
      <w:r>
        <w:rPr>
          <w:lang w:val="en-US"/>
        </w:rPr>
        <w:t>W</w:t>
      </w:r>
      <w:r w:rsidRPr="0040044E">
        <w:rPr>
          <w:lang w:val="en-US"/>
        </w:rPr>
        <w:t>hen using our component</w:t>
      </w:r>
      <w:r>
        <w:rPr>
          <w:lang w:val="en-US"/>
        </w:rPr>
        <w:t xml:space="preserve">, </w:t>
      </w:r>
      <w:del w:id="186" w:author="Anderson, Samuel R" w:date="2022-07-31T21:19:00Z">
        <w:r w:rsidDel="00284EE3">
          <w:rPr>
            <w:lang w:val="en-US"/>
          </w:rPr>
          <w:delText>and l</w:delText>
        </w:r>
        <w:r w:rsidR="000B34A3" w:rsidDel="00284EE3">
          <w:rPr>
            <w:lang w:val="en-US"/>
          </w:rPr>
          <w:delText>ike in</w:delText>
        </w:r>
        <w:r w:rsidR="00F81552" w:rsidRPr="0040044E" w:rsidDel="00284EE3">
          <w:rPr>
            <w:lang w:val="en-US"/>
          </w:rPr>
          <w:delText xml:space="preserve"> </w:delText>
        </w:r>
      </w:del>
      <w:proofErr w:type="gramStart"/>
      <w:ins w:id="187" w:author="Anderson, Samuel R" w:date="2022-07-31T21:19:00Z">
        <w:r w:rsidR="00284EE3">
          <w:rPr>
            <w:lang w:val="en-US"/>
          </w:rPr>
          <w:t>similar to</w:t>
        </w:r>
        <w:proofErr w:type="gramEnd"/>
        <w:r w:rsidR="00284EE3">
          <w:rPr>
            <w:lang w:val="en-US"/>
          </w:rPr>
          <w:t xml:space="preserve"> all other </w:t>
        </w:r>
      </w:ins>
      <w:del w:id="188" w:author="Anderson, Samuel R" w:date="2022-07-31T21:19:00Z">
        <w:r w:rsidR="00F81552" w:rsidRPr="0040044E" w:rsidDel="00284EE3">
          <w:rPr>
            <w:lang w:val="en-US"/>
          </w:rPr>
          <w:delText xml:space="preserve">any </w:delText>
        </w:r>
      </w:del>
      <w:r w:rsidR="00F81552" w:rsidRPr="0040044E">
        <w:rPr>
          <w:lang w:val="en-US"/>
        </w:rPr>
        <w:t>Landlab simulation</w:t>
      </w:r>
      <w:ins w:id="189" w:author="Anderson, Samuel R" w:date="2022-07-31T21:19:00Z">
        <w:r w:rsidR="00284EE3">
          <w:rPr>
            <w:lang w:val="en-US"/>
          </w:rPr>
          <w:t>s</w:t>
        </w:r>
      </w:ins>
      <w:r w:rsidR="0096579E" w:rsidRPr="0040044E">
        <w:rPr>
          <w:lang w:val="en-US"/>
        </w:rPr>
        <w:t>,</w:t>
      </w:r>
      <w:r w:rsidR="00F81552" w:rsidRPr="0040044E">
        <w:rPr>
          <w:lang w:val="en-US"/>
        </w:rPr>
        <w:t xml:space="preserve"> a driver file is required</w:t>
      </w:r>
      <w:commentRangeEnd w:id="185"/>
      <w:r w:rsidR="00284EE3">
        <w:rPr>
          <w:rStyle w:val="CommentReference"/>
        </w:rPr>
        <w:commentReference w:id="185"/>
      </w:r>
      <w:r w:rsidR="00F81552" w:rsidRPr="0040044E">
        <w:rPr>
          <w:lang w:val="en-US"/>
        </w:rPr>
        <w:t xml:space="preserve">. This file is a procedure script containing </w:t>
      </w:r>
      <w:r w:rsidR="005E1FC9" w:rsidRPr="0040044E">
        <w:rPr>
          <w:lang w:val="en-US"/>
        </w:rPr>
        <w:t>a</w:t>
      </w:r>
      <w:r w:rsidR="00F81552" w:rsidRPr="0040044E">
        <w:rPr>
          <w:lang w:val="en-US"/>
        </w:rPr>
        <w:t xml:space="preserve"> set of instructions to import libraries, instantiate elements, load data, run and loop through time, and finalize a </w:t>
      </w:r>
      <w:r w:rsidR="00715189">
        <w:rPr>
          <w:lang w:val="en-US"/>
        </w:rPr>
        <w:t>simulation</w:t>
      </w:r>
      <w:r w:rsidR="00F81552" w:rsidRPr="0040044E">
        <w:rPr>
          <w:lang w:val="en-US"/>
        </w:rPr>
        <w:t>.</w:t>
      </w:r>
      <w:r w:rsidR="000A0355" w:rsidRPr="0040044E">
        <w:rPr>
          <w:lang w:val="en-US"/>
        </w:rPr>
        <w:t xml:space="preserve"> </w:t>
      </w:r>
      <w:r w:rsidR="007C416D" w:rsidRPr="0040044E">
        <w:rPr>
          <w:lang w:val="en-US"/>
        </w:rPr>
        <w:t xml:space="preserve">Once </w:t>
      </w:r>
      <w:r w:rsidR="005B1AC0">
        <w:rPr>
          <w:lang w:val="en-US"/>
        </w:rPr>
        <w:t>the</w:t>
      </w:r>
      <w:r w:rsidR="00DB4D88" w:rsidRPr="0040044E">
        <w:rPr>
          <w:lang w:val="en-US"/>
        </w:rPr>
        <w:t xml:space="preserve"> </w:t>
      </w:r>
      <w:r w:rsidR="00572968" w:rsidRPr="0040044E">
        <w:rPr>
          <w:lang w:val="en-US"/>
        </w:rPr>
        <w:t>elements</w:t>
      </w:r>
      <w:r w:rsidR="00F83BE1" w:rsidRPr="0040044E">
        <w:rPr>
          <w:lang w:val="en-US"/>
        </w:rPr>
        <w:t xml:space="preserve"> </w:t>
      </w:r>
      <w:r w:rsidR="00CF0E56" w:rsidRPr="0040044E">
        <w:rPr>
          <w:lang w:val="en-US"/>
        </w:rPr>
        <w:t>have</w:t>
      </w:r>
      <w:r w:rsidR="00F83BE1" w:rsidRPr="0040044E">
        <w:rPr>
          <w:lang w:val="en-US"/>
        </w:rPr>
        <w:t xml:space="preserve"> been initialized and </w:t>
      </w:r>
      <w:r w:rsidR="005B1AC0">
        <w:rPr>
          <w:lang w:val="en-US"/>
        </w:rPr>
        <w:t>are</w:t>
      </w:r>
      <w:r w:rsidR="00F83BE1" w:rsidRPr="0040044E">
        <w:rPr>
          <w:lang w:val="en-US"/>
        </w:rPr>
        <w:t xml:space="preserve"> ready to loop in time</w:t>
      </w:r>
      <w:ins w:id="190" w:author="Anderson, Samuel R" w:date="2022-07-31T21:21:00Z">
        <w:r w:rsidR="00284EE3">
          <w:rPr>
            <w:lang w:val="en-US"/>
          </w:rPr>
          <w:t>,</w:t>
        </w:r>
      </w:ins>
      <w:r w:rsidR="00F83BE1" w:rsidRPr="0040044E">
        <w:rPr>
          <w:lang w:val="en-US"/>
        </w:rPr>
        <w:t xml:space="preserve"> the</w:t>
      </w:r>
      <w:r w:rsidR="00283FD0" w:rsidRPr="0040044E">
        <w:rPr>
          <w:lang w:val="en-US"/>
        </w:rPr>
        <w:t xml:space="preserve"> t</w:t>
      </w:r>
      <w:r w:rsidR="00380C01">
        <w:rPr>
          <w:lang w:val="en-US"/>
        </w:rPr>
        <w:t>wo</w:t>
      </w:r>
      <w:r w:rsidR="00283FD0" w:rsidRPr="0040044E">
        <w:rPr>
          <w:lang w:val="en-US"/>
        </w:rPr>
        <w:t xml:space="preserve"> different </w:t>
      </w:r>
      <w:r w:rsidR="00C03621" w:rsidRPr="0040044E">
        <w:rPr>
          <w:lang w:val="en-US"/>
        </w:rPr>
        <w:t>basic</w:t>
      </w:r>
      <w:r w:rsidR="006448D3" w:rsidRPr="0040044E">
        <w:rPr>
          <w:lang w:val="en-US"/>
        </w:rPr>
        <w:t xml:space="preserve"> routines that</w:t>
      </w:r>
      <w:r w:rsidR="00C03621" w:rsidRPr="0040044E">
        <w:rPr>
          <w:lang w:val="en-US"/>
        </w:rPr>
        <w:t xml:space="preserve"> define</w:t>
      </w:r>
      <w:r w:rsidR="00380C01">
        <w:rPr>
          <w:lang w:val="en-US"/>
        </w:rPr>
        <w:t xml:space="preserve"> </w:t>
      </w:r>
      <w:r w:rsidR="00AF4413">
        <w:rPr>
          <w:lang w:val="en-US"/>
        </w:rPr>
        <w:t xml:space="preserve">our LEM </w:t>
      </w:r>
      <w:r w:rsidR="00167E60">
        <w:rPr>
          <w:lang w:val="en-US"/>
        </w:rPr>
        <w:t>are</w:t>
      </w:r>
      <w:r w:rsidR="00C03621" w:rsidRPr="0040044E">
        <w:rPr>
          <w:lang w:val="en-US"/>
        </w:rPr>
        <w:t xml:space="preserve"> </w:t>
      </w:r>
      <w:r w:rsidR="00466115" w:rsidRPr="0040044E">
        <w:rPr>
          <w:lang w:val="en-US"/>
        </w:rPr>
        <w:t>executed</w:t>
      </w:r>
      <w:r w:rsidR="00EE25A2" w:rsidRPr="0040044E">
        <w:rPr>
          <w:lang w:val="en-US"/>
        </w:rPr>
        <w:t xml:space="preserve"> </w:t>
      </w:r>
      <w:r w:rsidR="002009E5">
        <w:rPr>
          <w:lang w:val="en-US"/>
        </w:rPr>
        <w:t>sequentially</w:t>
      </w:r>
      <w:r w:rsidR="00E401AD">
        <w:rPr>
          <w:lang w:val="en-US"/>
        </w:rPr>
        <w:t>, first</w:t>
      </w:r>
      <w:r w:rsidR="00936FDB" w:rsidRPr="0040044E">
        <w:rPr>
          <w:lang w:val="en-US"/>
        </w:rPr>
        <w:t xml:space="preserve"> </w:t>
      </w:r>
      <w:proofErr w:type="spellStart"/>
      <w:r w:rsidR="00936FDB" w:rsidRPr="0040044E">
        <w:rPr>
          <w:lang w:val="en-US"/>
        </w:rPr>
        <w:t>OverlandFlow</w:t>
      </w:r>
      <w:proofErr w:type="spellEnd"/>
      <w:r w:rsidR="00E401AD">
        <w:rPr>
          <w:lang w:val="en-US"/>
        </w:rPr>
        <w:t xml:space="preserve"> then </w:t>
      </w:r>
      <w:proofErr w:type="spellStart"/>
      <w:r w:rsidR="00E401AD">
        <w:rPr>
          <w:lang w:val="en-US"/>
        </w:rPr>
        <w:t>riverBedDynamics</w:t>
      </w:r>
      <w:proofErr w:type="spellEnd"/>
      <w:r w:rsidR="00466115" w:rsidRPr="0040044E">
        <w:rPr>
          <w:lang w:val="en-US"/>
        </w:rPr>
        <w:t xml:space="preserve"> (</w:t>
      </w:r>
      <w:r w:rsidR="00466115" w:rsidRPr="0040044E">
        <w:rPr>
          <w:lang w:val="en-US"/>
        </w:rPr>
        <w:fldChar w:fldCharType="begin"/>
      </w:r>
      <w:r w:rsidR="00466115" w:rsidRPr="0040044E">
        <w:rPr>
          <w:lang w:val="en-US"/>
        </w:rPr>
        <w:instrText xml:space="preserve"> REF _Ref100926362 </w:instrText>
      </w:r>
      <w:r w:rsidR="00466115" w:rsidRPr="0040044E">
        <w:rPr>
          <w:lang w:val="en-US"/>
        </w:rPr>
        <w:fldChar w:fldCharType="separate"/>
      </w:r>
      <w:r w:rsidR="00F5136C" w:rsidRPr="0040044E">
        <w:rPr>
          <w:lang w:val="en-US"/>
        </w:rPr>
        <w:t xml:space="preserve">Figure </w:t>
      </w:r>
      <w:r w:rsidR="00F5136C">
        <w:rPr>
          <w:noProof/>
          <w:lang w:val="en-US"/>
        </w:rPr>
        <w:t>2</w:t>
      </w:r>
      <w:r w:rsidR="00466115" w:rsidRPr="0040044E">
        <w:rPr>
          <w:lang w:val="en-US"/>
        </w:rPr>
        <w:fldChar w:fldCharType="end"/>
      </w:r>
      <w:r w:rsidR="00466115" w:rsidRPr="0040044E">
        <w:rPr>
          <w:lang w:val="en-US"/>
        </w:rPr>
        <w:t>)</w:t>
      </w:r>
      <w:r w:rsidR="00936FDB" w:rsidRPr="0040044E">
        <w:rPr>
          <w:lang w:val="en-US"/>
        </w:rPr>
        <w:t xml:space="preserve">. </w:t>
      </w:r>
      <w:r w:rsidR="00A61B9D">
        <w:rPr>
          <w:lang w:val="en-US"/>
        </w:rPr>
        <w:t>When executing</w:t>
      </w:r>
      <w:r w:rsidR="00035C91" w:rsidRPr="0040044E">
        <w:rPr>
          <w:lang w:val="en-US"/>
        </w:rPr>
        <w:t xml:space="preserve"> </w:t>
      </w:r>
      <w:proofErr w:type="spellStart"/>
      <w:r w:rsidR="00936FDB" w:rsidRPr="0040044E">
        <w:rPr>
          <w:lang w:val="en-US"/>
        </w:rPr>
        <w:t>OverlandFlow</w:t>
      </w:r>
      <w:proofErr w:type="spellEnd"/>
      <w:r w:rsidR="00035C91" w:rsidRPr="0040044E">
        <w:rPr>
          <w:lang w:val="en-US"/>
        </w:rPr>
        <w:t xml:space="preserve">, </w:t>
      </w:r>
      <w:r w:rsidR="0010302E" w:rsidRPr="0040044E">
        <w:rPr>
          <w:lang w:val="en-US"/>
        </w:rPr>
        <w:t xml:space="preserve">the only difference when working with our modified version </w:t>
      </w:r>
      <w:r w:rsidR="005379C0" w:rsidRPr="0040044E">
        <w:rPr>
          <w:lang w:val="en-US"/>
        </w:rPr>
        <w:t xml:space="preserve">(compared to the original one) </w:t>
      </w:r>
      <w:r w:rsidR="0010302E" w:rsidRPr="0040044E">
        <w:rPr>
          <w:lang w:val="en-US"/>
        </w:rPr>
        <w:t>is the specification of roughness and rainfall intensity in a spatially distributed form</w:t>
      </w:r>
      <w:r w:rsidR="009F24BA" w:rsidRPr="0040044E">
        <w:rPr>
          <w:lang w:val="en-US"/>
        </w:rPr>
        <w:t>at</w:t>
      </w:r>
      <w:r w:rsidR="00A80C48">
        <w:rPr>
          <w:lang w:val="en-US"/>
        </w:rPr>
        <w:t xml:space="preserve"> and setting a maximum time-step.</w:t>
      </w:r>
    </w:p>
    <w:p w14:paraId="574FA74A" w14:textId="77777777" w:rsidR="00CF0E56" w:rsidRDefault="00CF0E56" w:rsidP="00B84D63">
      <w:pPr>
        <w:rPr>
          <w:lang w:val="en-US"/>
        </w:rPr>
      </w:pPr>
    </w:p>
    <w:p w14:paraId="4CD9FF8D" w14:textId="74DCFD68" w:rsidR="00BC1B34" w:rsidRDefault="00933946" w:rsidP="00B84D63">
      <w:pPr>
        <w:rPr>
          <w:lang w:val="en-US"/>
        </w:rPr>
      </w:pPr>
      <w:r w:rsidRPr="0040044E">
        <w:rPr>
          <w:lang w:val="en-US"/>
        </w:rPr>
        <w:t>At</w:t>
      </w:r>
      <w:r w:rsidR="005672A4" w:rsidRPr="0040044E">
        <w:rPr>
          <w:lang w:val="en-US"/>
        </w:rPr>
        <w:t xml:space="preserve"> </w:t>
      </w:r>
      <w:r w:rsidR="00B772C7" w:rsidRPr="0040044E">
        <w:rPr>
          <w:lang w:val="en-US"/>
        </w:rPr>
        <w:t>every</w:t>
      </w:r>
      <w:r w:rsidRPr="0040044E">
        <w:rPr>
          <w:lang w:val="en-US"/>
        </w:rPr>
        <w:t xml:space="preserve"> </w:t>
      </w:r>
      <w:r w:rsidR="0004653F" w:rsidRPr="0040044E">
        <w:rPr>
          <w:lang w:val="en-US"/>
        </w:rPr>
        <w:t>iteration</w:t>
      </w:r>
      <w:r w:rsidR="00A54D58">
        <w:rPr>
          <w:lang w:val="en-US"/>
        </w:rPr>
        <w:t xml:space="preserve"> </w:t>
      </w:r>
      <w:r w:rsidR="00DF134C" w:rsidRPr="0040044E">
        <w:rPr>
          <w:lang w:val="en-US"/>
        </w:rPr>
        <w:t>within</w:t>
      </w:r>
      <w:r w:rsidR="00D61CFF" w:rsidRPr="0040044E">
        <w:rPr>
          <w:lang w:val="en-US"/>
        </w:rPr>
        <w:t xml:space="preserve"> the time </w:t>
      </w:r>
      <w:r w:rsidR="00177C8E" w:rsidRPr="0040044E">
        <w:rPr>
          <w:lang w:val="en-US"/>
        </w:rPr>
        <w:t>loop</w:t>
      </w:r>
      <w:r w:rsidR="00D837BF" w:rsidRPr="0040044E">
        <w:rPr>
          <w:lang w:val="en-US"/>
        </w:rPr>
        <w:t>,</w:t>
      </w:r>
      <w:r w:rsidR="00177C8E" w:rsidRPr="0040044E">
        <w:rPr>
          <w:lang w:val="en-US"/>
        </w:rPr>
        <w:t xml:space="preserve"> </w:t>
      </w:r>
      <w:proofErr w:type="spellStart"/>
      <w:r w:rsidR="00D61CFF" w:rsidRPr="0040044E">
        <w:rPr>
          <w:lang w:val="en-US"/>
        </w:rPr>
        <w:t>OverlandFlow</w:t>
      </w:r>
      <w:proofErr w:type="spellEnd"/>
      <w:r w:rsidR="00D61CFF" w:rsidRPr="0040044E">
        <w:rPr>
          <w:lang w:val="en-US"/>
        </w:rPr>
        <w:t xml:space="preserve"> </w:t>
      </w:r>
      <w:r w:rsidR="00EE597D" w:rsidRPr="0040044E">
        <w:rPr>
          <w:lang w:val="en-US"/>
        </w:rPr>
        <w:t xml:space="preserve">is executed </w:t>
      </w:r>
      <w:r w:rsidR="00CF1F32" w:rsidRPr="0040044E">
        <w:rPr>
          <w:lang w:val="en-US"/>
        </w:rPr>
        <w:t>and returns</w:t>
      </w:r>
      <w:r w:rsidR="00442529" w:rsidRPr="0040044E">
        <w:rPr>
          <w:lang w:val="en-US"/>
        </w:rPr>
        <w:t xml:space="preserve"> </w:t>
      </w:r>
      <w:r w:rsidR="008F6C4D" w:rsidRPr="0040044E">
        <w:rPr>
          <w:lang w:val="en-US"/>
        </w:rPr>
        <w:t>updated</w:t>
      </w:r>
      <w:r w:rsidR="004F026B" w:rsidRPr="0040044E">
        <w:rPr>
          <w:lang w:val="en-US"/>
        </w:rPr>
        <w:t xml:space="preserve"> flow c</w:t>
      </w:r>
      <w:r w:rsidR="00DD6F96" w:rsidRPr="0040044E">
        <w:rPr>
          <w:lang w:val="en-US"/>
        </w:rPr>
        <w:t>onditions</w:t>
      </w:r>
      <w:r w:rsidR="003B5D4A" w:rsidRPr="0040044E">
        <w:rPr>
          <w:lang w:val="en-US"/>
        </w:rPr>
        <w:t xml:space="preserve"> </w:t>
      </w:r>
      <w:r w:rsidR="00A92186" w:rsidRPr="0040044E">
        <w:rPr>
          <w:lang w:val="en-US"/>
        </w:rPr>
        <w:t>(</w:t>
      </w:r>
      <w:r w:rsidR="003B5D4A" w:rsidRPr="0040044E">
        <w:rPr>
          <w:lang w:val="en-US"/>
        </w:rPr>
        <w:t xml:space="preserve">e.g., </w:t>
      </w:r>
      <m:oMath>
        <m:r>
          <w:rPr>
            <w:rFonts w:ascii="Cambria Math" w:hAnsi="Cambria Math"/>
            <w:lang w:val="en-US"/>
          </w:rPr>
          <m:t>q</m:t>
        </m:r>
      </m:oMath>
      <w:r w:rsidR="001F660E" w:rsidRPr="0040044E">
        <w:rPr>
          <w:lang w:val="en-US"/>
        </w:rPr>
        <w:t xml:space="preserve"> and </w:t>
      </w:r>
      <m:oMath>
        <m:r>
          <w:rPr>
            <w:rFonts w:ascii="Cambria Math" w:hAnsi="Cambria Math"/>
            <w:lang w:val="en-US"/>
          </w:rPr>
          <m:t>h</m:t>
        </m:r>
      </m:oMath>
      <w:r w:rsidR="00A92186" w:rsidRPr="0040044E">
        <w:rPr>
          <w:lang w:val="en-US"/>
        </w:rPr>
        <w:t xml:space="preserve">) </w:t>
      </w:r>
      <w:r w:rsidR="00A24A50" w:rsidRPr="0040044E">
        <w:rPr>
          <w:lang w:val="en-US"/>
        </w:rPr>
        <w:t>across</w:t>
      </w:r>
      <w:r w:rsidR="00E74A80" w:rsidRPr="0040044E">
        <w:rPr>
          <w:lang w:val="en-US"/>
        </w:rPr>
        <w:t xml:space="preserve"> the</w:t>
      </w:r>
      <w:r w:rsidR="004F026B" w:rsidRPr="0040044E">
        <w:rPr>
          <w:lang w:val="en-US"/>
        </w:rPr>
        <w:t xml:space="preserve"> domain</w:t>
      </w:r>
      <w:r w:rsidR="00A96FCC" w:rsidRPr="0040044E">
        <w:rPr>
          <w:lang w:val="en-US"/>
        </w:rPr>
        <w:t xml:space="preserve"> </w:t>
      </w:r>
      <w:r w:rsidR="008F7CE9" w:rsidRPr="0040044E">
        <w:rPr>
          <w:lang w:val="en-US"/>
        </w:rPr>
        <w:t xml:space="preserve">and </w:t>
      </w:r>
      <w:r w:rsidR="00AE55EB" w:rsidRPr="0040044E">
        <w:rPr>
          <w:lang w:val="en-US"/>
        </w:rPr>
        <w:t xml:space="preserve">the </w:t>
      </w:r>
      <m:oMath>
        <m:r>
          <w:rPr>
            <w:rFonts w:ascii="Cambria Math" w:hAnsi="Cambria Math"/>
            <w:lang w:val="en-US"/>
          </w:rPr>
          <m:t>∆t</m:t>
        </m:r>
      </m:oMath>
      <w:r w:rsidR="001F660E" w:rsidRPr="0040044E">
        <w:rPr>
          <w:lang w:val="en-US"/>
        </w:rPr>
        <w:t xml:space="preserve"> </w:t>
      </w:r>
      <w:r w:rsidR="00C917E6" w:rsidRPr="0040044E">
        <w:rPr>
          <w:lang w:val="en-US"/>
        </w:rPr>
        <w:t>required to predict</w:t>
      </w:r>
      <w:r w:rsidR="00167B61" w:rsidRPr="0040044E">
        <w:rPr>
          <w:lang w:val="en-US"/>
        </w:rPr>
        <w:t xml:space="preserve"> changes in bed surface elevation and GSD</w:t>
      </w:r>
      <w:r w:rsidR="00742AF3">
        <w:rPr>
          <w:lang w:val="en-US"/>
        </w:rPr>
        <w:t xml:space="preserve"> (</w:t>
      </w:r>
      <w:r w:rsidR="00742AF3">
        <w:rPr>
          <w:lang w:val="en-US"/>
        </w:rPr>
        <w:fldChar w:fldCharType="begin"/>
      </w:r>
      <w:r w:rsidR="00742AF3">
        <w:rPr>
          <w:lang w:val="en-US"/>
        </w:rPr>
        <w:instrText xml:space="preserve"> REF _Ref105145737 </w:instrText>
      </w:r>
      <w:r w:rsidR="00742AF3">
        <w:rPr>
          <w:lang w:val="en-US"/>
        </w:rPr>
        <w:fldChar w:fldCharType="separate"/>
      </w:r>
      <w:r w:rsidR="00F5136C" w:rsidRPr="0040044E">
        <w:rPr>
          <w:lang w:val="en-US"/>
        </w:rPr>
        <w:t xml:space="preserve">Eq. </w:t>
      </w:r>
      <w:r w:rsidR="00F5136C">
        <w:rPr>
          <w:noProof/>
          <w:lang w:val="en-US"/>
        </w:rPr>
        <w:t>28</w:t>
      </w:r>
      <w:r w:rsidR="00742AF3">
        <w:rPr>
          <w:lang w:val="en-US"/>
        </w:rPr>
        <w:fldChar w:fldCharType="end"/>
      </w:r>
      <w:r w:rsidR="00FF6E5F">
        <w:rPr>
          <w:lang w:val="en-US"/>
        </w:rPr>
        <w:t xml:space="preserve"> and </w:t>
      </w:r>
      <w:r w:rsidR="00FF6E5F">
        <w:rPr>
          <w:lang w:val="en-US"/>
        </w:rPr>
        <w:fldChar w:fldCharType="begin"/>
      </w:r>
      <w:r w:rsidR="00FF6E5F">
        <w:rPr>
          <w:lang w:val="en-US"/>
        </w:rPr>
        <w:instrText xml:space="preserve"> REF _Ref107302319 </w:instrText>
      </w:r>
      <w:r w:rsidR="00FF6E5F">
        <w:rPr>
          <w:lang w:val="en-US"/>
        </w:rPr>
        <w:fldChar w:fldCharType="separate"/>
      </w:r>
      <w:r w:rsidR="00F5136C" w:rsidRPr="0040044E">
        <w:rPr>
          <w:lang w:val="en-US"/>
        </w:rPr>
        <w:t xml:space="preserve">Eq. </w:t>
      </w:r>
      <w:r w:rsidR="00F5136C">
        <w:rPr>
          <w:noProof/>
          <w:lang w:val="en-US"/>
        </w:rPr>
        <w:t>29</w:t>
      </w:r>
      <w:r w:rsidR="00FF6E5F">
        <w:rPr>
          <w:lang w:val="en-US"/>
        </w:rPr>
        <w:fldChar w:fldCharType="end"/>
      </w:r>
      <w:r w:rsidR="00742AF3">
        <w:rPr>
          <w:lang w:val="en-US"/>
        </w:rPr>
        <w:t>)</w:t>
      </w:r>
      <w:r w:rsidR="00167B61" w:rsidRPr="0040044E">
        <w:rPr>
          <w:lang w:val="en-US"/>
        </w:rPr>
        <w:t>.</w:t>
      </w:r>
      <w:r w:rsidR="00B618B5" w:rsidRPr="0040044E">
        <w:rPr>
          <w:lang w:val="en-US"/>
        </w:rPr>
        <w:t xml:space="preserve"> </w:t>
      </w:r>
      <w:r w:rsidR="0085317F" w:rsidRPr="0040044E">
        <w:rPr>
          <w:lang w:val="en-US"/>
        </w:rPr>
        <w:t>Then, t</w:t>
      </w:r>
      <w:r w:rsidR="00B618B5" w:rsidRPr="0040044E">
        <w:rPr>
          <w:lang w:val="en-US"/>
        </w:rPr>
        <w:t xml:space="preserve">he </w:t>
      </w:r>
      <w:r w:rsidR="00422FDA">
        <w:rPr>
          <w:lang w:val="en-US"/>
        </w:rPr>
        <w:t xml:space="preserve">first part of the </w:t>
      </w:r>
      <w:proofErr w:type="spellStart"/>
      <w:r w:rsidR="003D1342">
        <w:rPr>
          <w:lang w:val="en-US"/>
        </w:rPr>
        <w:t>riverBedDynamics</w:t>
      </w:r>
      <w:proofErr w:type="spellEnd"/>
      <w:r w:rsidR="003D1342" w:rsidRPr="0040044E">
        <w:rPr>
          <w:lang w:val="en-US"/>
        </w:rPr>
        <w:t xml:space="preserve"> </w:t>
      </w:r>
      <w:r w:rsidR="00B618B5" w:rsidRPr="0040044E">
        <w:rPr>
          <w:lang w:val="en-US"/>
        </w:rPr>
        <w:t xml:space="preserve">routine </w:t>
      </w:r>
      <w:r w:rsidR="00DD1AAE" w:rsidRPr="0040044E">
        <w:rPr>
          <w:lang w:val="en-US"/>
        </w:rPr>
        <w:t xml:space="preserve">calculates </w:t>
      </w:r>
      <w:r w:rsidR="00B50560" w:rsidRPr="0040044E">
        <w:rPr>
          <w:lang w:val="en-US"/>
        </w:rPr>
        <w:t xml:space="preserve">and stores </w:t>
      </w:r>
      <w:r w:rsidR="00DD1AAE" w:rsidRPr="0040044E">
        <w:rPr>
          <w:lang w:val="en-US"/>
        </w:rPr>
        <w:t xml:space="preserve">a series of hydraulics and sediment transport </w:t>
      </w:r>
      <w:r w:rsidR="00647934" w:rsidRPr="0040044E">
        <w:rPr>
          <w:lang w:val="en-US"/>
        </w:rPr>
        <w:t>variables</w:t>
      </w:r>
      <w:r w:rsidR="00B50560" w:rsidRPr="0040044E">
        <w:rPr>
          <w:lang w:val="en-US"/>
        </w:rPr>
        <w:t>.</w:t>
      </w:r>
      <w:r w:rsidR="005E221E" w:rsidRPr="0040044E">
        <w:rPr>
          <w:lang w:val="en-US"/>
        </w:rPr>
        <w:t xml:space="preserve"> </w:t>
      </w:r>
      <w:r w:rsidR="00640495" w:rsidRPr="0040044E">
        <w:rPr>
          <w:lang w:val="en-US"/>
        </w:rPr>
        <w:t>When selecting a</w:t>
      </w:r>
      <w:r w:rsidR="0074780A">
        <w:rPr>
          <w:lang w:val="en-US"/>
        </w:rPr>
        <w:t xml:space="preserve"> bed load</w:t>
      </w:r>
      <w:r w:rsidR="00640495" w:rsidRPr="0040044E">
        <w:rPr>
          <w:lang w:val="en-US"/>
        </w:rPr>
        <w:t xml:space="preserve"> equation the following terminology is used: </w:t>
      </w:r>
      <w:commentRangeStart w:id="191"/>
      <w:r w:rsidR="00640495" w:rsidRPr="0040044E">
        <w:rPr>
          <w:i/>
          <w:iCs/>
          <w:lang w:val="en-US"/>
        </w:rPr>
        <w:t>MPM</w:t>
      </w:r>
      <w:r w:rsidR="00640495" w:rsidRPr="0040044E">
        <w:rPr>
          <w:lang w:val="en-US"/>
        </w:rPr>
        <w:t xml:space="preserve"> for </w:t>
      </w:r>
      <w:r w:rsidR="00640495" w:rsidRPr="0040044E">
        <w:rPr>
          <w:lang w:val="en-US"/>
        </w:rPr>
        <w:fldChar w:fldCharType="begin" w:fldLock="1"/>
      </w:r>
      <w:r w:rsidR="00640495" w:rsidRPr="0040044E">
        <w:rPr>
          <w:lang w:val="en-US"/>
        </w:rPr>
        <w:instrText>ADDIN CSL_CITATION {"citationItems":[{"id":"ITEM-1","itemData":{"DOI":"1948-06-07","abstract":"In the following paper, a brief summary is first of all given of the results and interpretation of tests already made known in former publications of the Laboratory for Hydraulic Research and Soil Mechanics at the Federal Institute of Technology, Zurich. After that, an attempt is made to derive an empirical law of bed-load transport based on recent experimental data. We desire to state expressly that by bed-load transport is meant the movement of the solid material rolling or jumping along the bed of a river; transport of matter in suspension is not included.","author":[{"dropping-particle":"","family":"Meyer-Peter","given":"E.","non-dropping-particle":"","parse-names":false,"suffix":""},{"dropping-particle":"","family":"Müller","given":"R.","non-dropping-particle":"","parse-names":false,"suffix":""}],"container-title":"Proceedings of the 2nd Meeting of the International Association of Hydraulic Research","id":"ITEM-1","issued":{"date-parts":[["1948"]]},"page":"39-64","title":"Formulas for Bed-Load Transport","type":"paper-conference"},"uris":["http://www.mendeley.com/documents/?uuid=f372aaf2-d402-4bb1-a3dd-67f01be0d3ee"]}],"mendeley":{"formattedCitation":"(Meyer-Peter &amp; Müller, 1948)","manualFormatting":"Meyer-Peter &amp; Müller (1948)","plainTextFormattedCitation":"(Meyer-Peter &amp; Müller, 1948)","previouslyFormattedCitation":"(Meyer-Peter &amp; Müller, 1948)"},"properties":{"noteIndex":0},"schema":"https://github.com/citation-style-language/schema/raw/master/csl-citation.json"}</w:instrText>
      </w:r>
      <w:r w:rsidR="00640495" w:rsidRPr="0040044E">
        <w:rPr>
          <w:lang w:val="en-US"/>
        </w:rPr>
        <w:fldChar w:fldCharType="separate"/>
      </w:r>
      <w:r w:rsidR="00640495" w:rsidRPr="0040044E">
        <w:rPr>
          <w:noProof/>
          <w:lang w:val="en-US"/>
        </w:rPr>
        <w:t>Meyer-Peter &amp; Müller (1948)</w:t>
      </w:r>
      <w:r w:rsidR="00640495" w:rsidRPr="0040044E">
        <w:rPr>
          <w:lang w:val="en-US"/>
        </w:rPr>
        <w:fldChar w:fldCharType="end"/>
      </w:r>
      <w:r w:rsidR="00640495" w:rsidRPr="0040044E">
        <w:rPr>
          <w:lang w:val="en-US"/>
        </w:rPr>
        <w:t xml:space="preserve">, </w:t>
      </w:r>
      <w:proofErr w:type="spellStart"/>
      <w:r w:rsidR="00640495" w:rsidRPr="0040044E">
        <w:rPr>
          <w:i/>
          <w:iCs/>
          <w:lang w:val="en-US"/>
        </w:rPr>
        <w:t>FLvB</w:t>
      </w:r>
      <w:proofErr w:type="spellEnd"/>
      <w:r w:rsidR="00640495" w:rsidRPr="0040044E">
        <w:rPr>
          <w:lang w:val="en-US"/>
        </w:rPr>
        <w:t xml:space="preserve"> for </w:t>
      </w:r>
      <w:r w:rsidR="00640495" w:rsidRPr="0040044E">
        <w:rPr>
          <w:lang w:val="en-US"/>
        </w:rPr>
        <w:fldChar w:fldCharType="begin" w:fldLock="1"/>
      </w:r>
      <w:r w:rsidR="00640495" w:rsidRPr="0040044E">
        <w:rPr>
          <w:lang w:val="en-US"/>
        </w:rPr>
        <w:instrText>ADDIN CSL_CITATION {"citationItems":[{"id":"ITEM-1","itemData":{"DOI":"10.1080/00221687609499677","ISBN":"0022-1686","ISSN":"0022-1686","abstract":"Results are presented of a series of experiments in which were measured: the mean critical bed shear stress at SHIELDS' grain-movement condition and at the initiation of non-ceasing scour, the rate of bedload transport, the average particle velocity, the rate of deposition, and the average length of individual steps of saltating bed-load particles, in water, as a function of the time-mean bed shear stress. These experiments were performed in a closed rectangular flow channel at different slopes of the bed surface and using five different bed materials (two sands, gravel, magnetite and walnut grains). Comparing the threshold drag acting at different downward slopes of the bed surface (0°, 12°, 18° and 22°) a surprisingly large critical-drag angle of 47° was found. The initiation of non-ceasing scour of a loose granular bed was studied experimentally behind a consolidated bed of the same material as the loose bed. The corresponding instantaneous threshold drag was about three times larger than the threshold drag acting at SHIELDS' grain movement condition. The rate of bed-load transport measured as a function of the mean bed-shear stress satisfies a generalised MEYER-PETER and MULLER formula (1948), also at various downward slopes of the bed surface, as investigated up to 22°. The rate of particle deposition was found to be proportional to the rate of bed-load transport, and the average length of individual particle steps was found to be a constant. This implies that the probability of a bed-load particle being deposited when striking the bed surface is independent of the flow rate within the experimental range. This result contradicts EINSTEIN'S theory of bed-load transport (1950). Close examination of the motion of saltating bed-load particles revealed that these particles are transported almost in suspension for the greater part of their trajectory. The average transport velocity of the suspended particles was found to be equal to the average fluid velocity calculated for a turbulent flow without a bed load, at about three particle diameters above the bed surface, minus a constant. The constant was proportional to the critical shear velocity at SHIELDS' grain-movement condition. This can be explained by considering that the turbulent shear flow must exert a lift force on the suspended particles that is practically equal to their submerged weight. Combining the MEYER-PETER and MULLER formula for the rate of bed-load transport and the abovementioned expr…","author":[{"dropping-particle":"","family":"Fernandez Luque","given":"R.","non-dropping-particle":"","parse-names":false,"suffix":""},{"dropping-particle":"","family":"Beek","given":"R.","non-dropping-particle":"Van","parse-names":false,"suffix":""}],"container-title":"Journal of Hydraulic Research","id":"ITEM-1","issue":"2","issued":{"date-parts":[["1976"]]},"page":"127-144","title":"Erosion And transport Of bed-load sediment","type":"article-journal","volume":"14"},"uris":["http://www.mendeley.com/documents/?uuid=37ec7e22-fff7-40a0-8565-9da0f7fbc265"]}],"mendeley":{"formattedCitation":"(Fernandez Luque &amp; Van Beek, 1976)","manualFormatting":"Fernandez Luque &amp; Van Beek (1976)","plainTextFormattedCitation":"(Fernandez Luque &amp; Van Beek, 1976)","previouslyFormattedCitation":"(Fernandez Luque &amp; Van Beek, 1976)"},"properties":{"noteIndex":0},"schema":"https://github.com/citation-style-language/schema/raw/master/csl-citation.json"}</w:instrText>
      </w:r>
      <w:r w:rsidR="00640495" w:rsidRPr="0040044E">
        <w:rPr>
          <w:lang w:val="en-US"/>
        </w:rPr>
        <w:fldChar w:fldCharType="separate"/>
      </w:r>
      <w:r w:rsidR="00640495" w:rsidRPr="0040044E">
        <w:rPr>
          <w:noProof/>
          <w:lang w:val="en-US"/>
        </w:rPr>
        <w:t>Fernandez Luque &amp; Van Beek (1976)</w:t>
      </w:r>
      <w:r w:rsidR="00640495" w:rsidRPr="0040044E">
        <w:rPr>
          <w:lang w:val="en-US"/>
        </w:rPr>
        <w:fldChar w:fldCharType="end"/>
      </w:r>
      <w:r w:rsidR="00640495" w:rsidRPr="0040044E">
        <w:rPr>
          <w:lang w:val="en-US"/>
        </w:rPr>
        <w:t xml:space="preserve">, </w:t>
      </w:r>
      <w:r w:rsidR="00640495" w:rsidRPr="0040044E">
        <w:rPr>
          <w:i/>
          <w:iCs/>
          <w:lang w:val="en-US"/>
        </w:rPr>
        <w:t>Parker1990</w:t>
      </w:r>
      <w:r w:rsidR="00640495" w:rsidRPr="0040044E">
        <w:rPr>
          <w:lang w:val="en-US"/>
        </w:rPr>
        <w:t xml:space="preserve"> for </w:t>
      </w:r>
      <w:r w:rsidR="00640495" w:rsidRPr="0040044E">
        <w:rPr>
          <w:lang w:val="en-US"/>
        </w:rPr>
        <w:fldChar w:fldCharType="begin" w:fldLock="1"/>
      </w:r>
      <w:r w:rsidR="00D70A37">
        <w:rPr>
          <w:lang w:val="en-US"/>
        </w:rPr>
        <w:instrText>ADDIN CSL_CITATION {"citationItems":[{"id":"ITEM-1","itemData":{"DOI":"10.1080/00221689009499058","ISBN":"0022-1686","ISSN":"0022-1686","abstract":"Bedload transport in gravel-bed rivers is accomplished by means of the mobilization of grains exposed on the bed surface. This mobilization is due to the action of fluid forces on the exposed grains. Substrate particles can participate in the bedload only to the extent that local or global scour results in their exposure on the surface. It follows that a calculation of the bedload transport rate of mixtures should be based on the availability of each size range in the surface layer. Herein an existing empirical substrate-based bedload relation for gravel mixtures, developed solely with reference to field data, is transformed into a surface-based relation.","author":[{"dropping-particle":"","family":"Parker","given":"Gary","non-dropping-particle":"","parse-names":false,"suffix":""}],"container-title":"Journal of Hydraulic Research","id":"ITEM-1","issue":"4","issued":{"date-parts":[["1990","7","19"]]},"language":"en","note":"From Duplicate 2 (Surface-based bedload transport relation for gravel rivers - Parker, G.)\n\nFrom Duplicate 1 (Surface-based bedload transport relation for gravel rivers - Parker, G.)\n\nParker 1990","page":"417-436","publisher":"Taylor &amp; Francis Group","title":"Surface-based bedload transport relation for gravel rivers","type":"article-journal","volume":"28"},"uris":["http://www.mendeley.com/documents/?uuid=69b2904c-f79c-4f25-b666-2b389c666d4b"]}],"mendeley":{"formattedCitation":"(Parker, 1990)","manualFormatting":"Parker (1990)","plainTextFormattedCitation":"(Parker, 1990)","previouslyFormattedCitation":"(Parker, 1990)"},"properties":{"noteIndex":0},"schema":"https://github.com/citation-style-language/schema/raw/master/csl-citation.json"}</w:instrText>
      </w:r>
      <w:r w:rsidR="00640495" w:rsidRPr="0040044E">
        <w:rPr>
          <w:lang w:val="en-US"/>
        </w:rPr>
        <w:fldChar w:fldCharType="separate"/>
      </w:r>
      <w:r w:rsidR="00640495" w:rsidRPr="0040044E">
        <w:rPr>
          <w:noProof/>
          <w:lang w:val="en-US"/>
        </w:rPr>
        <w:t>Parker (1990)</w:t>
      </w:r>
      <w:r w:rsidR="00640495" w:rsidRPr="0040044E">
        <w:rPr>
          <w:lang w:val="en-US"/>
        </w:rPr>
        <w:fldChar w:fldCharType="end"/>
      </w:r>
      <w:r w:rsidR="00640495" w:rsidRPr="0040044E">
        <w:rPr>
          <w:lang w:val="en-US"/>
        </w:rPr>
        <w:t xml:space="preserve">, and </w:t>
      </w:r>
      <w:proofErr w:type="spellStart"/>
      <w:r w:rsidR="00640495" w:rsidRPr="0040044E">
        <w:rPr>
          <w:i/>
          <w:iCs/>
          <w:lang w:val="en-US"/>
        </w:rPr>
        <w:t>WilcockAndCrowe</w:t>
      </w:r>
      <w:proofErr w:type="spellEnd"/>
      <w:r w:rsidR="00640495" w:rsidRPr="0040044E">
        <w:rPr>
          <w:lang w:val="en-US"/>
        </w:rPr>
        <w:t xml:space="preserve"> for </w:t>
      </w:r>
      <w:r w:rsidR="00640495" w:rsidRPr="0040044E">
        <w:rPr>
          <w:lang w:val="en-US"/>
        </w:rPr>
        <w:fldChar w:fldCharType="begin" w:fldLock="1"/>
      </w:r>
      <w:r w:rsidR="00640495" w:rsidRPr="0040044E">
        <w:rPr>
          <w:lang w:val="en-US"/>
        </w:rPr>
        <w:instrText>ADDIN CSL_CITATION {"citationItems":[{"id":"ITEM-1","itemData":{"DOI":"10.1061/(ASCE)0733-9429(2003)129:2(120)","ISSN":"0733-9429","author":[{"dropping-particle":"","family":"Wilcock","given":"Peter R.","non-dropping-particle":"","parse-names":false,"suffix":""},{"dropping-particle":"","family":"Crowe","given":"Joanna C.","non-dropping-particle":"","parse-names":false,"suffix":""}],"container-title":"Journal of Hydraulic Engineering","id":"ITEM-1","issue":"2","issued":{"date-parts":[["2003","1","15"]]},"note":"From Duplicate 1 (Surface-based Transport Model for Mixed-Size Sediment - Wilcock, Peter R; Asce, M; Crowe, Joanna C)\n\nFrom Duplicate 1 (Surface-based Transport Model for Mixed-Size Sediment - Wilcock, P; Crowe, J)\n\ndoi: 10.1061/(ASCE)0733-9429(2003)129:2(120)\n\nFrom Duplicate 2 (Surface-based Transport Model for Mixed-Size Sediment - Wilcock, P; Crowe, J)\n\ndoi: 10.1061/(ASCE)0733-9429(2003)129:2(120)","page":"120-128","publisher":"American Society of Civil Engineers","title":"Surface-based transport model for mixed-size sediment","type":"article-journal","volume":"129"},"uris":["http://www.mendeley.com/documents/?uuid=91b9cfbe-2782-4835-a6e6-708b95fcf293"]}],"mendeley":{"formattedCitation":"(Wilcock &amp; Crowe, 2003)","manualFormatting":"Wilcock &amp; Crowe (2003)","plainTextFormattedCitation":"(Wilcock &amp; Crowe, 2003)","previouslyFormattedCitation":"(Wilcock &amp; Crowe, 2003)"},"properties":{"noteIndex":0},"schema":"https://github.com/citation-style-language/schema/raw/master/csl-citation.json"}</w:instrText>
      </w:r>
      <w:r w:rsidR="00640495" w:rsidRPr="0040044E">
        <w:rPr>
          <w:lang w:val="en-US"/>
        </w:rPr>
        <w:fldChar w:fldCharType="separate"/>
      </w:r>
      <w:r w:rsidR="00640495" w:rsidRPr="0040044E">
        <w:rPr>
          <w:noProof/>
          <w:lang w:val="en-US"/>
        </w:rPr>
        <w:t>Wilcock &amp; Crowe (2003)</w:t>
      </w:r>
      <w:r w:rsidR="00640495" w:rsidRPr="0040044E">
        <w:rPr>
          <w:lang w:val="en-US"/>
        </w:rPr>
        <w:fldChar w:fldCharType="end"/>
      </w:r>
      <w:r w:rsidR="00640495" w:rsidRPr="0040044E">
        <w:rPr>
          <w:lang w:val="en-US"/>
        </w:rPr>
        <w:t xml:space="preserve">. The default option is </w:t>
      </w:r>
      <w:r w:rsidR="00640495" w:rsidRPr="0040044E">
        <w:rPr>
          <w:i/>
          <w:iCs/>
          <w:lang w:val="en-US"/>
        </w:rPr>
        <w:t>MPM</w:t>
      </w:r>
      <w:r w:rsidR="00640495" w:rsidRPr="0040044E">
        <w:rPr>
          <w:lang w:val="en-US"/>
        </w:rPr>
        <w:t xml:space="preserve">. </w:t>
      </w:r>
      <w:commentRangeEnd w:id="191"/>
      <w:r w:rsidR="00CE4266">
        <w:rPr>
          <w:rStyle w:val="CommentReference"/>
        </w:rPr>
        <w:commentReference w:id="191"/>
      </w:r>
      <w:r w:rsidR="006E141D">
        <w:rPr>
          <w:lang w:val="en-US"/>
        </w:rPr>
        <w:t>After</w:t>
      </w:r>
      <w:r w:rsidR="00B77D9F" w:rsidRPr="0040044E">
        <w:rPr>
          <w:lang w:val="en-US"/>
        </w:rPr>
        <w:t xml:space="preserve"> all calculations are completed </w:t>
      </w:r>
      <w:r w:rsidR="000C3886">
        <w:rPr>
          <w:lang w:val="en-US"/>
        </w:rPr>
        <w:t xml:space="preserve">the second part </w:t>
      </w:r>
      <w:r w:rsidR="003D1342">
        <w:rPr>
          <w:lang w:val="en-US"/>
        </w:rPr>
        <w:t xml:space="preserve">of the </w:t>
      </w:r>
      <w:proofErr w:type="spellStart"/>
      <w:r w:rsidR="003D1342">
        <w:rPr>
          <w:lang w:val="en-US"/>
        </w:rPr>
        <w:t>riverBedDynamics</w:t>
      </w:r>
      <w:proofErr w:type="spellEnd"/>
      <w:r w:rsidR="003D1342" w:rsidRPr="0040044E">
        <w:rPr>
          <w:lang w:val="en-US"/>
        </w:rPr>
        <w:t xml:space="preserve"> routine </w:t>
      </w:r>
      <w:r w:rsidR="00042A8B" w:rsidRPr="0040044E">
        <w:rPr>
          <w:lang w:val="en-US"/>
        </w:rPr>
        <w:t xml:space="preserve">starts and </w:t>
      </w:r>
      <w:r w:rsidR="00B77D9F" w:rsidRPr="0040044E">
        <w:rPr>
          <w:lang w:val="en-US"/>
        </w:rPr>
        <w:t>uses the calculated bed</w:t>
      </w:r>
      <w:r w:rsidR="004755AF">
        <w:rPr>
          <w:lang w:val="en-US"/>
        </w:rPr>
        <w:t xml:space="preserve"> </w:t>
      </w:r>
      <w:r w:rsidR="00B77D9F" w:rsidRPr="0040044E">
        <w:rPr>
          <w:lang w:val="en-US"/>
        </w:rPr>
        <w:t xml:space="preserve">load transport rates per unit width </w:t>
      </w:r>
      <w:r w:rsidR="004755AF">
        <w:rPr>
          <w:lang w:val="en-US"/>
        </w:rPr>
        <w:t xml:space="preserve">and bed load GSD </w:t>
      </w:r>
      <w:r w:rsidR="00307B95" w:rsidRPr="0040044E">
        <w:rPr>
          <w:lang w:val="en-US"/>
        </w:rPr>
        <w:t>to modify</w:t>
      </w:r>
      <w:r w:rsidR="00B77D9F" w:rsidRPr="0040044E">
        <w:rPr>
          <w:lang w:val="en-US"/>
        </w:rPr>
        <w:t xml:space="preserve"> the bed </w:t>
      </w:r>
      <w:r w:rsidR="000F6937" w:rsidRPr="0040044E">
        <w:rPr>
          <w:lang w:val="en-US"/>
        </w:rPr>
        <w:t xml:space="preserve">elevation and GSD </w:t>
      </w:r>
      <w:r w:rsidR="00B77D9F" w:rsidRPr="0040044E">
        <w:rPr>
          <w:lang w:val="en-US"/>
        </w:rPr>
        <w:t xml:space="preserve">according to the equations described in Section 3.4. </w:t>
      </w:r>
    </w:p>
    <w:p w14:paraId="266BC5D6" w14:textId="77777777" w:rsidR="00B56103" w:rsidRPr="0040044E" w:rsidRDefault="00B56103" w:rsidP="00B84D63">
      <w:pPr>
        <w:rPr>
          <w:lang w:val="en-US"/>
        </w:rPr>
      </w:pPr>
    </w:p>
    <w:p w14:paraId="52D82C11" w14:textId="0FBA9037" w:rsidR="00AE2159" w:rsidRPr="000127A2" w:rsidRDefault="00AF69F9" w:rsidP="00105DCA">
      <w:pPr>
        <w:rPr>
          <w:lang w:val="en-US"/>
        </w:rPr>
      </w:pPr>
      <w:r w:rsidRPr="0040044E">
        <w:rPr>
          <w:lang w:val="en-US"/>
        </w:rPr>
        <w:t xml:space="preserve">The results of all </w:t>
      </w:r>
      <w:commentRangeStart w:id="192"/>
      <w:r w:rsidRPr="0040044E">
        <w:rPr>
          <w:lang w:val="en-US"/>
        </w:rPr>
        <w:t xml:space="preserve">routines </w:t>
      </w:r>
      <w:commentRangeEnd w:id="192"/>
      <w:r w:rsidR="00166CB0">
        <w:rPr>
          <w:rStyle w:val="CommentReference"/>
        </w:rPr>
        <w:commentReference w:id="192"/>
      </w:r>
      <w:r w:rsidRPr="0040044E">
        <w:rPr>
          <w:lang w:val="en-US"/>
        </w:rPr>
        <w:t xml:space="preserve">are stored </w:t>
      </w:r>
      <w:r w:rsidR="00D86C04">
        <w:rPr>
          <w:lang w:val="en-US"/>
        </w:rPr>
        <w:t xml:space="preserve">as fields </w:t>
      </w:r>
      <w:r w:rsidRPr="0040044E">
        <w:rPr>
          <w:lang w:val="en-US"/>
        </w:rPr>
        <w:t>in the grid, but only the current time step is available for reading</w:t>
      </w:r>
      <w:r w:rsidR="00FF7C75">
        <w:rPr>
          <w:lang w:val="en-US"/>
        </w:rPr>
        <w:t>/writing</w:t>
      </w:r>
      <w:r w:rsidR="004C6CB0">
        <w:rPr>
          <w:lang w:val="en-US"/>
        </w:rPr>
        <w:t xml:space="preserve">, </w:t>
      </w:r>
      <w:r w:rsidR="00B804F7">
        <w:rPr>
          <w:lang w:val="en-US"/>
        </w:rPr>
        <w:t>except for</w:t>
      </w:r>
      <w:r w:rsidRPr="0040044E">
        <w:rPr>
          <w:lang w:val="en-US"/>
        </w:rPr>
        <w:t xml:space="preserve"> the velocity at the previous time step</w:t>
      </w:r>
      <w:r w:rsidR="00AA1ABC">
        <w:rPr>
          <w:lang w:val="en-US"/>
        </w:rPr>
        <w:t xml:space="preserve"> and stratigraphy properties</w:t>
      </w:r>
      <w:r w:rsidRPr="0040044E">
        <w:rPr>
          <w:lang w:val="en-US"/>
        </w:rPr>
        <w:t>. Therefore, when analyzing the changes of a given variable in time it must be stored in a local file in a user-defined format</w:t>
      </w:r>
      <w:r w:rsidR="000127A2">
        <w:rPr>
          <w:lang w:val="en-US"/>
        </w:rPr>
        <w:t xml:space="preserve"> </w:t>
      </w:r>
      <w:r w:rsidR="006C3A5C">
        <w:rPr>
          <w:lang w:val="en-US"/>
        </w:rPr>
        <w:t>which is</w:t>
      </w:r>
      <w:r w:rsidR="000127A2">
        <w:rPr>
          <w:lang w:val="en-US"/>
        </w:rPr>
        <w:t xml:space="preserve"> defined in the driver </w:t>
      </w:r>
      <w:r w:rsidR="00A44460">
        <w:rPr>
          <w:lang w:val="en-US"/>
        </w:rPr>
        <w:t>file</w:t>
      </w:r>
      <w:r w:rsidRPr="0040044E">
        <w:rPr>
          <w:lang w:val="en-US"/>
        </w:rPr>
        <w:t xml:space="preserve">. </w:t>
      </w:r>
      <w:r w:rsidR="007727A2" w:rsidRPr="0040044E">
        <w:rPr>
          <w:lang w:val="en-US"/>
        </w:rPr>
        <w:t xml:space="preserve">The format in which </w:t>
      </w:r>
      <w:proofErr w:type="spellStart"/>
      <w:r w:rsidR="008060DE">
        <w:rPr>
          <w:lang w:val="en-US"/>
        </w:rPr>
        <w:t>riverBedDynamics</w:t>
      </w:r>
      <w:proofErr w:type="spellEnd"/>
      <w:r w:rsidR="007727A2" w:rsidRPr="0040044E">
        <w:rPr>
          <w:lang w:val="en-US"/>
        </w:rPr>
        <w:t xml:space="preserve"> stores </w:t>
      </w:r>
      <w:r w:rsidR="001107C1" w:rsidRPr="0040044E">
        <w:rPr>
          <w:lang w:val="en-US"/>
        </w:rPr>
        <w:t xml:space="preserve">GSD </w:t>
      </w:r>
      <w:r w:rsidR="007727A2" w:rsidRPr="0040044E">
        <w:rPr>
          <w:lang w:val="en-US"/>
        </w:rPr>
        <w:t xml:space="preserve">results may be difficult to </w:t>
      </w:r>
      <w:r w:rsidR="001107C1" w:rsidRPr="0040044E">
        <w:rPr>
          <w:lang w:val="en-US"/>
        </w:rPr>
        <w:t xml:space="preserve">interpret </w:t>
      </w:r>
      <w:r w:rsidR="000D2FFB" w:rsidRPr="0040044E">
        <w:rPr>
          <w:lang w:val="en-US"/>
        </w:rPr>
        <w:t xml:space="preserve">because it was designed </w:t>
      </w:r>
      <w:r w:rsidR="003E551A" w:rsidRPr="0040044E">
        <w:rPr>
          <w:lang w:val="en-US"/>
        </w:rPr>
        <w:t xml:space="preserve">to be easily accessible by the component and not for </w:t>
      </w:r>
      <w:r w:rsidR="00105DCA" w:rsidRPr="0040044E">
        <w:rPr>
          <w:lang w:val="en-US"/>
        </w:rPr>
        <w:t xml:space="preserve">user-readability. </w:t>
      </w:r>
      <w:r w:rsidR="00A44460">
        <w:rPr>
          <w:lang w:val="en-US"/>
        </w:rPr>
        <w:t>However,</w:t>
      </w:r>
      <w:r w:rsidR="00F9121F" w:rsidRPr="0040044E">
        <w:rPr>
          <w:lang w:val="en-US"/>
        </w:rPr>
        <w:t xml:space="preserve"> a </w:t>
      </w:r>
      <w:r w:rsidR="00A44460">
        <w:rPr>
          <w:lang w:val="en-US"/>
        </w:rPr>
        <w:t xml:space="preserve">postprocessing </w:t>
      </w:r>
      <w:r w:rsidR="00F9121F" w:rsidRPr="0040044E">
        <w:rPr>
          <w:lang w:val="en-US"/>
        </w:rPr>
        <w:t xml:space="preserve">function called </w:t>
      </w:r>
      <w:proofErr w:type="spellStart"/>
      <w:r w:rsidR="00F9121F" w:rsidRPr="0040044E">
        <w:rPr>
          <w:i/>
          <w:iCs/>
          <w:lang w:val="en-US"/>
        </w:rPr>
        <w:t>formatGSDOutputs</w:t>
      </w:r>
      <w:proofErr w:type="spellEnd"/>
      <w:r w:rsidR="00F9121F" w:rsidRPr="0040044E">
        <w:rPr>
          <w:i/>
          <w:iCs/>
          <w:lang w:val="en-US"/>
        </w:rPr>
        <w:t xml:space="preserve"> </w:t>
      </w:r>
      <w:r w:rsidR="001E650F" w:rsidRPr="0040044E">
        <w:rPr>
          <w:lang w:val="en-US"/>
        </w:rPr>
        <w:t xml:space="preserve">is implemented and returns a </w:t>
      </w:r>
      <w:proofErr w:type="gramStart"/>
      <w:r w:rsidR="001D4871" w:rsidRPr="0040044E">
        <w:rPr>
          <w:lang w:val="en-US"/>
        </w:rPr>
        <w:t xml:space="preserve">pandas </w:t>
      </w:r>
      <w:proofErr w:type="spellStart"/>
      <w:r w:rsidR="001D4871" w:rsidRPr="0040044E">
        <w:rPr>
          <w:lang w:val="en-US"/>
        </w:rPr>
        <w:t>DataFrame</w:t>
      </w:r>
      <w:proofErr w:type="spellEnd"/>
      <w:proofErr w:type="gramEnd"/>
      <w:r w:rsidR="001D4871" w:rsidRPr="0040044E">
        <w:rPr>
          <w:lang w:val="en-US"/>
        </w:rPr>
        <w:t xml:space="preserve"> </w:t>
      </w:r>
      <w:r w:rsidR="0011000E" w:rsidRPr="0040044E">
        <w:rPr>
          <w:lang w:val="en-US"/>
        </w:rPr>
        <w:t xml:space="preserve">which contains </w:t>
      </w:r>
      <w:r w:rsidR="006E7455" w:rsidRPr="0040044E">
        <w:rPr>
          <w:lang w:val="en-US"/>
        </w:rPr>
        <w:t xml:space="preserve">the </w:t>
      </w:r>
      <w:r w:rsidR="0011000E" w:rsidRPr="0040044E">
        <w:rPr>
          <w:lang w:val="en-US"/>
        </w:rPr>
        <w:t xml:space="preserve">GSD for each node or link, depending on the input, </w:t>
      </w:r>
      <w:r w:rsidR="006E7455" w:rsidRPr="0040044E">
        <w:rPr>
          <w:lang w:val="en-US"/>
        </w:rPr>
        <w:t xml:space="preserve">in a user-friendly format. </w:t>
      </w:r>
    </w:p>
    <w:p w14:paraId="39427418" w14:textId="1AE1111E" w:rsidR="00C77598" w:rsidRPr="0040044E" w:rsidRDefault="00C77598" w:rsidP="00C77598">
      <w:pPr>
        <w:pStyle w:val="Heading1"/>
        <w:rPr>
          <w:lang w:val="en-US"/>
        </w:rPr>
      </w:pPr>
      <w:r w:rsidRPr="0040044E">
        <w:rPr>
          <w:lang w:val="en-US"/>
        </w:rPr>
        <w:lastRenderedPageBreak/>
        <w:t xml:space="preserve">5 </w:t>
      </w:r>
      <w:r w:rsidR="00B12757" w:rsidRPr="0040044E">
        <w:rPr>
          <w:lang w:val="en-US"/>
        </w:rPr>
        <w:t>Verification and evaluation</w:t>
      </w:r>
    </w:p>
    <w:p w14:paraId="245F2EAB" w14:textId="19849E01" w:rsidR="00D62E06" w:rsidRPr="0040044E" w:rsidRDefault="00D62E06" w:rsidP="005F064F">
      <w:pPr>
        <w:pStyle w:val="Heading2"/>
        <w:rPr>
          <w:lang w:val="en-US"/>
        </w:rPr>
      </w:pPr>
      <w:r w:rsidRPr="0040044E">
        <w:rPr>
          <w:lang w:val="en-US"/>
        </w:rPr>
        <w:t xml:space="preserve">5.1 </w:t>
      </w:r>
      <w:r w:rsidR="002D4407" w:rsidRPr="0040044E">
        <w:rPr>
          <w:lang w:val="en-US"/>
        </w:rPr>
        <w:t xml:space="preserve">Reproducing </w:t>
      </w:r>
      <w:r w:rsidR="002D4407" w:rsidRPr="0040044E">
        <w:rPr>
          <w:lang w:val="en-US"/>
        </w:rPr>
        <w:fldChar w:fldCharType="begin" w:fldLock="1"/>
      </w:r>
      <w:r w:rsidR="002D4407" w:rsidRPr="0040044E">
        <w:rPr>
          <w:lang w:val="en-US"/>
        </w:rPr>
        <w:instrText>ADDIN CSL_CITATION {"citationItems":[{"id":"ITEM-1","itemData":{"DOI":"10.5194/gmd-10-1645-2017","ISSN":"19919603","abstract":"Representation of flowing water in landscape evolution models (LEMs) is often simplified compared to hydrodynamic models, as LEMs make assumptions reducing physical complexity in favor of computational efficiency. The Landlab modeling framework can be used to bridge the divide between complex runoff models and more traditional LEMs, creating a new type of framework not commonly used in the geomorphology or hydrology communities. Landlab is a Python-language library that includes tools and process components that can be used to create models of Earth-surface dynamics over a range of temporal and spatial scales. The Landlab OverlandFlow component is based on a simplified inertial approximation of the shallow water equations, following the solution of de Almeida et al.(2012). This explicit two-dimensional hydrodynamic algorithm simulates a flood wave across a model domain, where water discharge and flow depth are calculated at all locations within a structured (raster) grid. Here, we illustrate how the OverlandFlow component contained within Landlab can be applied as a simplified event-based runoff model and how to couple the runoff model with an incision model operating on decadal timescales. Examples of flow routing on both real and synthetic landscapes are shown. Hydrographs from a single storm at multiple locations in the Spring Creek watershed, Colorado, USA, are illustrated, along with a map of shear stress applied on the land surface by flowing water. The OverlandFlow component can also be coupled with the Landlab DetachmentLtdErosion component to illustrate how the non-steady flow routing regime impacts incision across a watershed. The hydrograph and incision results are compared to simulations driven by steady-state runoff. Results from the coupled runoff and incision model indicate that runoff dynamics can impact landscape relief and channel concavity, suggesting that, on landscape evolution timescales, the OverlandFlow model may lead to differences in simulated topography in comparison with traditional methods. The exploratory test cases described within demonstrate how the OverlandFlow component can be used in both hydrologic and geomorphic applications.","author":[{"dropping-particle":"","family":"Adams","given":"Jordan M.","non-dropping-particle":"","parse-names":false,"suffix":""},{"dropping-particle":"","family":"Gasparini","given":"Nicole M.","non-dropping-particle":"","parse-names":false,"suffix":""},{"dropping-particle":"","family":"Hobley","given":"Daniel E.J.","non-dropping-particle":"","parse-names":false,"suffix":""},{"dropping-particle":"","family":"Tucker","given":"Gregory E.","non-dropping-particle":"","parse-names":false,"suffix":""},{"dropping-particle":"","family":"Hutton","given":"Eric W.H.","non-dropping-particle":"","parse-names":false,"suffix":""},{"dropping-particle":"","family":"Nudurupati","given":"Sai S.","non-dropping-particle":"","parse-names":false,"suffix":""},{"dropping-particle":"","family":"Istanbulluoglu","given":"Erkan","non-dropping-particle":"","parse-names":false,"suffix":""}],"container-title":"Geoscientific Model Development","id":"ITEM-1","issue":"4","issued":{"date-parts":[["2017"]]},"page":"1645-1663","title":"The Landlab v1.0 OverlandFlow component: A Python tool for computing shallow-water flow across watersheds","type":"article-journal","volume":"10"},"uris":["http://www.mendeley.com/documents/?uuid=aa97b1f6-cfd7-4c7b-ac4e-0fcb5b804bbe"]}],"mendeley":{"formattedCitation":"(Adams et al., 2017)","manualFormatting":"Adams et al. (2017)","plainTextFormattedCitation":"(Adams et al., 2017)","previouslyFormattedCitation":"(Adams et al., 2017)"},"properties":{"noteIndex":0},"schema":"https://github.com/citation-style-language/schema/raw/master/csl-citation.json"}</w:instrText>
      </w:r>
      <w:r w:rsidR="002D4407" w:rsidRPr="0040044E">
        <w:rPr>
          <w:lang w:val="en-US"/>
        </w:rPr>
        <w:fldChar w:fldCharType="separate"/>
      </w:r>
      <w:r w:rsidR="002D4407" w:rsidRPr="0040044E">
        <w:rPr>
          <w:noProof/>
          <w:lang w:val="en-US"/>
        </w:rPr>
        <w:t>Adams et al. (2017)</w:t>
      </w:r>
      <w:r w:rsidR="002D4407" w:rsidRPr="0040044E">
        <w:rPr>
          <w:lang w:val="en-US"/>
        </w:rPr>
        <w:fldChar w:fldCharType="end"/>
      </w:r>
      <w:r w:rsidR="00623724" w:rsidRPr="0040044E">
        <w:rPr>
          <w:lang w:val="en-US"/>
        </w:rPr>
        <w:t xml:space="preserve"> results using our modified </w:t>
      </w:r>
      <w:proofErr w:type="spellStart"/>
      <w:r w:rsidR="00623724" w:rsidRPr="0040044E">
        <w:rPr>
          <w:lang w:val="en-US"/>
        </w:rPr>
        <w:t>OverlandFlow</w:t>
      </w:r>
      <w:proofErr w:type="spellEnd"/>
      <w:r w:rsidR="00623724" w:rsidRPr="0040044E">
        <w:rPr>
          <w:lang w:val="en-US"/>
        </w:rPr>
        <w:t xml:space="preserve"> component</w:t>
      </w:r>
    </w:p>
    <w:p w14:paraId="61523401" w14:textId="6A705C10" w:rsidR="0025445B" w:rsidRPr="0040044E" w:rsidRDefault="000C6CEA" w:rsidP="00D47C86">
      <w:pPr>
        <w:rPr>
          <w:lang w:val="en-US"/>
        </w:rPr>
      </w:pPr>
      <w:r w:rsidRPr="0040044E">
        <w:rPr>
          <w:lang w:val="en-US"/>
        </w:rPr>
        <w:t xml:space="preserve">Our </w:t>
      </w:r>
      <w:proofErr w:type="spellStart"/>
      <w:r w:rsidRPr="0040044E">
        <w:rPr>
          <w:lang w:val="en-US"/>
        </w:rPr>
        <w:t>OverlandFlow</w:t>
      </w:r>
      <w:proofErr w:type="spellEnd"/>
      <w:r w:rsidRPr="0040044E">
        <w:rPr>
          <w:lang w:val="en-US"/>
        </w:rPr>
        <w:t xml:space="preserve"> version </w:t>
      </w:r>
      <w:r w:rsidR="0052739F" w:rsidRPr="0040044E">
        <w:rPr>
          <w:lang w:val="en-US"/>
        </w:rPr>
        <w:t>was tested</w:t>
      </w:r>
      <w:r w:rsidR="00EA2AAF" w:rsidRPr="0040044E">
        <w:rPr>
          <w:lang w:val="en-US"/>
        </w:rPr>
        <w:t xml:space="preserve"> using </w:t>
      </w:r>
      <w:r w:rsidR="00A01A12" w:rsidRPr="0040044E">
        <w:rPr>
          <w:lang w:val="en-US"/>
        </w:rPr>
        <w:t>the</w:t>
      </w:r>
      <w:r w:rsidR="00EA2AAF" w:rsidRPr="0040044E">
        <w:rPr>
          <w:lang w:val="en-US"/>
        </w:rPr>
        <w:t xml:space="preserve"> analytical solution for wave propagation on a flat surface case </w:t>
      </w:r>
      <w:ins w:id="193" w:author="Anderson, Samuel R" w:date="2022-08-01T12:15:00Z">
        <w:r w:rsidR="00CE4266">
          <w:rPr>
            <w:lang w:val="en-US"/>
          </w:rPr>
          <w:t xml:space="preserve">as first </w:t>
        </w:r>
      </w:ins>
      <w:r w:rsidR="00A71B3E" w:rsidRPr="0040044E">
        <w:rPr>
          <w:lang w:val="en-US"/>
        </w:rPr>
        <w:t xml:space="preserve">presented </w:t>
      </w:r>
      <w:r w:rsidR="00EA2AAF" w:rsidRPr="0040044E">
        <w:rPr>
          <w:lang w:val="en-US"/>
        </w:rPr>
        <w:t xml:space="preserve">by </w:t>
      </w:r>
      <w:r w:rsidR="00EA2AAF" w:rsidRPr="0040044E">
        <w:rPr>
          <w:lang w:val="en-US"/>
        </w:rPr>
        <w:fldChar w:fldCharType="begin" w:fldLock="1"/>
      </w:r>
      <w:r w:rsidR="00EA2AAF" w:rsidRPr="0040044E">
        <w:rPr>
          <w:lang w:val="en-US"/>
        </w:rPr>
        <w:instrText>ADDIN CSL_CITATION {"citationItems":[{"id":"ITEM-1","itemData":{"DOI":"10.5194/gmd-10-1645-2017","ISSN":"19919603","abstract":"Representation of flowing water in landscape evolution models (LEMs) is often simplified compared to hydrodynamic models, as LEMs make assumptions reducing physical complexity in favor of computational efficiency. The Landlab modeling framework can be used to bridge the divide between complex runoff models and more traditional LEMs, creating a new type of framework not commonly used in the geomorphology or hydrology communities. Landlab is a Python-language library that includes tools and process components that can be used to create models of Earth-surface dynamics over a range of temporal and spatial scales. The Landlab OverlandFlow component is based on a simplified inertial approximation of the shallow water equations, following the solution of de Almeida et al.(2012). This explicit two-dimensional hydrodynamic algorithm simulates a flood wave across a model domain, where water discharge and flow depth are calculated at all locations within a structured (raster) grid. Here, we illustrate how the OverlandFlow component contained within Landlab can be applied as a simplified event-based runoff model and how to couple the runoff model with an incision model operating on decadal timescales. Examples of flow routing on both real and synthetic landscapes are shown. Hydrographs from a single storm at multiple locations in the Spring Creek watershed, Colorado, USA, are illustrated, along with a map of shear stress applied on the land surface by flowing water. The OverlandFlow component can also be coupled with the Landlab DetachmentLtdErosion component to illustrate how the non-steady flow routing regime impacts incision across a watershed. The hydrograph and incision results are compared to simulations driven by steady-state runoff. Results from the coupled runoff and incision model indicate that runoff dynamics can impact landscape relief and channel concavity, suggesting that, on landscape evolution timescales, the OverlandFlow model may lead to differences in simulated topography in comparison with traditional methods. The exploratory test cases described within demonstrate how the OverlandFlow component can be used in both hydrologic and geomorphic applications.","author":[{"dropping-particle":"","family":"Adams","given":"Jordan M.","non-dropping-particle":"","parse-names":false,"suffix":""},{"dropping-particle":"","family":"Gasparini","given":"Nicole M.","non-dropping-particle":"","parse-names":false,"suffix":""},{"dropping-particle":"","family":"Hobley","given":"Daniel E.J.","non-dropping-particle":"","parse-names":false,"suffix":""},{"dropping-particle":"","family":"Tucker","given":"Gregory E.","non-dropping-particle":"","parse-names":false,"suffix":""},{"dropping-particle":"","family":"Hutton","given":"Eric W.H.","non-dropping-particle":"","parse-names":false,"suffix":""},{"dropping-particle":"","family":"Nudurupati","given":"Sai S.","non-dropping-particle":"","parse-names":false,"suffix":""},{"dropping-particle":"","family":"Istanbulluoglu","given":"Erkan","non-dropping-particle":"","parse-names":false,"suffix":""}],"container-title":"Geoscientific Model Development","id":"ITEM-1","issue":"4","issued":{"date-parts":[["2017"]]},"page":"1645-1663","title":"The Landlab v1.0 OverlandFlow component: A Python tool for computing shallow-water flow across watersheds","type":"article-journal","volume":"10"},"uris":["http://www.mendeley.com/documents/?uuid=aa97b1f6-cfd7-4c7b-ac4e-0fcb5b804bbe"]}],"mendeley":{"formattedCitation":"(Adams et al., 2017)","manualFormatting":"Adams et al. (2017)","plainTextFormattedCitation":"(Adams et al., 2017)","previouslyFormattedCitation":"(Adams et al., 2017)"},"properties":{"noteIndex":0},"schema":"https://github.com/citation-style-language/schema/raw/master/csl-citation.json"}</w:instrText>
      </w:r>
      <w:r w:rsidR="00EA2AAF" w:rsidRPr="0040044E">
        <w:rPr>
          <w:lang w:val="en-US"/>
        </w:rPr>
        <w:fldChar w:fldCharType="separate"/>
      </w:r>
      <w:r w:rsidR="00EA2AAF" w:rsidRPr="0040044E">
        <w:rPr>
          <w:noProof/>
          <w:lang w:val="en-US"/>
        </w:rPr>
        <w:t>Adams et al. (2017)</w:t>
      </w:r>
      <w:r w:rsidR="00EA2AAF" w:rsidRPr="0040044E">
        <w:rPr>
          <w:lang w:val="en-US"/>
        </w:rPr>
        <w:fldChar w:fldCharType="end"/>
      </w:r>
      <w:r w:rsidR="00EA2AAF" w:rsidRPr="0040044E">
        <w:rPr>
          <w:lang w:val="en-US"/>
        </w:rPr>
        <w:t xml:space="preserve"> and originally developed by </w:t>
      </w:r>
      <w:r w:rsidR="00EA2AAF" w:rsidRPr="0040044E">
        <w:rPr>
          <w:lang w:val="en-US"/>
        </w:rPr>
        <w:fldChar w:fldCharType="begin" w:fldLock="1"/>
      </w:r>
      <w:r w:rsidR="00CC22BE" w:rsidRPr="0040044E">
        <w:rPr>
          <w:lang w:val="en-US"/>
        </w:rPr>
        <w:instrText>ADDIN CSL_CITATION {"citationItems":[{"id":"ITEM-1","itemData":{"DOI":"10.1016/j.advwatres.2005.03.007","ISSN":"03091708","abstract":"Since 1962 storage cell codes have been developed to simulate flow on fluvial and coastal floodplains. These models treat the floodplain as a series of discrete storage cells, with the flow between cells calculated explicitly using some analytical flow formulae such as the Manning equation. Recently these codes have been reconfigured to use regular Cartesian grids to make full use of widely available high resolution data captured from remote sensing platforms and stored in a raster GIS format. Such raster-based storage cell codes have many of the advantages over full two-dimensional depth averaged schemes but without the computational cost, however their typical implementation results in a number of fundamental limitations. These include an inability to develop solutions that are independent of time step or grid size, and an unrealistic lack of sensitivity to floodplain friction. In this paper, we propose a new solution to these problems based on an optimal adaptive time step determined using the Courant-Freidrichs-Levy condition for model stability. Comparison of this new adaptive time step scheme to analytical solutions of wave propagation on flat and sloping planar surfaces shows considerable improvement over a standard raster storage cell model. Moreover, the new scheme is shown to yield results that are independent of grid size or choice of initial time step and which show an intuitively correct sensitivity to floodplain friction over spatially complex topography. © 2005 Elsevier Ltd. All rights reserved.","author":[{"dropping-particle":"","family":"Hunter","given":"Neil M.","non-dropping-particle":"","parse-names":false,"suffix":""},{"dropping-particle":"","family":"Horritt","given":"Matthew S.","non-dropping-particle":"","parse-names":false,"suffix":""},{"dropping-particle":"","family":"Bates","given":"Paul D.","non-dropping-particle":"","parse-names":false,"suffix":""},{"dropping-particle":"","family":"Wilson","given":"Matthew D.","non-dropping-particle":"","parse-names":false,"suffix":""},{"dropping-particle":"","family":"Werner","given":"Micha G.F.","non-dropping-particle":"","parse-names":false,"suffix":""}],"container-title":"Advances in Water Resources","id":"ITEM-1","issue":"9","issued":{"date-parts":[["2005"]]},"page":"975-991","title":"An adaptive time step solution for raster-based storage cell modelling of floodplain inundation","type":"article-journal","volume":"28"},"uris":["http://www.mendeley.com/documents/?uuid=4aa73970-8a15-477a-b139-b65d1b9638b7"]},{"id":"ITEM-2","itemData":{"DOI":"10.1016/j.jhydrol.2010.03.027","ISSN":"00221694","abstract":"This paper describes the development of a new set of equations derived from 1D shallow water theory for use in 2D storage cell inundation models where flows in the x and y Cartesian directions are decoupled. The new equation set is designed to be solved explicitly at very low computational cost, and is here tested against a suite of four test cases of increasing complexity. In each case the predicted water depths compare favourably to analytical solutions or to simulation results from the diffusive storage cell code of Hunter et al. (2005). For the most complex test involving the fine spatial resolution simulation of flow in a topographically complex urban area the Root Mean Squared Difference between the new formulation and the model of Hunter et al. is ~1cm. However, unlike diffusive storage cell codes where the stable time step scales with (1/Δx)2, the new equation set developed here represents shallow water wave propagation and so the stability is controlled by the Courant-Freidrichs-Lewy condition such that the stable time step instead scales with 1/Δx. This allows use of a stable time step that is 1-3 orders of magnitude greater for typical cell sizes than that possible with diffusive storage cell models and results in commensurate reductions in model run times. For the tests reported in this paper the maximum speed up achieved over a diffusive storage cell model was 1120×, although the actual value seen will depend on model resolution and water surface gradient. Solutions using the new equation set are shown to be grid-independent for the conditions considered and to have an intuitively correct sensitivity to friction, however small instabilities and increased errors on predicted depth were noted when Manning's n=0.01. The new equations are likely to find widespread application in many types of flood inundation modelling and should provide a useful additional tool, alongside more established model formulations, for a variety of flood risk management studies. © 2010 Elsevier B.V.","author":[{"dropping-particle":"","family":"Bates","given":"Paul D.","non-dropping-particle":"","parse-names":false,"suffix":""},{"dropping-particle":"","family":"Horritt","given":"Matthew S.","non-dropping-particle":"","parse-names":false,"suffix":""},{"dropping-particle":"","family":"Fewtrell","given":"Timothy J.","non-dropping-particle":"","parse-names":false,"suffix":""}],"container-title":"Journal of Hydrology","id":"ITEM-2","issue":"1-2","issued":{"date-parts":[["2010"]]},"page":"33-45","publisher":"Elsevier B.V.","title":"A simple inertial formulation of the shallow water equations for efficient two-dimensional flood inundation modelling","type":"article-journal","volume":"387"},"uris":["http://www.mendeley.com/documents/?uuid=6866d99b-196b-42af-b053-69fa9e7b2cba"]}],"mendeley":{"formattedCitation":"(Bates et al., 2010; Hunter et al., 2005)","manualFormatting":"Bates et al. (2010) and Hunter et al. (2005)","plainTextFormattedCitation":"(Bates et al., 2010; Hunter et al., 2005)","previouslyFormattedCitation":"(Bates et al., 2010; Hunter et al., 2005)"},"properties":{"noteIndex":0},"schema":"https://github.com/citation-style-language/schema/raw/master/csl-citation.json"}</w:instrText>
      </w:r>
      <w:r w:rsidR="00EA2AAF" w:rsidRPr="0040044E">
        <w:rPr>
          <w:lang w:val="en-US"/>
        </w:rPr>
        <w:fldChar w:fldCharType="separate"/>
      </w:r>
      <w:r w:rsidR="00EA2AAF" w:rsidRPr="0040044E">
        <w:rPr>
          <w:noProof/>
          <w:lang w:val="en-US"/>
        </w:rPr>
        <w:t>Bates et al. (2010) and Hunter et al. (2005)</w:t>
      </w:r>
      <w:r w:rsidR="00EA2AAF" w:rsidRPr="0040044E">
        <w:rPr>
          <w:lang w:val="en-US"/>
        </w:rPr>
        <w:fldChar w:fldCharType="end"/>
      </w:r>
      <w:r w:rsidR="00EA2AAF" w:rsidRPr="0040044E">
        <w:rPr>
          <w:lang w:val="en-US"/>
        </w:rPr>
        <w:t>.</w:t>
      </w:r>
      <w:r w:rsidR="008812A4" w:rsidRPr="0040044E">
        <w:rPr>
          <w:lang w:val="en-US"/>
        </w:rPr>
        <w:t xml:space="preserve"> The idea of this test is to check if</w:t>
      </w:r>
      <w:r w:rsidR="003E39EA" w:rsidRPr="0040044E">
        <w:rPr>
          <w:lang w:val="en-US"/>
        </w:rPr>
        <w:t xml:space="preserve"> our version behaves in the same manner </w:t>
      </w:r>
      <w:del w:id="194" w:author="Anderson, Samuel R" w:date="2022-08-01T12:25:00Z">
        <w:r w:rsidR="003E39EA" w:rsidRPr="0040044E" w:rsidDel="00B92090">
          <w:rPr>
            <w:lang w:val="en-US"/>
          </w:rPr>
          <w:delText>tha</w:delText>
        </w:r>
        <w:r w:rsidR="00A01A12" w:rsidRPr="0040044E" w:rsidDel="00B92090">
          <w:rPr>
            <w:lang w:val="en-US"/>
          </w:rPr>
          <w:delText xml:space="preserve">n </w:delText>
        </w:r>
      </w:del>
      <w:ins w:id="195" w:author="Anderson, Samuel R" w:date="2022-08-01T12:25:00Z">
        <w:r w:rsidR="00B92090">
          <w:rPr>
            <w:lang w:val="en-US"/>
          </w:rPr>
          <w:t>as</w:t>
        </w:r>
        <w:r w:rsidR="00B92090" w:rsidRPr="0040044E">
          <w:rPr>
            <w:lang w:val="en-US"/>
          </w:rPr>
          <w:t xml:space="preserve"> </w:t>
        </w:r>
      </w:ins>
      <w:r w:rsidR="003E39EA" w:rsidRPr="0040044E">
        <w:rPr>
          <w:lang w:val="en-US"/>
        </w:rPr>
        <w:t xml:space="preserve">the original </w:t>
      </w:r>
      <w:proofErr w:type="spellStart"/>
      <w:r w:rsidR="003E39EA" w:rsidRPr="0040044E">
        <w:rPr>
          <w:lang w:val="en-US"/>
        </w:rPr>
        <w:t>OverlandFlow</w:t>
      </w:r>
      <w:proofErr w:type="spellEnd"/>
      <w:r w:rsidR="003E39EA" w:rsidRPr="0040044E">
        <w:rPr>
          <w:lang w:val="en-US"/>
        </w:rPr>
        <w:t xml:space="preserve"> does under unsteady flow conditions.</w:t>
      </w:r>
      <w:r w:rsidR="00A01A12" w:rsidRPr="0040044E">
        <w:rPr>
          <w:lang w:val="en-US"/>
        </w:rPr>
        <w:t xml:space="preserve"> </w:t>
      </w:r>
      <w:r w:rsidR="00452D3E" w:rsidRPr="0040044E">
        <w:rPr>
          <w:lang w:val="en-US"/>
        </w:rPr>
        <w:t>Our simulations were conducted</w:t>
      </w:r>
      <w:r w:rsidR="00522AE8" w:rsidRPr="0040044E">
        <w:rPr>
          <w:lang w:val="en-US"/>
        </w:rPr>
        <w:t xml:space="preserve"> in a </w:t>
      </w:r>
      <w:r w:rsidR="00265C92" w:rsidRPr="0040044E">
        <w:rPr>
          <w:lang w:val="en-US"/>
        </w:rPr>
        <w:t xml:space="preserve">flat </w:t>
      </w:r>
      <w:r w:rsidR="00522AE8" w:rsidRPr="0040044E">
        <w:rPr>
          <w:lang w:val="en-US"/>
        </w:rPr>
        <w:t>domain of 6000 m long (</w:t>
      </w:r>
      <m:oMath>
        <m:r>
          <w:rPr>
            <w:rFonts w:ascii="Cambria Math" w:hAnsi="Cambria Math"/>
            <w:lang w:val="en-US"/>
          </w:rPr>
          <m:t>x</m:t>
        </m:r>
      </m:oMath>
      <w:r w:rsidR="00522AE8" w:rsidRPr="0040044E">
        <w:rPr>
          <w:lang w:val="en-US"/>
        </w:rPr>
        <w:t xml:space="preserve"> direction) and 800 m high (</w:t>
      </w:r>
      <m:oMath>
        <m:r>
          <w:rPr>
            <w:rFonts w:ascii="Cambria Math" w:hAnsi="Cambria Math"/>
            <w:lang w:val="en-US"/>
          </w:rPr>
          <m:t>y</m:t>
        </m:r>
      </m:oMath>
      <w:r w:rsidR="00441B33">
        <w:rPr>
          <w:lang w:val="en-US"/>
        </w:rPr>
        <w:t xml:space="preserve"> </w:t>
      </w:r>
      <w:r w:rsidR="00522AE8" w:rsidRPr="0040044E">
        <w:rPr>
          <w:lang w:val="en-US"/>
        </w:rPr>
        <w:t>direction) in which we used</w:t>
      </w:r>
      <w:r w:rsidR="00FC01A4" w:rsidRPr="0040044E">
        <w:rPr>
          <w:lang w:val="en-US"/>
        </w:rPr>
        <w:t xml:space="preserve"> three </w:t>
      </w:r>
      <w:r w:rsidR="00265C92" w:rsidRPr="0040044E">
        <w:rPr>
          <w:lang w:val="en-US"/>
        </w:rPr>
        <w:t xml:space="preserve">different </w:t>
      </w:r>
      <w:r w:rsidR="00E03EFD" w:rsidRPr="0040044E">
        <w:rPr>
          <w:lang w:val="en-US"/>
        </w:rPr>
        <w:t xml:space="preserve">uniform </w:t>
      </w:r>
      <w:r w:rsidR="00FC01A4" w:rsidRPr="0040044E">
        <w:rPr>
          <w:lang w:val="en-US"/>
        </w:rPr>
        <w:t xml:space="preserve">grid </w:t>
      </w:r>
      <w:r w:rsidR="00E66CBF" w:rsidRPr="0040044E">
        <w:rPr>
          <w:lang w:val="en-US"/>
        </w:rPr>
        <w:t>configurations</w:t>
      </w:r>
      <w:r w:rsidR="00E03EFD" w:rsidRPr="0040044E">
        <w:rPr>
          <w:lang w:val="en-US"/>
        </w:rPr>
        <w:t xml:space="preserve"> (</w:t>
      </w:r>
      <m:oMath>
        <m:r>
          <w:rPr>
            <w:rFonts w:ascii="Cambria Math" w:hAnsi="Cambria Math"/>
            <w:lang w:val="en-US"/>
          </w:rPr>
          <m:t>∆x=∆y</m:t>
        </m:r>
      </m:oMath>
      <w:r w:rsidR="00E03EFD" w:rsidRPr="0040044E">
        <w:rPr>
          <w:lang w:val="en-US"/>
        </w:rPr>
        <w:t>)</w:t>
      </w:r>
      <w:r w:rsidR="001A3220" w:rsidRPr="0040044E">
        <w:rPr>
          <w:lang w:val="en-US"/>
        </w:rPr>
        <w:t xml:space="preserve"> </w:t>
      </w:r>
      <w:r w:rsidR="009517E1" w:rsidRPr="0040044E">
        <w:rPr>
          <w:lang w:val="en-US"/>
        </w:rPr>
        <w:t xml:space="preserve">with </w:t>
      </w:r>
      <w:r w:rsidR="00C87BDB" w:rsidRPr="0040044E">
        <w:rPr>
          <w:lang w:val="en-US"/>
        </w:rPr>
        <w:t>spacings of</w:t>
      </w:r>
      <w:r w:rsidR="009517E1" w:rsidRPr="0040044E">
        <w:rPr>
          <w:lang w:val="en-US"/>
        </w:rPr>
        <w:t xml:space="preserve"> </w:t>
      </w:r>
      <m:oMath>
        <m:r>
          <w:rPr>
            <w:rFonts w:ascii="Cambria Math" w:hAnsi="Cambria Math"/>
            <w:lang w:val="en-US"/>
          </w:rPr>
          <m:t>∆x=</m:t>
        </m:r>
      </m:oMath>
      <w:r w:rsidR="005448F8" w:rsidRPr="0040044E">
        <w:rPr>
          <w:lang w:val="en-US"/>
        </w:rPr>
        <w:t>5, 10, and 50 m</w:t>
      </w:r>
      <w:r w:rsidR="00C87BDB" w:rsidRPr="0040044E">
        <w:rPr>
          <w:lang w:val="en-US"/>
        </w:rPr>
        <w:t xml:space="preserve">. At the beginning of the simulation </w:t>
      </w:r>
      <w:r w:rsidR="005D7829" w:rsidRPr="0040044E">
        <w:rPr>
          <w:lang w:val="en-US"/>
        </w:rPr>
        <w:t xml:space="preserve">the domain </w:t>
      </w:r>
      <w:r w:rsidR="003B4CE7" w:rsidRPr="0040044E">
        <w:rPr>
          <w:lang w:val="en-US"/>
        </w:rPr>
        <w:t>was</w:t>
      </w:r>
      <w:r w:rsidR="005D7829" w:rsidRPr="0040044E">
        <w:rPr>
          <w:lang w:val="en-US"/>
        </w:rPr>
        <w:t xml:space="preserve"> filled with a </w:t>
      </w:r>
      <w:r w:rsidR="00DD1A29" w:rsidRPr="0040044E">
        <w:rPr>
          <w:lang w:val="en-US"/>
        </w:rPr>
        <w:t xml:space="preserve">thin film of water of </w:t>
      </w:r>
      <w:r w:rsidR="000B745A" w:rsidRPr="0040044E">
        <w:rPr>
          <w:lang w:val="en-US"/>
        </w:rPr>
        <w:t xml:space="preserve">1 mm. </w:t>
      </w:r>
      <w:r w:rsidR="00C53765" w:rsidRPr="0040044E">
        <w:rPr>
          <w:lang w:val="en-US"/>
        </w:rPr>
        <w:t>A</w:t>
      </w:r>
      <w:r w:rsidR="006F61A6" w:rsidRPr="0040044E">
        <w:rPr>
          <w:lang w:val="en-US"/>
        </w:rPr>
        <w:t xml:space="preserve"> uniform </w:t>
      </w:r>
      <w:r w:rsidR="000559E6" w:rsidRPr="0040044E">
        <w:rPr>
          <w:lang w:val="en-US"/>
        </w:rPr>
        <w:t>roughness coefficient</w:t>
      </w:r>
      <w:r w:rsidR="006F61A6" w:rsidRPr="0040044E">
        <w:rPr>
          <w:lang w:val="en-US"/>
        </w:rPr>
        <w:t xml:space="preserve"> was</w:t>
      </w:r>
      <w:r w:rsidR="000559E6" w:rsidRPr="0040044E">
        <w:rPr>
          <w:lang w:val="en-US"/>
        </w:rPr>
        <w:t xml:space="preserve"> used</w:t>
      </w:r>
      <w:r w:rsidR="00293E1A" w:rsidRPr="0040044E">
        <w:rPr>
          <w:lang w:val="en-US"/>
        </w:rPr>
        <w:t xml:space="preserve"> (</w:t>
      </w:r>
      <m:oMath>
        <m:r>
          <w:rPr>
            <w:rFonts w:ascii="Cambria Math" w:hAnsi="Cambria Math"/>
            <w:lang w:val="en-US"/>
          </w:rPr>
          <m:t>n=0.03</m:t>
        </m:r>
      </m:oMath>
      <w:r w:rsidR="00293E1A" w:rsidRPr="0040044E">
        <w:rPr>
          <w:lang w:val="en-US"/>
        </w:rPr>
        <w:t>)</w:t>
      </w:r>
      <w:r w:rsidR="000559E6" w:rsidRPr="0040044E">
        <w:rPr>
          <w:lang w:val="en-US"/>
        </w:rPr>
        <w:t xml:space="preserve">. </w:t>
      </w:r>
      <w:r w:rsidR="00DE53BB" w:rsidRPr="0040044E">
        <w:rPr>
          <w:lang w:val="en-US"/>
        </w:rPr>
        <w:t xml:space="preserve">Boundary conditions at </w:t>
      </w:r>
      <w:r w:rsidR="0049338C" w:rsidRPr="0040044E">
        <w:rPr>
          <w:lang w:val="en-US"/>
        </w:rPr>
        <w:t xml:space="preserve">the top, right, and bottom edges of the domain </w:t>
      </w:r>
      <w:r w:rsidR="0025445B" w:rsidRPr="0040044E">
        <w:rPr>
          <w:lang w:val="en-US"/>
        </w:rPr>
        <w:t>we</w:t>
      </w:r>
      <w:r w:rsidR="0049338C" w:rsidRPr="0040044E">
        <w:rPr>
          <w:lang w:val="en-US"/>
        </w:rPr>
        <w:t>re set to closed</w:t>
      </w:r>
      <w:r w:rsidR="004A4C87" w:rsidRPr="0040044E">
        <w:rPr>
          <w:lang w:val="en-US"/>
        </w:rPr>
        <w:t xml:space="preserve">. Flow enters through the left edge </w:t>
      </w:r>
      <w:r w:rsidR="00AD65F0" w:rsidRPr="0040044E">
        <w:rPr>
          <w:lang w:val="en-US"/>
        </w:rPr>
        <w:t>(</w:t>
      </w:r>
      <m:oMath>
        <m:r>
          <w:rPr>
            <w:rFonts w:ascii="Cambria Math" w:hAnsi="Cambria Math"/>
            <w:lang w:val="en-US"/>
          </w:rPr>
          <m:t>x=0</m:t>
        </m:r>
      </m:oMath>
      <w:r w:rsidR="00AD65F0" w:rsidRPr="0040044E">
        <w:rPr>
          <w:lang w:val="en-US"/>
        </w:rPr>
        <w:t xml:space="preserve"> m) </w:t>
      </w:r>
      <w:r w:rsidR="004A4C87" w:rsidRPr="0040044E">
        <w:rPr>
          <w:lang w:val="en-US"/>
        </w:rPr>
        <w:t xml:space="preserve">with a constant velocity of </w:t>
      </w:r>
      <m:oMath>
        <m:r>
          <w:rPr>
            <w:rFonts w:ascii="Cambria Math" w:hAnsi="Cambria Math"/>
            <w:lang w:val="en-US"/>
          </w:rPr>
          <m:t>u=1</m:t>
        </m:r>
      </m:oMath>
      <w:r w:rsidR="004A4C87" w:rsidRPr="0040044E">
        <w:rPr>
          <w:lang w:val="en-US"/>
        </w:rPr>
        <w:t xml:space="preserve"> m/s</w:t>
      </w:r>
      <w:r w:rsidR="006536C1" w:rsidRPr="0040044E">
        <w:rPr>
          <w:lang w:val="en-US"/>
        </w:rPr>
        <w:t xml:space="preserve"> and </w:t>
      </w:r>
      <m:oMath>
        <m:r>
          <w:rPr>
            <w:rFonts w:ascii="Cambria Math" w:hAnsi="Cambria Math"/>
            <w:lang w:val="en-US"/>
          </w:rPr>
          <m:t>v=0</m:t>
        </m:r>
      </m:oMath>
      <w:r w:rsidR="00226E02" w:rsidRPr="0040044E">
        <w:rPr>
          <w:lang w:val="en-US"/>
        </w:rPr>
        <w:t xml:space="preserve"> m/s a</w:t>
      </w:r>
      <w:r w:rsidR="00F75929">
        <w:rPr>
          <w:lang w:val="en-US"/>
        </w:rPr>
        <w:t>nd</w:t>
      </w:r>
      <w:r w:rsidR="0025445B" w:rsidRPr="0040044E">
        <w:rPr>
          <w:lang w:val="en-US"/>
        </w:rPr>
        <w:t xml:space="preserve"> water depth changes in time according t</w:t>
      </w:r>
      <w:r w:rsidR="008C5928" w:rsidRPr="0040044E">
        <w:rPr>
          <w:lang w:val="en-US"/>
        </w:rPr>
        <w:t xml:space="preserve">o </w:t>
      </w:r>
      <m:oMath>
        <m:r>
          <w:rPr>
            <w:rFonts w:ascii="Cambria Math" w:hAnsi="Cambria Math"/>
            <w:lang w:val="en-US"/>
          </w:rPr>
          <m:t>h</m:t>
        </m:r>
        <m:d>
          <m:dPr>
            <m:ctrlPr>
              <w:rPr>
                <w:rFonts w:ascii="Cambria Math" w:hAnsi="Cambria Math"/>
                <w:i/>
                <w:lang w:val="en-US"/>
              </w:rPr>
            </m:ctrlPr>
          </m:dPr>
          <m:e>
            <m:r>
              <w:rPr>
                <w:rFonts w:ascii="Cambria Math" w:hAnsi="Cambria Math"/>
                <w:lang w:val="en-US"/>
              </w:rPr>
              <m:t>x,t</m:t>
            </m:r>
          </m:e>
        </m:d>
        <m:r>
          <w:rPr>
            <w:rFonts w:ascii="Cambria Math" w:hAnsi="Cambria Math"/>
            <w:lang w:val="en-US"/>
          </w:rPr>
          <m:t>=h</m:t>
        </m:r>
        <m:d>
          <m:dPr>
            <m:ctrlPr>
              <w:rPr>
                <w:rFonts w:ascii="Cambria Math" w:hAnsi="Cambria Math"/>
                <w:i/>
                <w:lang w:val="en-US"/>
              </w:rPr>
            </m:ctrlPr>
          </m:dPr>
          <m:e>
            <m:r>
              <w:rPr>
                <w:rFonts w:ascii="Cambria Math" w:hAnsi="Cambria Math"/>
                <w:lang w:val="en-US"/>
              </w:rPr>
              <m:t>0,t</m:t>
            </m:r>
          </m:e>
        </m:d>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f>
                  <m:fPr>
                    <m:type m:val="lin"/>
                    <m:ctrlPr>
                      <w:rPr>
                        <w:rFonts w:ascii="Cambria Math" w:hAnsi="Cambria Math"/>
                        <w:i/>
                        <w:lang w:val="en-US"/>
                      </w:rPr>
                    </m:ctrlPr>
                  </m:fPr>
                  <m:num>
                    <m:r>
                      <w:rPr>
                        <w:rFonts w:ascii="Cambria Math" w:hAnsi="Cambria Math"/>
                        <w:lang w:val="en-US"/>
                      </w:rPr>
                      <m:t>7</m:t>
                    </m:r>
                  </m:num>
                  <m:den>
                    <m:r>
                      <w:rPr>
                        <w:rFonts w:ascii="Cambria Math" w:hAnsi="Cambria Math"/>
                        <w:lang w:val="en-US"/>
                      </w:rPr>
                      <m:t>3</m:t>
                    </m:r>
                  </m:den>
                </m:f>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u</m:t>
                    </m:r>
                  </m:e>
                  <m:sup>
                    <m:r>
                      <w:rPr>
                        <w:rFonts w:ascii="Cambria Math" w:hAnsi="Cambria Math"/>
                        <w:lang w:val="en-US"/>
                      </w:rPr>
                      <m:t>3</m:t>
                    </m:r>
                  </m:sup>
                </m:sSup>
                <m:r>
                  <w:rPr>
                    <w:rFonts w:ascii="Cambria Math" w:hAnsi="Cambria Math"/>
                    <w:lang w:val="en-US"/>
                  </w:rPr>
                  <m:t>t</m:t>
                </m:r>
              </m:e>
            </m:d>
          </m:e>
          <m:sup>
            <m:f>
              <m:fPr>
                <m:type m:val="lin"/>
                <m:ctrlPr>
                  <w:rPr>
                    <w:rFonts w:ascii="Cambria Math" w:hAnsi="Cambria Math"/>
                    <w:i/>
                    <w:lang w:val="en-US"/>
                  </w:rPr>
                </m:ctrlPr>
              </m:fPr>
              <m:num>
                <m:r>
                  <w:rPr>
                    <w:rFonts w:ascii="Cambria Math" w:hAnsi="Cambria Math"/>
                    <w:lang w:val="en-US"/>
                  </w:rPr>
                  <m:t>3</m:t>
                </m:r>
              </m:num>
              <m:den>
                <m:r>
                  <w:rPr>
                    <w:rFonts w:ascii="Cambria Math" w:hAnsi="Cambria Math"/>
                    <w:lang w:val="en-US"/>
                  </w:rPr>
                  <m:t>7</m:t>
                </m:r>
              </m:den>
            </m:f>
          </m:sup>
        </m:sSup>
      </m:oMath>
      <w:r w:rsidR="00293E1A" w:rsidRPr="0040044E">
        <w:rPr>
          <w:lang w:val="en-US"/>
        </w:rPr>
        <w:t>. The analytical solution</w:t>
      </w:r>
      <w:r w:rsidR="00FD542A" w:rsidRPr="0040044E">
        <w:rPr>
          <w:lang w:val="en-US"/>
        </w:rPr>
        <w:t xml:space="preserve"> at any location and simulation time is: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51"/>
        <w:gridCol w:w="3357"/>
        <w:gridCol w:w="927"/>
      </w:tblGrid>
      <w:tr w:rsidR="00FD542A" w:rsidRPr="0040044E" w14:paraId="08798E8B" w14:textId="77777777" w:rsidTr="00F23FA9">
        <w:trPr>
          <w:jc w:val="center"/>
        </w:trPr>
        <w:tc>
          <w:tcPr>
            <w:tcW w:w="5868" w:type="dxa"/>
          </w:tcPr>
          <w:p w14:paraId="37836C6F" w14:textId="5CA2E12D" w:rsidR="00FD542A" w:rsidRPr="0040044E" w:rsidRDefault="00FD542A" w:rsidP="00F23FA9">
            <w:pPr>
              <w:rPr>
                <w:lang w:val="en-US"/>
              </w:rPr>
            </w:pPr>
            <m:oMathPara>
              <m:oMathParaPr>
                <m:jc m:val="left"/>
              </m:oMathParaPr>
              <m:oMath>
                <m:r>
                  <w:rPr>
                    <w:rFonts w:ascii="Cambria Math" w:hAnsi="Cambria Math"/>
                    <w:lang w:val="en-US"/>
                  </w:rPr>
                  <m:t>h</m:t>
                </m:r>
                <m:d>
                  <m:dPr>
                    <m:ctrlPr>
                      <w:rPr>
                        <w:rFonts w:ascii="Cambria Math" w:hAnsi="Cambria Math"/>
                        <w:i/>
                        <w:lang w:val="en-US"/>
                      </w:rPr>
                    </m:ctrlPr>
                  </m:dPr>
                  <m:e>
                    <m:r>
                      <w:rPr>
                        <w:rFonts w:ascii="Cambria Math" w:hAnsi="Cambria Math"/>
                        <w:lang w:val="en-US"/>
                      </w:rPr>
                      <m:t>x,t</m:t>
                    </m:r>
                  </m:e>
                </m:d>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7</m:t>
                            </m:r>
                          </m:num>
                          <m:den>
                            <m:r>
                              <w:rPr>
                                <w:rFonts w:ascii="Cambria Math" w:hAnsi="Cambria Math"/>
                                <w:lang w:val="en-US"/>
                              </w:rPr>
                              <m:t>3</m:t>
                            </m:r>
                          </m:den>
                        </m:f>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u</m:t>
                                </m:r>
                              </m:e>
                              <m:sup>
                                <m:r>
                                  <w:rPr>
                                    <w:rFonts w:ascii="Cambria Math" w:hAnsi="Cambria Math"/>
                                    <w:lang w:val="en-US"/>
                                  </w:rPr>
                                  <m:t>2</m:t>
                                </m:r>
                              </m:sup>
                            </m:sSup>
                            <m:d>
                              <m:dPr>
                                <m:ctrlPr>
                                  <w:rPr>
                                    <w:rFonts w:ascii="Cambria Math" w:hAnsi="Cambria Math"/>
                                    <w:i/>
                                    <w:lang w:val="en-US"/>
                                  </w:rPr>
                                </m:ctrlPr>
                              </m:dPr>
                              <m:e>
                                <m:r>
                                  <w:rPr>
                                    <w:rFonts w:ascii="Cambria Math" w:hAnsi="Cambria Math"/>
                                    <w:lang w:val="en-US"/>
                                  </w:rPr>
                                  <m:t>x-ut</m:t>
                                </m:r>
                              </m:e>
                            </m:d>
                          </m:e>
                        </m:d>
                      </m:e>
                    </m:d>
                  </m:e>
                  <m:sup>
                    <m:f>
                      <m:fPr>
                        <m:ctrlPr>
                          <w:rPr>
                            <w:rFonts w:ascii="Cambria Math" w:hAnsi="Cambria Math"/>
                            <w:i/>
                            <w:lang w:val="en-US"/>
                          </w:rPr>
                        </m:ctrlPr>
                      </m:fPr>
                      <m:num>
                        <m:r>
                          <w:rPr>
                            <w:rFonts w:ascii="Cambria Math" w:hAnsi="Cambria Math"/>
                            <w:lang w:val="en-US"/>
                          </w:rPr>
                          <m:t>3</m:t>
                        </m:r>
                      </m:num>
                      <m:den>
                        <m:r>
                          <w:rPr>
                            <w:rFonts w:ascii="Cambria Math" w:hAnsi="Cambria Math"/>
                            <w:lang w:val="en-US"/>
                          </w:rPr>
                          <m:t>7</m:t>
                        </m:r>
                      </m:den>
                    </m:f>
                  </m:sup>
                </m:sSup>
              </m:oMath>
            </m:oMathPara>
          </w:p>
        </w:tc>
        <w:tc>
          <w:tcPr>
            <w:tcW w:w="3444" w:type="dxa"/>
          </w:tcPr>
          <w:p w14:paraId="47E3B5FD" w14:textId="77777777" w:rsidR="00FD542A" w:rsidRPr="0040044E" w:rsidRDefault="00FD542A" w:rsidP="00F23FA9">
            <w:pPr>
              <w:rPr>
                <w:lang w:val="en-US"/>
              </w:rPr>
            </w:pPr>
            <w:r w:rsidRPr="0040044E">
              <w:rPr>
                <w:lang w:val="en-US"/>
              </w:rPr>
              <w:t xml:space="preserve"> </w:t>
            </w:r>
          </w:p>
          <w:p w14:paraId="05C998AF" w14:textId="77777777" w:rsidR="00FD542A" w:rsidRPr="0040044E" w:rsidRDefault="00FD542A" w:rsidP="00F23FA9">
            <w:pPr>
              <w:rPr>
                <w:lang w:val="en-US"/>
              </w:rPr>
            </w:pPr>
          </w:p>
        </w:tc>
        <w:tc>
          <w:tcPr>
            <w:tcW w:w="939" w:type="dxa"/>
          </w:tcPr>
          <w:p w14:paraId="21F32906" w14:textId="41187139" w:rsidR="00FD542A" w:rsidRPr="0040044E" w:rsidRDefault="00FD542A" w:rsidP="00F23FA9">
            <w:pPr>
              <w:pStyle w:val="Caption"/>
              <w:jc w:val="right"/>
              <w:rPr>
                <w:lang w:val="en-US"/>
              </w:rPr>
            </w:pPr>
            <w:r w:rsidRPr="0040044E">
              <w:rPr>
                <w:lang w:val="en-US"/>
              </w:rPr>
              <w:t xml:space="preserve">Eq. </w:t>
            </w:r>
            <w:r w:rsidRPr="0040044E">
              <w:rPr>
                <w:lang w:val="en-US"/>
              </w:rPr>
              <w:fldChar w:fldCharType="begin"/>
            </w:r>
            <w:r w:rsidRPr="0040044E">
              <w:rPr>
                <w:lang w:val="en-US"/>
              </w:rPr>
              <w:instrText xml:space="preserve"> SEQ Eq. \* ARABIC </w:instrText>
            </w:r>
            <w:r w:rsidRPr="0040044E">
              <w:rPr>
                <w:lang w:val="en-US"/>
              </w:rPr>
              <w:fldChar w:fldCharType="separate"/>
            </w:r>
            <w:r w:rsidR="00F5136C">
              <w:rPr>
                <w:noProof/>
                <w:lang w:val="en-US"/>
              </w:rPr>
              <w:t>34</w:t>
            </w:r>
            <w:r w:rsidRPr="0040044E">
              <w:rPr>
                <w:lang w:val="en-US"/>
              </w:rPr>
              <w:fldChar w:fldCharType="end"/>
            </w:r>
          </w:p>
        </w:tc>
      </w:tr>
    </w:tbl>
    <w:p w14:paraId="0BA7EAB0" w14:textId="3B6066E8" w:rsidR="00223289" w:rsidRPr="0040044E" w:rsidRDefault="00D47C86" w:rsidP="00F57DEE">
      <w:pPr>
        <w:rPr>
          <w:lang w:val="en-US"/>
        </w:rPr>
      </w:pPr>
      <w:r w:rsidRPr="0040044E">
        <w:rPr>
          <w:lang w:val="en-US"/>
        </w:rPr>
        <w:t xml:space="preserve">After 3600 s </w:t>
      </w:r>
      <w:r w:rsidR="00061D32" w:rsidRPr="0040044E">
        <w:rPr>
          <w:lang w:val="en-US"/>
        </w:rPr>
        <w:t xml:space="preserve">of simulation </w:t>
      </w:r>
      <w:r w:rsidRPr="0040044E">
        <w:rPr>
          <w:lang w:val="en-US"/>
        </w:rPr>
        <w:t xml:space="preserve">we obtained identical results to those presented by </w:t>
      </w:r>
      <w:r w:rsidRPr="0040044E">
        <w:rPr>
          <w:lang w:val="en-US"/>
        </w:rPr>
        <w:fldChar w:fldCharType="begin" w:fldLock="1"/>
      </w:r>
      <w:r w:rsidRPr="0040044E">
        <w:rPr>
          <w:lang w:val="en-US"/>
        </w:rPr>
        <w:instrText>ADDIN CSL_CITATION {"citationItems":[{"id":"ITEM-1","itemData":{"DOI":"10.5194/gmd-10-1645-2017","ISSN":"19919603","abstract":"Representation of flowing water in landscape evolution models (LEMs) is often simplified compared to hydrodynamic models, as LEMs make assumptions reducing physical complexity in favor of computational efficiency. The Landlab modeling framework can be used to bridge the divide between complex runoff models and more traditional LEMs, creating a new type of framework not commonly used in the geomorphology or hydrology communities. Landlab is a Python-language library that includes tools and process components that can be used to create models of Earth-surface dynamics over a range of temporal and spatial scales. The Landlab OverlandFlow component is based on a simplified inertial approximation of the shallow water equations, following the solution of de Almeida et al.(2012). This explicit two-dimensional hydrodynamic algorithm simulates a flood wave across a model domain, where water discharge and flow depth are calculated at all locations within a structured (raster) grid. Here, we illustrate how the OverlandFlow component contained within Landlab can be applied as a simplified event-based runoff model and how to couple the runoff model with an incision model operating on decadal timescales. Examples of flow routing on both real and synthetic landscapes are shown. Hydrographs from a single storm at multiple locations in the Spring Creek watershed, Colorado, USA, are illustrated, along with a map of shear stress applied on the land surface by flowing water. The OverlandFlow component can also be coupled with the Landlab DetachmentLtdErosion component to illustrate how the non-steady flow routing regime impacts incision across a watershed. The hydrograph and incision results are compared to simulations driven by steady-state runoff. Results from the coupled runoff and incision model indicate that runoff dynamics can impact landscape relief and channel concavity, suggesting that, on landscape evolution timescales, the OverlandFlow model may lead to differences in simulated topography in comparison with traditional methods. The exploratory test cases described within demonstrate how the OverlandFlow component can be used in both hydrologic and geomorphic applications.","author":[{"dropping-particle":"","family":"Adams","given":"Jordan M.","non-dropping-particle":"","parse-names":false,"suffix":""},{"dropping-particle":"","family":"Gasparini","given":"Nicole M.","non-dropping-particle":"","parse-names":false,"suffix":""},{"dropping-particle":"","family":"Hobley","given":"Daniel E.J.","non-dropping-particle":"","parse-names":false,"suffix":""},{"dropping-particle":"","family":"Tucker","given":"Gregory E.","non-dropping-particle":"","parse-names":false,"suffix":""},{"dropping-particle":"","family":"Hutton","given":"Eric W.H.","non-dropping-particle":"","parse-names":false,"suffix":""},{"dropping-particle":"","family":"Nudurupati","given":"Sai S.","non-dropping-particle":"","parse-names":false,"suffix":""},{"dropping-particle":"","family":"Istanbulluoglu","given":"Erkan","non-dropping-particle":"","parse-names":false,"suffix":""}],"container-title":"Geoscientific Model Development","id":"ITEM-1","issue":"4","issued":{"date-parts":[["2017"]]},"page":"1645-1663","title":"The Landlab v1.0 OverlandFlow component: A Python tool for computing shallow-water flow across watersheds","type":"article-journal","volume":"10"},"uris":["http://www.mendeley.com/documents/?uuid=aa97b1f6-cfd7-4c7b-ac4e-0fcb5b804bbe"]}],"mendeley":{"formattedCitation":"(Adams et al., 2017)","manualFormatting":"Adams et al. (2017)","plainTextFormattedCitation":"(Adams et al., 2017)","previouslyFormattedCitation":"(Adams et al., 2017)"},"properties":{"noteIndex":0},"schema":"https://github.com/citation-style-language/schema/raw/master/csl-citation.json"}</w:instrText>
      </w:r>
      <w:r w:rsidRPr="0040044E">
        <w:rPr>
          <w:lang w:val="en-US"/>
        </w:rPr>
        <w:fldChar w:fldCharType="separate"/>
      </w:r>
      <w:r w:rsidRPr="0040044E">
        <w:rPr>
          <w:noProof/>
          <w:lang w:val="en-US"/>
        </w:rPr>
        <w:t>Adams et al. (2017)</w:t>
      </w:r>
      <w:r w:rsidRPr="0040044E">
        <w:rPr>
          <w:lang w:val="en-US"/>
        </w:rPr>
        <w:fldChar w:fldCharType="end"/>
      </w:r>
      <w:ins w:id="196" w:author="Anderson, Samuel R" w:date="2022-08-01T12:26:00Z">
        <w:r w:rsidR="00B92090">
          <w:rPr>
            <w:lang w:val="en-US"/>
          </w:rPr>
          <w:t>,</w:t>
        </w:r>
      </w:ins>
      <w:r w:rsidRPr="0040044E">
        <w:rPr>
          <w:lang w:val="en-US"/>
        </w:rPr>
        <w:t xml:space="preserve"> indicating that </w:t>
      </w:r>
      <w:r w:rsidR="00FC7F83" w:rsidRPr="0040044E">
        <w:rPr>
          <w:lang w:val="en-US"/>
        </w:rPr>
        <w:t>our modification</w:t>
      </w:r>
      <w:r w:rsidR="007902C0" w:rsidRPr="0040044E">
        <w:rPr>
          <w:lang w:val="en-US"/>
        </w:rPr>
        <w:t>s</w:t>
      </w:r>
      <w:r w:rsidR="00FC7F83" w:rsidRPr="0040044E">
        <w:rPr>
          <w:lang w:val="en-US"/>
        </w:rPr>
        <w:t xml:space="preserve"> </w:t>
      </w:r>
      <w:r w:rsidR="00C90B63" w:rsidRPr="0040044E">
        <w:rPr>
          <w:lang w:val="en-US"/>
        </w:rPr>
        <w:t>to</w:t>
      </w:r>
      <w:r w:rsidR="00FC7F83" w:rsidRPr="0040044E">
        <w:rPr>
          <w:lang w:val="en-US"/>
        </w:rPr>
        <w:t xml:space="preserve"> </w:t>
      </w:r>
      <w:proofErr w:type="spellStart"/>
      <w:r w:rsidR="00FC7F83" w:rsidRPr="0040044E">
        <w:rPr>
          <w:lang w:val="en-US"/>
        </w:rPr>
        <w:t>OverlandFlow</w:t>
      </w:r>
      <w:proofErr w:type="spellEnd"/>
      <w:r w:rsidR="00FC7F83" w:rsidRPr="0040044E">
        <w:rPr>
          <w:lang w:val="en-US"/>
        </w:rPr>
        <w:t xml:space="preserve"> </w:t>
      </w:r>
      <w:r w:rsidR="000139FF">
        <w:rPr>
          <w:lang w:val="en-US"/>
        </w:rPr>
        <w:t xml:space="preserve">do not affect the </w:t>
      </w:r>
      <w:r w:rsidR="0016614B">
        <w:rPr>
          <w:lang w:val="en-US"/>
        </w:rPr>
        <w:t>core of the flow solver</w:t>
      </w:r>
      <w:r w:rsidR="00567B83" w:rsidRPr="0040044E">
        <w:rPr>
          <w:lang w:val="en-US"/>
        </w:rPr>
        <w:t xml:space="preserve"> (</w:t>
      </w:r>
      <w:r w:rsidR="00567B83" w:rsidRPr="0040044E">
        <w:rPr>
          <w:lang w:val="en-US"/>
        </w:rPr>
        <w:fldChar w:fldCharType="begin"/>
      </w:r>
      <w:r w:rsidR="00567B83" w:rsidRPr="0040044E">
        <w:rPr>
          <w:lang w:val="en-US"/>
        </w:rPr>
        <w:instrText xml:space="preserve"> REF _Ref102987062 </w:instrText>
      </w:r>
      <w:r w:rsidR="00567B83" w:rsidRPr="0040044E">
        <w:rPr>
          <w:lang w:val="en-US"/>
        </w:rPr>
        <w:fldChar w:fldCharType="separate"/>
      </w:r>
      <w:r w:rsidR="00F5136C" w:rsidRPr="0040044E">
        <w:rPr>
          <w:lang w:val="en-US"/>
        </w:rPr>
        <w:t xml:space="preserve">Figure </w:t>
      </w:r>
      <w:r w:rsidR="00F5136C">
        <w:rPr>
          <w:noProof/>
          <w:lang w:val="en-US"/>
        </w:rPr>
        <w:t>6</w:t>
      </w:r>
      <w:r w:rsidR="00567B83" w:rsidRPr="0040044E">
        <w:rPr>
          <w:lang w:val="en-US"/>
        </w:rPr>
        <w:fldChar w:fldCharType="end"/>
      </w:r>
      <w:r w:rsidR="00567B83" w:rsidRPr="0040044E">
        <w:rPr>
          <w:lang w:val="en-US"/>
        </w:rPr>
        <w:t>)</w:t>
      </w:r>
      <w:r w:rsidR="006741AD" w:rsidRPr="0040044E">
        <w:rPr>
          <w:lang w:val="en-US"/>
        </w:rPr>
        <w:t>.</w:t>
      </w:r>
      <w:r w:rsidR="00567B83" w:rsidRPr="0040044E">
        <w:rPr>
          <w:lang w:val="en-US"/>
        </w:rPr>
        <w:t xml:space="preserve"> </w:t>
      </w:r>
      <w:r w:rsidR="002F1FFE" w:rsidRPr="0040044E">
        <w:rPr>
          <w:lang w:val="en-US"/>
        </w:rPr>
        <w:t>A detailed validation is</w:t>
      </w:r>
      <w:r w:rsidR="002E3ECC" w:rsidRPr="0040044E">
        <w:rPr>
          <w:lang w:val="en-US"/>
        </w:rPr>
        <w:t xml:space="preserve"> out of the scope our </w:t>
      </w:r>
      <w:r w:rsidR="00FF29F4" w:rsidRPr="0040044E">
        <w:rPr>
          <w:lang w:val="en-US"/>
        </w:rPr>
        <w:t>test</w:t>
      </w:r>
      <w:r w:rsidR="00BA395E" w:rsidRPr="0040044E">
        <w:rPr>
          <w:lang w:val="en-US"/>
        </w:rPr>
        <w:t xml:space="preserve"> and analysis</w:t>
      </w:r>
      <w:r w:rsidR="00AF5F11">
        <w:rPr>
          <w:lang w:val="en-US"/>
        </w:rPr>
        <w:t xml:space="preserve"> but f</w:t>
      </w:r>
      <w:r w:rsidR="00BA395E" w:rsidRPr="0040044E">
        <w:rPr>
          <w:lang w:val="en-US"/>
        </w:rPr>
        <w:t>or m</w:t>
      </w:r>
      <w:r w:rsidR="00FF29F4" w:rsidRPr="0040044E">
        <w:rPr>
          <w:lang w:val="en-US"/>
        </w:rPr>
        <w:t>ore</w:t>
      </w:r>
      <w:r w:rsidR="00DE2992" w:rsidRPr="0040044E">
        <w:rPr>
          <w:lang w:val="en-US"/>
        </w:rPr>
        <w:t xml:space="preserve"> detail</w:t>
      </w:r>
      <w:r w:rsidR="00FF29F4" w:rsidRPr="0040044E">
        <w:rPr>
          <w:lang w:val="en-US"/>
        </w:rPr>
        <w:t xml:space="preserve">s on the </w:t>
      </w:r>
      <w:r w:rsidR="00DE2992" w:rsidRPr="0040044E">
        <w:rPr>
          <w:lang w:val="en-US"/>
        </w:rPr>
        <w:t>validation</w:t>
      </w:r>
      <w:r w:rsidR="006608CB" w:rsidRPr="0040044E">
        <w:rPr>
          <w:lang w:val="en-US"/>
        </w:rPr>
        <w:t xml:space="preserve"> the reader is referred to</w:t>
      </w:r>
      <w:r w:rsidR="00DE2992" w:rsidRPr="0040044E">
        <w:rPr>
          <w:lang w:val="en-US"/>
        </w:rPr>
        <w:t xml:space="preserve"> </w:t>
      </w:r>
      <w:r w:rsidR="00DE2992" w:rsidRPr="0040044E">
        <w:rPr>
          <w:lang w:val="en-US"/>
        </w:rPr>
        <w:fldChar w:fldCharType="begin" w:fldLock="1"/>
      </w:r>
      <w:r w:rsidR="00DE2992" w:rsidRPr="0040044E">
        <w:rPr>
          <w:lang w:val="en-US"/>
        </w:rPr>
        <w:instrText>ADDIN CSL_CITATION {"citationItems":[{"id":"ITEM-1","itemData":{"DOI":"10.5194/gmd-10-1645-2017","ISSN":"19919603","abstract":"Representation of flowing water in landscape evolution models (LEMs) is often simplified compared to hydrodynamic models, as LEMs make assumptions reducing physical complexity in favor of computational efficiency. The Landlab modeling framework can be used to bridge the divide between complex runoff models and more traditional LEMs, creating a new type of framework not commonly used in the geomorphology or hydrology communities. Landlab is a Python-language library that includes tools and process components that can be used to create models of Earth-surface dynamics over a range of temporal and spatial scales. The Landlab OverlandFlow component is based on a simplified inertial approximation of the shallow water equations, following the solution of de Almeida et al.(2012). This explicit two-dimensional hydrodynamic algorithm simulates a flood wave across a model domain, where water discharge and flow depth are calculated at all locations within a structured (raster) grid. Here, we illustrate how the OverlandFlow component contained within Landlab can be applied as a simplified event-based runoff model and how to couple the runoff model with an incision model operating on decadal timescales. Examples of flow routing on both real and synthetic landscapes are shown. Hydrographs from a single storm at multiple locations in the Spring Creek watershed, Colorado, USA, are illustrated, along with a map of shear stress applied on the land surface by flowing water. The OverlandFlow component can also be coupled with the Landlab DetachmentLtdErosion component to illustrate how the non-steady flow routing regime impacts incision across a watershed. The hydrograph and incision results are compared to simulations driven by steady-state runoff. Results from the coupled runoff and incision model indicate that runoff dynamics can impact landscape relief and channel concavity, suggesting that, on landscape evolution timescales, the OverlandFlow model may lead to differences in simulated topography in comparison with traditional methods. The exploratory test cases described within demonstrate how the OverlandFlow component can be used in both hydrologic and geomorphic applications.","author":[{"dropping-particle":"","family":"Adams","given":"Jordan M.","non-dropping-particle":"","parse-names":false,"suffix":""},{"dropping-particle":"","family":"Gasparini","given":"Nicole M.","non-dropping-particle":"","parse-names":false,"suffix":""},{"dropping-particle":"","family":"Hobley","given":"Daniel E.J.","non-dropping-particle":"","parse-names":false,"suffix":""},{"dropping-particle":"","family":"Tucker","given":"Gregory E.","non-dropping-particle":"","parse-names":false,"suffix":""},{"dropping-particle":"","family":"Hutton","given":"Eric W.H.","non-dropping-particle":"","parse-names":false,"suffix":""},{"dropping-particle":"","family":"Nudurupati","given":"Sai S.","non-dropping-particle":"","parse-names":false,"suffix":""},{"dropping-particle":"","family":"Istanbulluoglu","given":"Erkan","non-dropping-particle":"","parse-names":false,"suffix":""}],"container-title":"Geoscientific Model Development","id":"ITEM-1","issue":"4","issued":{"date-parts":[["2017"]]},"page":"1645-1663","title":"The Landlab v1.0 OverlandFlow component: A Python tool for computing shallow-water flow across watersheds","type":"article-journal","volume":"10"},"uris":["http://www.mendeley.com/documents/?uuid=aa97b1f6-cfd7-4c7b-ac4e-0fcb5b804bbe"]}],"mendeley":{"formattedCitation":"(Adams et al., 2017)","manualFormatting":"Adams et al. (2017)","plainTextFormattedCitation":"(Adams et al., 2017)","previouslyFormattedCitation":"(Adams et al., 2017)"},"properties":{"noteIndex":0},"schema":"https://github.com/citation-style-language/schema/raw/master/csl-citation.json"}</w:instrText>
      </w:r>
      <w:r w:rsidR="00DE2992" w:rsidRPr="0040044E">
        <w:rPr>
          <w:lang w:val="en-US"/>
        </w:rPr>
        <w:fldChar w:fldCharType="separate"/>
      </w:r>
      <w:r w:rsidR="00DE2992" w:rsidRPr="0040044E">
        <w:rPr>
          <w:noProof/>
          <w:lang w:val="en-US"/>
        </w:rPr>
        <w:t>Adams et al. (2017)</w:t>
      </w:r>
      <w:r w:rsidR="00DE2992" w:rsidRPr="0040044E">
        <w:rPr>
          <w:lang w:val="en-US"/>
        </w:rPr>
        <w:fldChar w:fldCharType="end"/>
      </w:r>
      <w:r w:rsidR="00A370BA" w:rsidRPr="0040044E">
        <w:rPr>
          <w:lang w:val="en-US"/>
        </w:rPr>
        <w:t>.</w:t>
      </w:r>
    </w:p>
    <w:p w14:paraId="329F05E4" w14:textId="294DEC1B" w:rsidR="000D0549" w:rsidRPr="0040044E" w:rsidRDefault="000D0549" w:rsidP="006B2B83">
      <w:pPr>
        <w:jc w:val="center"/>
        <w:rPr>
          <w:lang w:val="en-US"/>
        </w:rPr>
      </w:pPr>
      <w:r w:rsidRPr="0040044E">
        <w:rPr>
          <w:noProof/>
          <w:lang w:val="en-US"/>
        </w:rPr>
        <w:drawing>
          <wp:inline distT="0" distB="0" distL="0" distR="0" wp14:anchorId="74B345EC" wp14:editId="6287C55A">
            <wp:extent cx="3200400" cy="2134238"/>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7"/>
                    <a:stretch>
                      <a:fillRect/>
                    </a:stretch>
                  </pic:blipFill>
                  <pic:spPr>
                    <a:xfrm>
                      <a:off x="0" y="0"/>
                      <a:ext cx="3200400" cy="2134238"/>
                    </a:xfrm>
                    <a:prstGeom prst="rect">
                      <a:avLst/>
                    </a:prstGeom>
                  </pic:spPr>
                </pic:pic>
              </a:graphicData>
            </a:graphic>
          </wp:inline>
        </w:drawing>
      </w:r>
    </w:p>
    <w:p w14:paraId="2176B5C2" w14:textId="1F479AB1" w:rsidR="005460FF" w:rsidRPr="0040044E" w:rsidRDefault="006B2B83" w:rsidP="006B2B83">
      <w:pPr>
        <w:pStyle w:val="Caption"/>
        <w:rPr>
          <w:lang w:val="en-US"/>
        </w:rPr>
      </w:pPr>
      <w:bookmarkStart w:id="197" w:name="_Ref102987062"/>
      <w:r w:rsidRPr="0040044E">
        <w:rPr>
          <w:lang w:val="en-US"/>
        </w:rPr>
        <w:t xml:space="preserve">Figure </w:t>
      </w:r>
      <w:r w:rsidRPr="0040044E">
        <w:rPr>
          <w:lang w:val="en-US"/>
        </w:rPr>
        <w:fldChar w:fldCharType="begin"/>
      </w:r>
      <w:r w:rsidRPr="0040044E">
        <w:rPr>
          <w:lang w:val="en-US"/>
        </w:rPr>
        <w:instrText xml:space="preserve"> SEQ Figure \* ARABIC </w:instrText>
      </w:r>
      <w:r w:rsidRPr="0040044E">
        <w:rPr>
          <w:lang w:val="en-US"/>
        </w:rPr>
        <w:fldChar w:fldCharType="separate"/>
      </w:r>
      <w:r w:rsidR="00C83179">
        <w:rPr>
          <w:noProof/>
          <w:lang w:val="en-US"/>
        </w:rPr>
        <w:t>6</w:t>
      </w:r>
      <w:r w:rsidRPr="0040044E">
        <w:rPr>
          <w:lang w:val="en-US"/>
        </w:rPr>
        <w:fldChar w:fldCharType="end"/>
      </w:r>
      <w:bookmarkEnd w:id="197"/>
      <w:r w:rsidRPr="0040044E">
        <w:rPr>
          <w:lang w:val="en-US"/>
        </w:rPr>
        <w:t xml:space="preserve">: </w:t>
      </w:r>
      <w:r w:rsidR="005460FF" w:rsidRPr="0040044E">
        <w:rPr>
          <w:lang w:val="en-US"/>
        </w:rPr>
        <w:t xml:space="preserve">Water surface elevation predicted by </w:t>
      </w:r>
      <w:r w:rsidR="00D36132" w:rsidRPr="0040044E">
        <w:rPr>
          <w:lang w:val="en-US"/>
        </w:rPr>
        <w:t xml:space="preserve">the modified </w:t>
      </w:r>
      <w:proofErr w:type="spellStart"/>
      <w:r w:rsidR="00D36132" w:rsidRPr="0040044E">
        <w:rPr>
          <w:lang w:val="en-US"/>
        </w:rPr>
        <w:t>OverlandFlow</w:t>
      </w:r>
      <w:proofErr w:type="spellEnd"/>
      <w:r w:rsidR="00D36132" w:rsidRPr="0040044E">
        <w:rPr>
          <w:lang w:val="en-US"/>
        </w:rPr>
        <w:t xml:space="preserve"> component</w:t>
      </w:r>
      <w:r w:rsidR="005460FF" w:rsidRPr="0040044E">
        <w:rPr>
          <w:lang w:val="en-US"/>
        </w:rPr>
        <w:t xml:space="preserve"> after 3600 s of simulation</w:t>
      </w:r>
      <w:r w:rsidR="00876EE3" w:rsidRPr="0040044E">
        <w:rPr>
          <w:lang w:val="en-US"/>
        </w:rPr>
        <w:t xml:space="preserve"> </w:t>
      </w:r>
      <w:r w:rsidR="00220D64" w:rsidRPr="0040044E">
        <w:rPr>
          <w:lang w:val="en-US"/>
        </w:rPr>
        <w:t xml:space="preserve">and </w:t>
      </w:r>
      <w:r w:rsidR="00876EE3" w:rsidRPr="0040044E">
        <w:rPr>
          <w:lang w:val="en-US"/>
        </w:rPr>
        <w:t>the analytical solution.</w:t>
      </w:r>
      <w:r w:rsidR="00FE3906" w:rsidRPr="0040044E">
        <w:rPr>
          <w:lang w:val="en-US"/>
        </w:rPr>
        <w:t xml:space="preserve"> </w:t>
      </w:r>
      <w:r w:rsidR="00220D64" w:rsidRPr="0040044E">
        <w:rPr>
          <w:lang w:val="en-US"/>
        </w:rPr>
        <w:t>D</w:t>
      </w:r>
      <w:r w:rsidR="00FE3906" w:rsidRPr="0040044E">
        <w:rPr>
          <w:lang w:val="en-US"/>
        </w:rPr>
        <w:t>ifferent grid sizes</w:t>
      </w:r>
      <w:r w:rsidR="004F0844" w:rsidRPr="0040044E">
        <w:rPr>
          <w:lang w:val="en-US"/>
        </w:rPr>
        <w:t xml:space="preserve"> </w:t>
      </w:r>
      <w:r w:rsidR="00220D64" w:rsidRPr="0040044E">
        <w:rPr>
          <w:lang w:val="en-US"/>
        </w:rPr>
        <w:t xml:space="preserve">were used to </w:t>
      </w:r>
      <w:r w:rsidR="000E5A9B" w:rsidRPr="0040044E">
        <w:rPr>
          <w:lang w:val="en-US"/>
        </w:rPr>
        <w:t xml:space="preserve">reproduce the results of </w:t>
      </w:r>
      <w:r w:rsidR="000E5A9B" w:rsidRPr="0040044E">
        <w:rPr>
          <w:lang w:val="en-US"/>
        </w:rPr>
        <w:fldChar w:fldCharType="begin" w:fldLock="1"/>
      </w:r>
      <w:r w:rsidR="000E5A9B" w:rsidRPr="0040044E">
        <w:rPr>
          <w:lang w:val="en-US"/>
        </w:rPr>
        <w:instrText>ADDIN CSL_CITATION {"citationItems":[{"id":"ITEM-1","itemData":{"DOI":"10.5194/gmd-10-1645-2017","ISSN":"19919603","abstract":"Representation of flowing water in landscape evolution models (LEMs) is often simplified compared to hydrodynamic models, as LEMs make assumptions reducing physical complexity in favor of computational efficiency. The Landlab modeling framework can be used to bridge the divide between complex runoff models and more traditional LEMs, creating a new type of framework not commonly used in the geomorphology or hydrology communities. Landlab is a Python-language library that includes tools and process components that can be used to create models of Earth-surface dynamics over a range of temporal and spatial scales. The Landlab OverlandFlow component is based on a simplified inertial approximation of the shallow water equations, following the solution of de Almeida et al.(2012). This explicit two-dimensional hydrodynamic algorithm simulates a flood wave across a model domain, where water discharge and flow depth are calculated at all locations within a structured (raster) grid. Here, we illustrate how the OverlandFlow component contained within Landlab can be applied as a simplified event-based runoff model and how to couple the runoff model with an incision model operating on decadal timescales. Examples of flow routing on both real and synthetic landscapes are shown. Hydrographs from a single storm at multiple locations in the Spring Creek watershed, Colorado, USA, are illustrated, along with a map of shear stress applied on the land surface by flowing water. The OverlandFlow component can also be coupled with the Landlab DetachmentLtdErosion component to illustrate how the non-steady flow routing regime impacts incision across a watershed. The hydrograph and incision results are compared to simulations driven by steady-state runoff. Results from the coupled runoff and incision model indicate that runoff dynamics can impact landscape relief and channel concavity, suggesting that, on landscape evolution timescales, the OverlandFlow model may lead to differences in simulated topography in comparison with traditional methods. The exploratory test cases described within demonstrate how the OverlandFlow component can be used in both hydrologic and geomorphic applications.","author":[{"dropping-particle":"","family":"Adams","given":"Jordan M.","non-dropping-particle":"","parse-names":false,"suffix":""},{"dropping-particle":"","family":"Gasparini","given":"Nicole M.","non-dropping-particle":"","parse-names":false,"suffix":""},{"dropping-particle":"","family":"Hobley","given":"Daniel E.J.","non-dropping-particle":"","parse-names":false,"suffix":""},{"dropping-particle":"","family":"Tucker","given":"Gregory E.","non-dropping-particle":"","parse-names":false,"suffix":""},{"dropping-particle":"","family":"Hutton","given":"Eric W.H.","non-dropping-particle":"","parse-names":false,"suffix":""},{"dropping-particle":"","family":"Nudurupati","given":"Sai S.","non-dropping-particle":"","parse-names":false,"suffix":""},{"dropping-particle":"","family":"Istanbulluoglu","given":"Erkan","non-dropping-particle":"","parse-names":false,"suffix":""}],"container-title":"Geoscientific Model Development","id":"ITEM-1","issue":"4","issued":{"date-parts":[["2017"]]},"page":"1645-1663","title":"The Landlab v1.0 OverlandFlow component: A Python tool for computing shallow-water flow across watersheds","type":"article-journal","volume":"10"},"uris":["http://www.mendeley.com/documents/?uuid=aa97b1f6-cfd7-4c7b-ac4e-0fcb5b804bbe"]}],"mendeley":{"formattedCitation":"(Adams et al., 2017)","manualFormatting":"Adams et al. (2017)","plainTextFormattedCitation":"(Adams et al., 2017)","previouslyFormattedCitation":"(Adams et al., 2017)"},"properties":{"noteIndex":0},"schema":"https://github.com/citation-style-language/schema/raw/master/csl-citation.json"}</w:instrText>
      </w:r>
      <w:r w:rsidR="000E5A9B" w:rsidRPr="0040044E">
        <w:rPr>
          <w:lang w:val="en-US"/>
        </w:rPr>
        <w:fldChar w:fldCharType="separate"/>
      </w:r>
      <w:r w:rsidR="000E5A9B" w:rsidRPr="0040044E">
        <w:rPr>
          <w:noProof/>
          <w:lang w:val="en-US"/>
        </w:rPr>
        <w:t>Adams et al. (2017)</w:t>
      </w:r>
      <w:r w:rsidR="000E5A9B" w:rsidRPr="0040044E">
        <w:rPr>
          <w:lang w:val="en-US"/>
        </w:rPr>
        <w:fldChar w:fldCharType="end"/>
      </w:r>
      <w:r w:rsidR="000E5A9B" w:rsidRPr="0040044E">
        <w:rPr>
          <w:lang w:val="en-US"/>
        </w:rPr>
        <w:t xml:space="preserve">. </w:t>
      </w:r>
      <w:r w:rsidR="00B83F43" w:rsidRPr="0040044E">
        <w:rPr>
          <w:lang w:val="en-US"/>
        </w:rPr>
        <w:t>The upper-right panel shows a zoom</w:t>
      </w:r>
      <w:r w:rsidR="005C12FE" w:rsidRPr="0040044E">
        <w:rPr>
          <w:lang w:val="en-US"/>
        </w:rPr>
        <w:t xml:space="preserve"> of the region delimited by the</w:t>
      </w:r>
      <w:r w:rsidR="00B83F43" w:rsidRPr="0040044E">
        <w:rPr>
          <w:lang w:val="en-US"/>
        </w:rPr>
        <w:t xml:space="preserve"> segmented red line</w:t>
      </w:r>
      <w:r w:rsidR="005C12FE" w:rsidRPr="0040044E">
        <w:rPr>
          <w:lang w:val="en-US"/>
        </w:rPr>
        <w:t>.</w:t>
      </w:r>
    </w:p>
    <w:p w14:paraId="5B93D586" w14:textId="21FA0190" w:rsidR="00CC22BE" w:rsidRPr="0040044E" w:rsidRDefault="00CC22BE" w:rsidP="00CC22BE">
      <w:pPr>
        <w:pStyle w:val="Heading2"/>
        <w:rPr>
          <w:lang w:val="en-US"/>
        </w:rPr>
      </w:pPr>
      <w:r w:rsidRPr="0040044E">
        <w:rPr>
          <w:lang w:val="en-US"/>
        </w:rPr>
        <w:t xml:space="preserve">5.2 </w:t>
      </w:r>
      <w:r w:rsidR="0025249E" w:rsidRPr="0040044E">
        <w:rPr>
          <w:lang w:val="en-US"/>
        </w:rPr>
        <w:t>E</w:t>
      </w:r>
      <w:r w:rsidR="008B5E0E" w:rsidRPr="0040044E">
        <w:rPr>
          <w:lang w:val="en-US"/>
        </w:rPr>
        <w:t xml:space="preserve">quilibrium bed surface slope </w:t>
      </w:r>
      <w:r w:rsidR="00A34E3A" w:rsidRPr="0040044E">
        <w:rPr>
          <w:lang w:val="en-US"/>
        </w:rPr>
        <w:t>in uniform flow conditions</w:t>
      </w:r>
    </w:p>
    <w:p w14:paraId="0DC19622" w14:textId="396A2DA7" w:rsidR="00886FFF" w:rsidRPr="0040044E" w:rsidRDefault="00792E8E" w:rsidP="00B2035F">
      <w:pPr>
        <w:rPr>
          <w:lang w:val="en-US"/>
        </w:rPr>
      </w:pPr>
      <w:r w:rsidRPr="0040044E">
        <w:rPr>
          <w:lang w:val="en-US"/>
        </w:rPr>
        <w:t xml:space="preserve">To test the ability of our </w:t>
      </w:r>
      <w:r w:rsidR="00584D35" w:rsidRPr="0040044E">
        <w:rPr>
          <w:lang w:val="en-US"/>
        </w:rPr>
        <w:t xml:space="preserve">component </w:t>
      </w:r>
      <w:r w:rsidR="00B52B60" w:rsidRPr="0040044E">
        <w:rPr>
          <w:lang w:val="en-US"/>
        </w:rPr>
        <w:t>for</w:t>
      </w:r>
      <w:r w:rsidR="00584D35" w:rsidRPr="0040044E">
        <w:rPr>
          <w:lang w:val="en-US"/>
        </w:rPr>
        <w:t xml:space="preserve"> predict</w:t>
      </w:r>
      <w:r w:rsidR="00497960" w:rsidRPr="0040044E">
        <w:rPr>
          <w:lang w:val="en-US"/>
        </w:rPr>
        <w:t>ing</w:t>
      </w:r>
      <w:r w:rsidR="00584D35" w:rsidRPr="0040044E">
        <w:rPr>
          <w:lang w:val="en-US"/>
        </w:rPr>
        <w:t xml:space="preserve"> </w:t>
      </w:r>
      <w:r w:rsidR="00300D07" w:rsidRPr="0040044E">
        <w:rPr>
          <w:lang w:val="en-US"/>
        </w:rPr>
        <w:t>changes in</w:t>
      </w:r>
      <w:r w:rsidR="00497960" w:rsidRPr="0040044E">
        <w:rPr>
          <w:lang w:val="en-US"/>
        </w:rPr>
        <w:t xml:space="preserve"> </w:t>
      </w:r>
      <w:r w:rsidR="007E164F" w:rsidRPr="0040044E">
        <w:rPr>
          <w:lang w:val="en-US"/>
        </w:rPr>
        <w:t xml:space="preserve">the </w:t>
      </w:r>
      <w:r w:rsidR="000B76C7" w:rsidRPr="0040044E">
        <w:rPr>
          <w:lang w:val="en-US"/>
        </w:rPr>
        <w:t xml:space="preserve">bed surface elevation </w:t>
      </w:r>
      <w:r w:rsidR="00584D35" w:rsidRPr="0040044E">
        <w:rPr>
          <w:lang w:val="en-US"/>
        </w:rPr>
        <w:t xml:space="preserve">we </w:t>
      </w:r>
      <w:r w:rsidR="005876FA">
        <w:rPr>
          <w:lang w:val="en-US"/>
        </w:rPr>
        <w:t>obtained</w:t>
      </w:r>
      <w:r w:rsidR="00584D35" w:rsidRPr="0040044E">
        <w:rPr>
          <w:lang w:val="en-US"/>
        </w:rPr>
        <w:t xml:space="preserve"> an analytical </w:t>
      </w:r>
      <w:r w:rsidR="008A7BD3" w:rsidRPr="0040044E">
        <w:rPr>
          <w:lang w:val="en-US"/>
        </w:rPr>
        <w:t xml:space="preserve">solution for an idealized channel </w:t>
      </w:r>
      <w:r w:rsidR="006A7452" w:rsidRPr="0040044E">
        <w:rPr>
          <w:lang w:val="en-US"/>
        </w:rPr>
        <w:t>with</w:t>
      </w:r>
      <w:r w:rsidR="00E30945" w:rsidRPr="0040044E">
        <w:rPr>
          <w:lang w:val="en-US"/>
        </w:rPr>
        <w:t xml:space="preserve"> uniform flow conditions</w:t>
      </w:r>
      <w:r w:rsidR="00331E1A" w:rsidRPr="0040044E">
        <w:rPr>
          <w:lang w:val="en-US"/>
        </w:rPr>
        <w:t xml:space="preserve">. </w:t>
      </w:r>
      <w:r w:rsidR="00AE036F" w:rsidRPr="0040044E">
        <w:rPr>
          <w:lang w:val="en-US"/>
        </w:rPr>
        <w:t>In this case, a</w:t>
      </w:r>
      <w:r w:rsidR="00B2035F" w:rsidRPr="0040044E">
        <w:rPr>
          <w:lang w:val="en-US"/>
        </w:rPr>
        <w:t xml:space="preserve"> given </w:t>
      </w:r>
      <w:r w:rsidR="005E598D" w:rsidRPr="0040044E">
        <w:rPr>
          <w:lang w:val="en-US"/>
        </w:rPr>
        <w:t xml:space="preserve">bed load transport rate </w:t>
      </w:r>
      <w:r w:rsidR="00B2035F" w:rsidRPr="0040044E">
        <w:rPr>
          <w:lang w:val="en-US"/>
        </w:rPr>
        <w:t xml:space="preserve">is imposed at the upstream </w:t>
      </w:r>
      <w:r w:rsidR="00B2035F" w:rsidRPr="0040044E">
        <w:rPr>
          <w:lang w:val="en-US"/>
        </w:rPr>
        <w:lastRenderedPageBreak/>
        <w:t xml:space="preserve">boundary such that </w:t>
      </w:r>
      <w:r w:rsidR="005E598D" w:rsidRPr="0040044E">
        <w:rPr>
          <w:lang w:val="en-US"/>
        </w:rPr>
        <w:t xml:space="preserve">the bed surface </w:t>
      </w:r>
      <w:r w:rsidR="00651541" w:rsidRPr="0040044E">
        <w:rPr>
          <w:lang w:val="en-US"/>
        </w:rPr>
        <w:t>slope</w:t>
      </w:r>
      <w:r w:rsidR="005E598D" w:rsidRPr="0040044E">
        <w:rPr>
          <w:lang w:val="en-US"/>
        </w:rPr>
        <w:t xml:space="preserve"> </w:t>
      </w:r>
      <w:r w:rsidR="00B2035F" w:rsidRPr="0040044E">
        <w:rPr>
          <w:lang w:val="en-US"/>
        </w:rPr>
        <w:t>must</w:t>
      </w:r>
      <w:r w:rsidR="005E598D" w:rsidRPr="0040044E">
        <w:rPr>
          <w:lang w:val="en-US"/>
        </w:rPr>
        <w:t xml:space="preserve"> </w:t>
      </w:r>
      <w:r w:rsidR="00651541" w:rsidRPr="0040044E">
        <w:rPr>
          <w:lang w:val="en-US"/>
        </w:rPr>
        <w:t xml:space="preserve">adjust </w:t>
      </w:r>
      <w:r w:rsidR="005E598D" w:rsidRPr="0040044E">
        <w:rPr>
          <w:lang w:val="en-US"/>
        </w:rPr>
        <w:t>until the channel reaches a stable condition</w:t>
      </w:r>
      <w:r w:rsidR="004349AA" w:rsidRPr="0040044E">
        <w:rPr>
          <w:lang w:val="en-US"/>
        </w:rPr>
        <w:t>.</w:t>
      </w:r>
      <w:r w:rsidR="00A02915" w:rsidRPr="0040044E">
        <w:rPr>
          <w:lang w:val="en-US"/>
        </w:rPr>
        <w:t xml:space="preserve"> </w:t>
      </w:r>
      <w:r w:rsidR="004C51A9" w:rsidRPr="0040044E">
        <w:rPr>
          <w:lang w:val="en-US"/>
        </w:rPr>
        <w:t>W</w:t>
      </w:r>
      <w:r w:rsidR="00614C15" w:rsidRPr="0040044E">
        <w:rPr>
          <w:lang w:val="en-US"/>
        </w:rPr>
        <w:t>e combine</w:t>
      </w:r>
      <w:r w:rsidR="007D330A" w:rsidRPr="0040044E">
        <w:rPr>
          <w:lang w:val="en-US"/>
        </w:rPr>
        <w:t>d</w:t>
      </w:r>
      <w:r w:rsidR="00A02915" w:rsidRPr="0040044E">
        <w:rPr>
          <w:lang w:val="en-US"/>
        </w:rPr>
        <w:t xml:space="preserve"> </w:t>
      </w:r>
      <w:r w:rsidR="00EB46FE" w:rsidRPr="0040044E">
        <w:rPr>
          <w:lang w:val="en-US"/>
        </w:rPr>
        <w:t xml:space="preserve">Manning’s equation </w:t>
      </w:r>
      <w:r w:rsidR="00F51147" w:rsidRPr="0040044E">
        <w:rPr>
          <w:lang w:val="en-US"/>
        </w:rPr>
        <w:t xml:space="preserve">to include uniform flow conditions </w:t>
      </w:r>
      <w:r w:rsidR="00EB46FE" w:rsidRPr="0040044E">
        <w:rPr>
          <w:lang w:val="en-US"/>
        </w:rPr>
        <w:t xml:space="preserve">and </w:t>
      </w:r>
      <w:r w:rsidR="00A02915" w:rsidRPr="0040044E">
        <w:rPr>
          <w:lang w:val="en-US"/>
        </w:rPr>
        <w:fldChar w:fldCharType="begin" w:fldLock="1"/>
      </w:r>
      <w:r w:rsidR="00A02915" w:rsidRPr="0040044E">
        <w:rPr>
          <w:lang w:val="en-US"/>
        </w:rPr>
        <w:instrText>ADDIN CSL_CITATION {"citationItems":[{"id":"ITEM-1","itemData":{"DOI":"1948-06-07","abstract":"In the following paper, a brief summary is first of all given of the results and interpretation of tests already made known in former publications of the Laboratory for Hydraulic Research and Soil Mechanics at the Federal Institute of Technology, Zurich. After that, an attempt is made to derive an empirical law of bed-load transport based on recent experimental data. We desire to state expressly that by bed-load transport is meant the movement of the solid material rolling or jumping along the bed of a river; transport of matter in suspension is not included.","author":[{"dropping-particle":"","family":"Meyer-Peter","given":"E.","non-dropping-particle":"","parse-names":false,"suffix":""},{"dropping-particle":"","family":"Müller","given":"R.","non-dropping-particle":"","parse-names":false,"suffix":""}],"container-title":"Proceedings of the 2nd Meeting of the International Association of Hydraulic Research","id":"ITEM-1","issued":{"date-parts":[["1948"]]},"page":"39-64","title":"Formulas for Bed-Load Transport","type":"paper-conference"},"uris":["http://www.mendeley.com/documents/?uuid=f372aaf2-d402-4bb1-a3dd-67f01be0d3ee"]}],"mendeley":{"formattedCitation":"(Meyer-Peter &amp; Müller, 1948)","manualFormatting":"Meyer-Peter &amp; Müller (1948)","plainTextFormattedCitation":"(Meyer-Peter &amp; Müller, 1948)","previouslyFormattedCitation":"(Meyer-Peter &amp; Müller, 1948)"},"properties":{"noteIndex":0},"schema":"https://github.com/citation-style-language/schema/raw/master/csl-citation.json"}</w:instrText>
      </w:r>
      <w:r w:rsidR="00A02915" w:rsidRPr="0040044E">
        <w:rPr>
          <w:lang w:val="en-US"/>
        </w:rPr>
        <w:fldChar w:fldCharType="separate"/>
      </w:r>
      <w:r w:rsidR="00A02915" w:rsidRPr="0040044E">
        <w:rPr>
          <w:noProof/>
          <w:lang w:val="en-US"/>
        </w:rPr>
        <w:t>Meyer-Peter &amp; Müller (1948)</w:t>
      </w:r>
      <w:r w:rsidR="00A02915" w:rsidRPr="0040044E">
        <w:rPr>
          <w:lang w:val="en-US"/>
        </w:rPr>
        <w:fldChar w:fldCharType="end"/>
      </w:r>
      <w:r w:rsidR="00E53096" w:rsidRPr="0040044E">
        <w:rPr>
          <w:lang w:val="en-US"/>
        </w:rPr>
        <w:t xml:space="preserve"> to</w:t>
      </w:r>
      <w:r w:rsidR="004D41BB" w:rsidRPr="0040044E">
        <w:rPr>
          <w:lang w:val="en-US"/>
        </w:rPr>
        <w:t xml:space="preserve"> estimate bed load transport rate within the channel</w:t>
      </w:r>
      <w:r w:rsidR="006377DC" w:rsidRPr="0040044E">
        <w:rPr>
          <w:lang w:val="en-US"/>
        </w:rPr>
        <w:t xml:space="preserve">. </w:t>
      </w:r>
      <w:r w:rsidR="00321E5B" w:rsidRPr="0040044E">
        <w:rPr>
          <w:lang w:val="en-US"/>
        </w:rPr>
        <w:t>By e</w:t>
      </w:r>
      <w:r w:rsidR="00D72007" w:rsidRPr="0040044E">
        <w:rPr>
          <w:lang w:val="en-US"/>
        </w:rPr>
        <w:t>xpan</w:t>
      </w:r>
      <w:r w:rsidR="00827FA6" w:rsidRPr="0040044E">
        <w:rPr>
          <w:lang w:val="en-US"/>
        </w:rPr>
        <w:t>ding</w:t>
      </w:r>
      <w:r w:rsidR="00BF6F1B" w:rsidRPr="0040044E">
        <w:rPr>
          <w:lang w:val="en-US"/>
        </w:rPr>
        <w:t xml:space="preserve"> </w:t>
      </w:r>
      <w:r w:rsidR="00827FA6" w:rsidRPr="0040044E">
        <w:rPr>
          <w:lang w:val="en-US"/>
        </w:rPr>
        <w:fldChar w:fldCharType="begin"/>
      </w:r>
      <w:r w:rsidR="00827FA6" w:rsidRPr="0040044E">
        <w:rPr>
          <w:lang w:val="en-US"/>
        </w:rPr>
        <w:instrText xml:space="preserve"> REF _Ref101515728 </w:instrText>
      </w:r>
      <w:r w:rsidR="00827FA6" w:rsidRPr="0040044E">
        <w:rPr>
          <w:lang w:val="en-US"/>
        </w:rPr>
        <w:fldChar w:fldCharType="separate"/>
      </w:r>
      <w:r w:rsidR="00F5136C" w:rsidRPr="0040044E">
        <w:rPr>
          <w:lang w:val="en-US"/>
        </w:rPr>
        <w:t xml:space="preserve">Eq. </w:t>
      </w:r>
      <w:r w:rsidR="00F5136C">
        <w:rPr>
          <w:noProof/>
          <w:lang w:val="en-US"/>
        </w:rPr>
        <w:t>9</w:t>
      </w:r>
      <w:r w:rsidR="00827FA6" w:rsidRPr="0040044E">
        <w:rPr>
          <w:lang w:val="en-US"/>
        </w:rPr>
        <w:fldChar w:fldCharType="end"/>
      </w:r>
      <w:r w:rsidR="00827FA6" w:rsidRPr="0040044E">
        <w:rPr>
          <w:lang w:val="en-US"/>
        </w:rPr>
        <w:t xml:space="preserve"> </w:t>
      </w:r>
      <w:r w:rsidR="00321E5B" w:rsidRPr="0040044E">
        <w:rPr>
          <w:lang w:val="en-US"/>
        </w:rPr>
        <w:t xml:space="preserve">we can </w:t>
      </w:r>
      <w:r w:rsidR="0099021E" w:rsidRPr="0040044E">
        <w:rPr>
          <w:lang w:val="en-US"/>
        </w:rPr>
        <w:t>solve for</w:t>
      </w:r>
      <w:r w:rsidR="00321E5B" w:rsidRPr="0040044E">
        <w:rPr>
          <w:lang w:val="en-US"/>
        </w:rPr>
        <w:t xml:space="preserve"> </w:t>
      </w:r>
      <w:r w:rsidR="00CF5B05" w:rsidRPr="0040044E">
        <w:rPr>
          <w:lang w:val="en-US"/>
        </w:rPr>
        <w:t xml:space="preserve">the </w:t>
      </w:r>
      <w:r w:rsidR="00321E5B" w:rsidRPr="0040044E">
        <w:rPr>
          <w:lang w:val="en-US"/>
        </w:rPr>
        <w:t>bed slope required to transport an imposed bed load rate</w:t>
      </w:r>
      <w:r w:rsidR="00261090" w:rsidRPr="0040044E">
        <w:rPr>
          <w:lang w:val="en-US"/>
        </w:rPr>
        <w:t xml:space="preserve">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m:t>
            </m:r>
          </m:sub>
        </m:sSub>
      </m:oMath>
      <w:r w:rsidR="00261090" w:rsidRPr="0040044E">
        <w:rPr>
          <w:lang w:val="en-US"/>
        </w:rPr>
        <w:t xml:space="preserve"> in this case)</w:t>
      </w:r>
      <w:r w:rsidR="00827FA6" w:rsidRPr="0040044E">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66"/>
        <w:gridCol w:w="3344"/>
        <w:gridCol w:w="925"/>
      </w:tblGrid>
      <w:tr w:rsidR="00827FA6" w:rsidRPr="0040044E" w14:paraId="27F6C54B" w14:textId="77777777" w:rsidTr="000218AF">
        <w:trPr>
          <w:jc w:val="center"/>
        </w:trPr>
        <w:tc>
          <w:tcPr>
            <w:tcW w:w="5868" w:type="dxa"/>
          </w:tcPr>
          <w:p w14:paraId="55C3FC45" w14:textId="5CAA5119" w:rsidR="00827FA6" w:rsidRPr="0040044E" w:rsidRDefault="007E677A" w:rsidP="000218AF">
            <w:pPr>
              <w:rPr>
                <w:lang w:val="en-US"/>
              </w:rPr>
            </w:pPr>
            <m:oMathPara>
              <m:oMathParaPr>
                <m:jc m:val="left"/>
              </m:oMathParaPr>
              <m:oMath>
                <m:r>
                  <w:rPr>
                    <w:rFonts w:ascii="Cambria Math" w:hAnsi="Cambria Math"/>
                    <w:lang w:val="en-US"/>
                  </w:rPr>
                  <m:t>S=</m:t>
                </m:r>
                <m:f>
                  <m:fPr>
                    <m:ctrlPr>
                      <w:rPr>
                        <w:rFonts w:ascii="Cambria Math" w:hAnsi="Cambria Math"/>
                        <w:i/>
                        <w:lang w:val="en-US"/>
                      </w:rPr>
                    </m:ctrlPr>
                  </m:fPr>
                  <m:num>
                    <m:r>
                      <w:rPr>
                        <w:rFonts w:ascii="Cambria Math" w:hAnsi="Cambria Math"/>
                        <w:lang w:val="en-US"/>
                      </w:rPr>
                      <m:t>R</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50</m:t>
                        </m:r>
                      </m:sub>
                    </m:sSub>
                  </m:num>
                  <m:den>
                    <m:r>
                      <w:rPr>
                        <w:rFonts w:ascii="Cambria Math" w:hAnsi="Cambria Math"/>
                        <w:lang w:val="en-US"/>
                      </w:rPr>
                      <m:t>h</m:t>
                    </m:r>
                  </m:den>
                </m:f>
                <m:d>
                  <m:dPr>
                    <m:ctrlPr>
                      <w:rPr>
                        <w:rFonts w:ascii="Cambria Math" w:hAnsi="Cambria Math"/>
                        <w:i/>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m:t>
                                    </m:r>
                                  </m:sub>
                                </m:sSub>
                              </m:num>
                              <m:den>
                                <m:r>
                                  <w:rPr>
                                    <w:rFonts w:ascii="Cambria Math" w:hAnsi="Cambria Math"/>
                                    <w:lang w:val="en-US"/>
                                  </w:rPr>
                                  <m:t>8</m:t>
                                </m:r>
                                <m:rad>
                                  <m:radPr>
                                    <m:degHide m:val="1"/>
                                    <m:ctrlPr>
                                      <w:rPr>
                                        <w:rFonts w:ascii="Cambria Math" w:hAnsi="Cambria Math"/>
                                        <w:i/>
                                        <w:lang w:val="en-US"/>
                                      </w:rPr>
                                    </m:ctrlPr>
                                  </m:radPr>
                                  <m:deg/>
                                  <m:e>
                                    <m:r>
                                      <w:rPr>
                                        <w:rFonts w:ascii="Cambria Math" w:hAnsi="Cambria Math"/>
                                        <w:lang w:val="en-US"/>
                                      </w:rPr>
                                      <m:t>Rg</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50</m:t>
                                        </m:r>
                                      </m:sub>
                                    </m:sSub>
                                  </m:e>
                                </m:rad>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50</m:t>
                                    </m:r>
                                  </m:sub>
                                </m:sSub>
                              </m:den>
                            </m:f>
                          </m:e>
                        </m:d>
                      </m:e>
                      <m:sup>
                        <m:f>
                          <m:fPr>
                            <m:type m:val="lin"/>
                            <m:ctrlPr>
                              <w:rPr>
                                <w:rFonts w:ascii="Cambria Math" w:hAnsi="Cambria Math"/>
                                <w:i/>
                                <w:lang w:val="en-US"/>
                              </w:rPr>
                            </m:ctrlPr>
                          </m:fPr>
                          <m:num>
                            <m:r>
                              <w:rPr>
                                <w:rFonts w:ascii="Cambria Math" w:hAnsi="Cambria Math"/>
                                <w:lang w:val="en-US"/>
                              </w:rPr>
                              <m:t>2</m:t>
                            </m:r>
                          </m:num>
                          <m:den>
                            <m:r>
                              <w:rPr>
                                <w:rFonts w:ascii="Cambria Math" w:hAnsi="Cambria Math"/>
                                <w:lang w:val="en-US"/>
                              </w:rPr>
                              <m:t>3</m:t>
                            </m:r>
                          </m:den>
                        </m:f>
                      </m:sup>
                    </m:s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τ</m:t>
                        </m:r>
                      </m:e>
                      <m:sub>
                        <m:r>
                          <w:rPr>
                            <w:rFonts w:ascii="Cambria Math" w:hAnsi="Cambria Math"/>
                            <w:lang w:val="en-US"/>
                          </w:rPr>
                          <m:t>c</m:t>
                        </m:r>
                      </m:sub>
                      <m:sup>
                        <m:r>
                          <w:rPr>
                            <w:rFonts w:ascii="Cambria Math" w:hAnsi="Cambria Math"/>
                            <w:lang w:val="en-US"/>
                          </w:rPr>
                          <m:t>*</m:t>
                        </m:r>
                      </m:sup>
                    </m:sSubSup>
                  </m:e>
                </m:d>
              </m:oMath>
            </m:oMathPara>
          </w:p>
        </w:tc>
        <w:tc>
          <w:tcPr>
            <w:tcW w:w="3444" w:type="dxa"/>
          </w:tcPr>
          <w:p w14:paraId="5AB1CC1D" w14:textId="77777777" w:rsidR="00827FA6" w:rsidRPr="0040044E" w:rsidRDefault="00827FA6" w:rsidP="000218AF">
            <w:pPr>
              <w:rPr>
                <w:lang w:val="en-US"/>
              </w:rPr>
            </w:pPr>
            <w:r w:rsidRPr="0040044E">
              <w:rPr>
                <w:lang w:val="en-US"/>
              </w:rPr>
              <w:t xml:space="preserve"> </w:t>
            </w:r>
          </w:p>
          <w:p w14:paraId="71F067B2" w14:textId="77777777" w:rsidR="00827FA6" w:rsidRPr="0040044E" w:rsidRDefault="00827FA6" w:rsidP="000218AF">
            <w:pPr>
              <w:rPr>
                <w:lang w:val="en-US"/>
              </w:rPr>
            </w:pPr>
          </w:p>
        </w:tc>
        <w:tc>
          <w:tcPr>
            <w:tcW w:w="939" w:type="dxa"/>
          </w:tcPr>
          <w:p w14:paraId="2EC71ED6" w14:textId="3FED92CA" w:rsidR="00827FA6" w:rsidRPr="0040044E" w:rsidRDefault="00827FA6" w:rsidP="000218AF">
            <w:pPr>
              <w:pStyle w:val="Caption"/>
              <w:jc w:val="right"/>
              <w:rPr>
                <w:lang w:val="en-US"/>
              </w:rPr>
            </w:pPr>
            <w:bookmarkStart w:id="198" w:name="_Ref103790408"/>
            <w:r w:rsidRPr="0040044E">
              <w:rPr>
                <w:lang w:val="en-US"/>
              </w:rPr>
              <w:t xml:space="preserve">Eq. </w:t>
            </w:r>
            <w:r w:rsidRPr="0040044E">
              <w:rPr>
                <w:lang w:val="en-US"/>
              </w:rPr>
              <w:fldChar w:fldCharType="begin"/>
            </w:r>
            <w:r w:rsidRPr="0040044E">
              <w:rPr>
                <w:lang w:val="en-US"/>
              </w:rPr>
              <w:instrText xml:space="preserve"> SEQ Eq. \* ARABIC </w:instrText>
            </w:r>
            <w:r w:rsidRPr="0040044E">
              <w:rPr>
                <w:lang w:val="en-US"/>
              </w:rPr>
              <w:fldChar w:fldCharType="separate"/>
            </w:r>
            <w:r w:rsidR="00F5136C">
              <w:rPr>
                <w:noProof/>
                <w:lang w:val="en-US"/>
              </w:rPr>
              <w:t>35</w:t>
            </w:r>
            <w:r w:rsidRPr="0040044E">
              <w:rPr>
                <w:lang w:val="en-US"/>
              </w:rPr>
              <w:fldChar w:fldCharType="end"/>
            </w:r>
            <w:bookmarkEnd w:id="198"/>
          </w:p>
        </w:tc>
      </w:tr>
    </w:tbl>
    <w:p w14:paraId="069DDD50" w14:textId="678199A0" w:rsidR="004A0564" w:rsidRPr="0040044E" w:rsidRDefault="00261090" w:rsidP="00B2035F">
      <w:pPr>
        <w:rPr>
          <w:lang w:val="en-US"/>
        </w:rPr>
      </w:pPr>
      <w:r w:rsidRPr="0040044E">
        <w:rPr>
          <w:lang w:val="en-US"/>
        </w:rPr>
        <w:t>The</w:t>
      </w:r>
      <w:r w:rsidR="007F7596" w:rsidRPr="0040044E">
        <w:rPr>
          <w:lang w:val="en-US"/>
        </w:rPr>
        <w:t xml:space="preserve"> equilibrium slope </w:t>
      </w:r>
      <w:r w:rsidR="00EB5721" w:rsidRPr="0040044E">
        <w:rPr>
          <w:lang w:val="en-US"/>
        </w:rPr>
        <w:t>(</w:t>
      </w:r>
      <m:oMath>
        <m:r>
          <w:rPr>
            <w:rFonts w:ascii="Cambria Math" w:hAnsi="Cambria Math"/>
            <w:lang w:val="en-US"/>
          </w:rPr>
          <m:t>S</m:t>
        </m:r>
      </m:oMath>
      <w:r w:rsidR="00EB5721" w:rsidRPr="0040044E">
        <w:rPr>
          <w:lang w:val="en-US"/>
        </w:rPr>
        <w:t xml:space="preserve">) </w:t>
      </w:r>
      <w:r w:rsidR="007F7596" w:rsidRPr="0040044E">
        <w:rPr>
          <w:lang w:val="en-US"/>
        </w:rPr>
        <w:t xml:space="preserve">is a function of </w:t>
      </w:r>
      <m:oMath>
        <m:r>
          <w:rPr>
            <w:rFonts w:ascii="Cambria Math" w:hAnsi="Cambria Math"/>
            <w:lang w:val="en-US"/>
          </w:rPr>
          <m:t>h</m:t>
        </m:r>
      </m:oMath>
      <w:r w:rsidR="007F7596" w:rsidRPr="0040044E">
        <w:rPr>
          <w:lang w:val="en-US"/>
        </w:rPr>
        <w:t xml:space="preserve"> </w:t>
      </w:r>
      <w:r w:rsidR="00B33150" w:rsidRPr="0040044E">
        <w:rPr>
          <w:lang w:val="en-US"/>
        </w:rPr>
        <w:t xml:space="preserve">which in turn depends on the flow discharge </w:t>
      </w:r>
      <w:r w:rsidR="0058673F" w:rsidRPr="0040044E">
        <w:rPr>
          <w:lang w:val="en-US"/>
        </w:rPr>
        <w:t>(</w:t>
      </w:r>
      <m:oMath>
        <m:r>
          <w:rPr>
            <w:rFonts w:ascii="Cambria Math" w:hAnsi="Cambria Math"/>
            <w:lang w:val="en-US"/>
          </w:rPr>
          <m:t>Q</m:t>
        </m:r>
      </m:oMath>
      <w:r w:rsidR="0058673F" w:rsidRPr="0040044E">
        <w:rPr>
          <w:lang w:val="en-US"/>
        </w:rPr>
        <w:t xml:space="preserve">) </w:t>
      </w:r>
      <w:r w:rsidR="001D6546" w:rsidRPr="0040044E">
        <w:rPr>
          <w:lang w:val="en-US"/>
        </w:rPr>
        <w:t>and</w:t>
      </w:r>
      <w:r w:rsidR="003D0718" w:rsidRPr="0040044E">
        <w:rPr>
          <w:lang w:val="en-US"/>
        </w:rPr>
        <w:t xml:space="preserve"> </w:t>
      </w:r>
      <w:commentRangeStart w:id="199"/>
      <w:r w:rsidR="003D0718" w:rsidRPr="0040044E">
        <w:rPr>
          <w:lang w:val="en-US"/>
        </w:rPr>
        <w:t>channel properties (</w:t>
      </w:r>
      <m:oMath>
        <m:r>
          <w:rPr>
            <w:rFonts w:ascii="Cambria Math" w:hAnsi="Cambria Math"/>
            <w:lang w:val="en-US"/>
          </w:rPr>
          <m:t>n</m:t>
        </m:r>
      </m:oMath>
      <w:r w:rsidR="00E65D5C" w:rsidRPr="0040044E">
        <w:rPr>
          <w:lang w:val="en-US"/>
        </w:rPr>
        <w:t xml:space="preserve"> and </w:t>
      </w:r>
      <w:r w:rsidR="00F015F4" w:rsidRPr="0040044E">
        <w:rPr>
          <w:lang w:val="en-US"/>
        </w:rPr>
        <w:t xml:space="preserve">channel width </w:t>
      </w:r>
      <m:oMath>
        <m:r>
          <w:rPr>
            <w:rFonts w:ascii="Cambria Math" w:hAnsi="Cambria Math"/>
            <w:lang w:val="en-US"/>
          </w:rPr>
          <m:t>b</m:t>
        </m:r>
      </m:oMath>
      <w:r w:rsidR="00E65D5C" w:rsidRPr="0040044E">
        <w:rPr>
          <w:lang w:val="en-US"/>
        </w:rPr>
        <w:t>)</w:t>
      </w:r>
      <w:r w:rsidR="008B3D90" w:rsidRPr="0040044E">
        <w:rPr>
          <w:lang w:val="en-US"/>
        </w:rPr>
        <w:t xml:space="preserve"> </w:t>
      </w:r>
      <w:r w:rsidR="00916E0E" w:rsidRPr="0040044E">
        <w:rPr>
          <w:lang w:val="en-US"/>
        </w:rPr>
        <w:t>and it</w:t>
      </w:r>
      <w:r w:rsidR="008B3D90" w:rsidRPr="0040044E">
        <w:rPr>
          <w:lang w:val="en-US"/>
        </w:rPr>
        <w:t xml:space="preserve"> can be estimated (once the equilibrium </w:t>
      </w:r>
      <w:commentRangeEnd w:id="199"/>
      <w:r w:rsidR="00B92090">
        <w:rPr>
          <w:rStyle w:val="CommentReference"/>
        </w:rPr>
        <w:commentReference w:id="199"/>
      </w:r>
      <w:r w:rsidR="008B3D90" w:rsidRPr="0040044E">
        <w:rPr>
          <w:lang w:val="en-US"/>
        </w:rPr>
        <w:t xml:space="preserve">state has been reached) </w:t>
      </w:r>
      <w:r w:rsidR="00EF7227" w:rsidRPr="0040044E">
        <w:rPr>
          <w:lang w:val="en-US"/>
        </w:rPr>
        <w:t>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56"/>
        <w:gridCol w:w="3353"/>
        <w:gridCol w:w="926"/>
      </w:tblGrid>
      <w:tr w:rsidR="00E378AC" w:rsidRPr="0040044E" w14:paraId="51CA9222" w14:textId="77777777" w:rsidTr="000218AF">
        <w:trPr>
          <w:jc w:val="center"/>
        </w:trPr>
        <w:tc>
          <w:tcPr>
            <w:tcW w:w="5868" w:type="dxa"/>
          </w:tcPr>
          <w:p w14:paraId="110F77BE" w14:textId="54E9D1A7" w:rsidR="00E378AC" w:rsidRPr="0040044E" w:rsidRDefault="00E378AC" w:rsidP="000218AF">
            <w:pPr>
              <w:rPr>
                <w:lang w:val="en-US"/>
              </w:rPr>
            </w:pPr>
            <m:oMathPara>
              <m:oMathParaPr>
                <m:jc m:val="left"/>
              </m:oMathParaPr>
              <m:oMath>
                <m:r>
                  <w:rPr>
                    <w:rFonts w:ascii="Cambria Math" w:hAnsi="Cambria Math"/>
                    <w:lang w:val="en-US"/>
                  </w:rPr>
                  <m:t>h=</m:t>
                </m:r>
                <m:sSup>
                  <m:sSupPr>
                    <m:ctrlPr>
                      <w:rPr>
                        <w:rFonts w:ascii="Cambria Math" w:hAnsi="Cambria Math"/>
                        <w:i/>
                        <w:lang w:val="en-US"/>
                      </w:rPr>
                    </m:ctrlPr>
                  </m:sSupPr>
                  <m:e>
                    <m:d>
                      <m:dPr>
                        <m:ctrlPr>
                          <w:rPr>
                            <w:rFonts w:ascii="Cambria Math" w:hAnsi="Cambria Math"/>
                            <w:i/>
                            <w:lang w:val="en-US"/>
                          </w:rPr>
                        </m:ctrlPr>
                      </m:d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Q n</m:t>
                                </m:r>
                              </m:num>
                              <m:den>
                                <m:r>
                                  <w:rPr>
                                    <w:rFonts w:ascii="Cambria Math" w:hAnsi="Cambria Math"/>
                                    <w:lang w:val="en-US"/>
                                  </w:rPr>
                                  <m:t>b</m:t>
                                </m:r>
                              </m:den>
                            </m:f>
                          </m:e>
                        </m:d>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S</m:t>
                                    </m:r>
                                  </m:e>
                                </m:rad>
                              </m:den>
                            </m:f>
                          </m:e>
                        </m:d>
                      </m:e>
                    </m:d>
                  </m:e>
                  <m:sup>
                    <m:f>
                      <m:fPr>
                        <m:type m:val="lin"/>
                        <m:ctrlPr>
                          <w:rPr>
                            <w:rFonts w:ascii="Cambria Math" w:hAnsi="Cambria Math"/>
                            <w:i/>
                            <w:lang w:val="en-US"/>
                          </w:rPr>
                        </m:ctrlPr>
                      </m:fPr>
                      <m:num>
                        <m:r>
                          <w:rPr>
                            <w:rFonts w:ascii="Cambria Math" w:hAnsi="Cambria Math"/>
                            <w:lang w:val="en-US"/>
                          </w:rPr>
                          <m:t>3</m:t>
                        </m:r>
                      </m:num>
                      <m:den>
                        <m:r>
                          <w:rPr>
                            <w:rFonts w:ascii="Cambria Math" w:hAnsi="Cambria Math"/>
                            <w:lang w:val="en-US"/>
                          </w:rPr>
                          <m:t>5</m:t>
                        </m:r>
                      </m:den>
                    </m:f>
                  </m:sup>
                </m:sSup>
              </m:oMath>
            </m:oMathPara>
          </w:p>
        </w:tc>
        <w:tc>
          <w:tcPr>
            <w:tcW w:w="3444" w:type="dxa"/>
          </w:tcPr>
          <w:p w14:paraId="19716DCC" w14:textId="77777777" w:rsidR="00E378AC" w:rsidRPr="0040044E" w:rsidRDefault="00E378AC" w:rsidP="000218AF">
            <w:pPr>
              <w:rPr>
                <w:lang w:val="en-US"/>
              </w:rPr>
            </w:pPr>
            <w:r w:rsidRPr="0040044E">
              <w:rPr>
                <w:lang w:val="en-US"/>
              </w:rPr>
              <w:t xml:space="preserve"> </w:t>
            </w:r>
          </w:p>
          <w:p w14:paraId="2F8DE04F" w14:textId="77777777" w:rsidR="00E378AC" w:rsidRPr="0040044E" w:rsidRDefault="00E378AC" w:rsidP="000218AF">
            <w:pPr>
              <w:rPr>
                <w:lang w:val="en-US"/>
              </w:rPr>
            </w:pPr>
          </w:p>
        </w:tc>
        <w:tc>
          <w:tcPr>
            <w:tcW w:w="939" w:type="dxa"/>
          </w:tcPr>
          <w:p w14:paraId="70E30F30" w14:textId="59810195" w:rsidR="00E378AC" w:rsidRPr="0040044E" w:rsidRDefault="00E378AC" w:rsidP="000218AF">
            <w:pPr>
              <w:pStyle w:val="Caption"/>
              <w:jc w:val="right"/>
              <w:rPr>
                <w:lang w:val="en-US"/>
              </w:rPr>
            </w:pPr>
            <w:bookmarkStart w:id="200" w:name="_Ref103790413"/>
            <w:r w:rsidRPr="0040044E">
              <w:rPr>
                <w:lang w:val="en-US"/>
              </w:rPr>
              <w:t xml:space="preserve">Eq. </w:t>
            </w:r>
            <w:r w:rsidRPr="0040044E">
              <w:rPr>
                <w:lang w:val="en-US"/>
              </w:rPr>
              <w:fldChar w:fldCharType="begin"/>
            </w:r>
            <w:r w:rsidRPr="0040044E">
              <w:rPr>
                <w:lang w:val="en-US"/>
              </w:rPr>
              <w:instrText xml:space="preserve"> SEQ Eq. \* ARABIC </w:instrText>
            </w:r>
            <w:r w:rsidRPr="0040044E">
              <w:rPr>
                <w:lang w:val="en-US"/>
              </w:rPr>
              <w:fldChar w:fldCharType="separate"/>
            </w:r>
            <w:r w:rsidR="00F5136C">
              <w:rPr>
                <w:noProof/>
                <w:lang w:val="en-US"/>
              </w:rPr>
              <w:t>36</w:t>
            </w:r>
            <w:r w:rsidRPr="0040044E">
              <w:rPr>
                <w:lang w:val="en-US"/>
              </w:rPr>
              <w:fldChar w:fldCharType="end"/>
            </w:r>
            <w:bookmarkEnd w:id="200"/>
          </w:p>
        </w:tc>
      </w:tr>
    </w:tbl>
    <w:p w14:paraId="51CB9F52" w14:textId="026F20D4" w:rsidR="00827FA6" w:rsidRPr="0040044E" w:rsidRDefault="00DA4CE2" w:rsidP="00B2035F">
      <w:pPr>
        <w:rPr>
          <w:lang w:val="en-US"/>
        </w:rPr>
      </w:pPr>
      <w:r w:rsidRPr="0040044E">
        <w:rPr>
          <w:lang w:val="en-US"/>
        </w:rPr>
        <w:t xml:space="preserve">which is </w:t>
      </w:r>
      <w:r w:rsidR="00855D44" w:rsidRPr="0040044E">
        <w:rPr>
          <w:lang w:val="en-US"/>
        </w:rPr>
        <w:t xml:space="preserve">a </w:t>
      </w:r>
      <w:r w:rsidRPr="0040044E">
        <w:rPr>
          <w:lang w:val="en-US"/>
        </w:rPr>
        <w:t xml:space="preserve">form of Manning’s </w:t>
      </w:r>
      <w:r w:rsidR="009C010C" w:rsidRPr="0040044E">
        <w:rPr>
          <w:lang w:val="en-US"/>
        </w:rPr>
        <w:t>flow equation considering a rectangular channel (</w:t>
      </w:r>
      <w:r w:rsidR="00FA33D9" w:rsidRPr="0040044E">
        <w:rPr>
          <w:lang w:val="en-US"/>
        </w:rPr>
        <w:t>in our component all cells are rectangular-shaped</w:t>
      </w:r>
      <w:r w:rsidR="009A07F9" w:rsidRPr="0040044E">
        <w:rPr>
          <w:lang w:val="en-US"/>
        </w:rPr>
        <w:t>)</w:t>
      </w:r>
      <w:r w:rsidR="00C5006B" w:rsidRPr="0040044E">
        <w:rPr>
          <w:lang w:val="en-US"/>
        </w:rPr>
        <w:t xml:space="preserve"> and shallow flows such that </w:t>
      </w:r>
      <m:oMath>
        <m:r>
          <w:rPr>
            <w:rFonts w:ascii="Cambria Math" w:hAnsi="Cambria Math"/>
            <w:lang w:val="en-US"/>
          </w:rPr>
          <m:t>b≫h</m:t>
        </m:r>
      </m:oMath>
      <w:r w:rsidR="001363AF" w:rsidRPr="0040044E">
        <w:rPr>
          <w:lang w:val="en-US"/>
        </w:rPr>
        <w:t xml:space="preserve">, therefore,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h</m:t>
            </m:r>
          </m:sub>
        </m:sSub>
        <m:r>
          <w:rPr>
            <w:rFonts w:ascii="Cambria Math" w:hAnsi="Cambria Math"/>
            <w:lang w:val="en-US"/>
          </w:rPr>
          <m:t>≈h</m:t>
        </m:r>
      </m:oMath>
      <w:r w:rsidR="00354E64" w:rsidRPr="0040044E">
        <w:rPr>
          <w:lang w:val="en-US"/>
        </w:rPr>
        <w:t xml:space="preserve">. Combining </w:t>
      </w:r>
      <w:r w:rsidR="00354E64" w:rsidRPr="0040044E">
        <w:rPr>
          <w:lang w:val="en-US"/>
        </w:rPr>
        <w:fldChar w:fldCharType="begin"/>
      </w:r>
      <w:r w:rsidR="00354E64" w:rsidRPr="0040044E">
        <w:rPr>
          <w:lang w:val="en-US"/>
        </w:rPr>
        <w:instrText xml:space="preserve"> REF _Ref103790408 </w:instrText>
      </w:r>
      <w:r w:rsidR="00354E64" w:rsidRPr="0040044E">
        <w:rPr>
          <w:lang w:val="en-US"/>
        </w:rPr>
        <w:fldChar w:fldCharType="separate"/>
      </w:r>
      <w:r w:rsidR="00F5136C" w:rsidRPr="0040044E">
        <w:rPr>
          <w:lang w:val="en-US"/>
        </w:rPr>
        <w:t xml:space="preserve">Eq. </w:t>
      </w:r>
      <w:r w:rsidR="00F5136C">
        <w:rPr>
          <w:noProof/>
          <w:lang w:val="en-US"/>
        </w:rPr>
        <w:t>35</w:t>
      </w:r>
      <w:r w:rsidR="00354E64" w:rsidRPr="0040044E">
        <w:rPr>
          <w:lang w:val="en-US"/>
        </w:rPr>
        <w:fldChar w:fldCharType="end"/>
      </w:r>
      <w:r w:rsidR="00354E64" w:rsidRPr="0040044E">
        <w:rPr>
          <w:lang w:val="en-US"/>
        </w:rPr>
        <w:t xml:space="preserve"> and </w:t>
      </w:r>
      <w:r w:rsidR="00354E64" w:rsidRPr="0040044E">
        <w:rPr>
          <w:lang w:val="en-US"/>
        </w:rPr>
        <w:fldChar w:fldCharType="begin"/>
      </w:r>
      <w:r w:rsidR="00354E64" w:rsidRPr="0040044E">
        <w:rPr>
          <w:lang w:val="en-US"/>
        </w:rPr>
        <w:instrText xml:space="preserve"> REF _Ref103790413 </w:instrText>
      </w:r>
      <w:r w:rsidR="00354E64" w:rsidRPr="0040044E">
        <w:rPr>
          <w:lang w:val="en-US"/>
        </w:rPr>
        <w:fldChar w:fldCharType="separate"/>
      </w:r>
      <w:r w:rsidR="00F5136C" w:rsidRPr="0040044E">
        <w:rPr>
          <w:lang w:val="en-US"/>
        </w:rPr>
        <w:t xml:space="preserve">Eq. </w:t>
      </w:r>
      <w:r w:rsidR="00F5136C">
        <w:rPr>
          <w:noProof/>
          <w:lang w:val="en-US"/>
        </w:rPr>
        <w:t>36</w:t>
      </w:r>
      <w:r w:rsidR="00354E64" w:rsidRPr="0040044E">
        <w:rPr>
          <w:lang w:val="en-US"/>
        </w:rPr>
        <w:fldChar w:fldCharType="end"/>
      </w:r>
      <w:r w:rsidR="00354E64" w:rsidRPr="0040044E">
        <w:rPr>
          <w:lang w:val="en-US"/>
        </w:rPr>
        <w:t xml:space="preserve"> a solution for</w:t>
      </w:r>
      <w:r w:rsidR="00855D44" w:rsidRPr="0040044E">
        <w:rPr>
          <w:lang w:val="en-US"/>
        </w:rPr>
        <w:t xml:space="preserve"> </w:t>
      </w:r>
      <m:oMath>
        <m:r>
          <w:rPr>
            <w:rFonts w:ascii="Cambria Math" w:hAnsi="Cambria Math"/>
            <w:lang w:val="en-US"/>
          </w:rPr>
          <m:t>S</m:t>
        </m:r>
      </m:oMath>
      <w:r w:rsidR="00855D44" w:rsidRPr="0040044E">
        <w:rPr>
          <w:lang w:val="en-US"/>
        </w:rPr>
        <w:t xml:space="preserve"> can be found.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74"/>
        <w:gridCol w:w="3337"/>
        <w:gridCol w:w="924"/>
      </w:tblGrid>
      <w:tr w:rsidR="00855D44" w:rsidRPr="0040044E" w14:paraId="093ADCF1" w14:textId="77777777" w:rsidTr="000218AF">
        <w:trPr>
          <w:jc w:val="center"/>
        </w:trPr>
        <w:tc>
          <w:tcPr>
            <w:tcW w:w="5868" w:type="dxa"/>
          </w:tcPr>
          <w:p w14:paraId="6A8189B3" w14:textId="244792EA" w:rsidR="00855D44" w:rsidRPr="0040044E" w:rsidRDefault="00855D44" w:rsidP="000218AF">
            <w:pPr>
              <w:rPr>
                <w:lang w:val="en-US"/>
              </w:rPr>
            </w:pPr>
            <m:oMathPara>
              <m:oMathParaPr>
                <m:jc m:val="left"/>
              </m:oMathParaPr>
              <m:oMath>
                <m:r>
                  <w:rPr>
                    <w:rFonts w:ascii="Cambria Math" w:hAnsi="Cambria Math"/>
                    <w:lang w:val="en-US"/>
                  </w:rPr>
                  <m:t>S=</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R</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50</m:t>
                                </m:r>
                              </m:sub>
                            </m:sSub>
                          </m:num>
                          <m:den>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Q n</m:t>
                                        </m:r>
                                      </m:num>
                                      <m:den>
                                        <m:r>
                                          <w:rPr>
                                            <w:rFonts w:ascii="Cambria Math" w:hAnsi="Cambria Math"/>
                                            <w:lang w:val="en-US"/>
                                          </w:rPr>
                                          <m:t>b</m:t>
                                        </m:r>
                                      </m:den>
                                    </m:f>
                                  </m:e>
                                </m:d>
                              </m:e>
                              <m:sup>
                                <m:f>
                                  <m:fPr>
                                    <m:type m:val="lin"/>
                                    <m:ctrlPr>
                                      <w:rPr>
                                        <w:rFonts w:ascii="Cambria Math" w:hAnsi="Cambria Math"/>
                                        <w:i/>
                                        <w:lang w:val="en-US"/>
                                      </w:rPr>
                                    </m:ctrlPr>
                                  </m:fPr>
                                  <m:num>
                                    <m:r>
                                      <w:rPr>
                                        <w:rFonts w:ascii="Cambria Math" w:hAnsi="Cambria Math"/>
                                        <w:lang w:val="en-US"/>
                                      </w:rPr>
                                      <m:t>3</m:t>
                                    </m:r>
                                  </m:num>
                                  <m:den>
                                    <m:r>
                                      <w:rPr>
                                        <w:rFonts w:ascii="Cambria Math" w:hAnsi="Cambria Math"/>
                                        <w:lang w:val="en-US"/>
                                      </w:rPr>
                                      <m:t>5</m:t>
                                    </m:r>
                                  </m:den>
                                </m:f>
                              </m:sup>
                            </m:sSup>
                          </m:den>
                        </m:f>
                        <m:d>
                          <m:dPr>
                            <m:ctrlPr>
                              <w:rPr>
                                <w:rFonts w:ascii="Cambria Math" w:hAnsi="Cambria Math"/>
                                <w:i/>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m:t>
                                            </m:r>
                                          </m:sub>
                                        </m:sSub>
                                      </m:num>
                                      <m:den>
                                        <m:r>
                                          <w:rPr>
                                            <w:rFonts w:ascii="Cambria Math" w:hAnsi="Cambria Math"/>
                                            <w:lang w:val="en-US"/>
                                          </w:rPr>
                                          <m:t>8</m:t>
                                        </m:r>
                                        <m:rad>
                                          <m:radPr>
                                            <m:degHide m:val="1"/>
                                            <m:ctrlPr>
                                              <w:rPr>
                                                <w:rFonts w:ascii="Cambria Math" w:hAnsi="Cambria Math"/>
                                                <w:i/>
                                                <w:lang w:val="en-US"/>
                                              </w:rPr>
                                            </m:ctrlPr>
                                          </m:radPr>
                                          <m:deg/>
                                          <m:e>
                                            <m:r>
                                              <w:rPr>
                                                <w:rFonts w:ascii="Cambria Math" w:hAnsi="Cambria Math"/>
                                                <w:lang w:val="en-US"/>
                                              </w:rPr>
                                              <m:t>Rg</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50</m:t>
                                                </m:r>
                                              </m:sub>
                                            </m:sSub>
                                          </m:e>
                                        </m:rad>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50</m:t>
                                            </m:r>
                                          </m:sub>
                                        </m:sSub>
                                      </m:den>
                                    </m:f>
                                  </m:e>
                                </m:d>
                              </m:e>
                              <m:sup>
                                <m:f>
                                  <m:fPr>
                                    <m:type m:val="lin"/>
                                    <m:ctrlPr>
                                      <w:rPr>
                                        <w:rFonts w:ascii="Cambria Math" w:hAnsi="Cambria Math"/>
                                        <w:i/>
                                        <w:lang w:val="en-US"/>
                                      </w:rPr>
                                    </m:ctrlPr>
                                  </m:fPr>
                                  <m:num>
                                    <m:r>
                                      <w:rPr>
                                        <w:rFonts w:ascii="Cambria Math" w:hAnsi="Cambria Math"/>
                                        <w:lang w:val="en-US"/>
                                      </w:rPr>
                                      <m:t>2</m:t>
                                    </m:r>
                                  </m:num>
                                  <m:den>
                                    <m:r>
                                      <w:rPr>
                                        <w:rFonts w:ascii="Cambria Math" w:hAnsi="Cambria Math"/>
                                        <w:lang w:val="en-US"/>
                                      </w:rPr>
                                      <m:t>3</m:t>
                                    </m:r>
                                  </m:den>
                                </m:f>
                              </m:sup>
                            </m:s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τ</m:t>
                                </m:r>
                              </m:e>
                              <m:sub>
                                <m:r>
                                  <w:rPr>
                                    <w:rFonts w:ascii="Cambria Math" w:hAnsi="Cambria Math"/>
                                    <w:lang w:val="en-US"/>
                                  </w:rPr>
                                  <m:t>c</m:t>
                                </m:r>
                              </m:sub>
                              <m:sup>
                                <m:r>
                                  <w:rPr>
                                    <w:rFonts w:ascii="Cambria Math" w:hAnsi="Cambria Math"/>
                                    <w:lang w:val="en-US"/>
                                  </w:rPr>
                                  <m:t>*</m:t>
                                </m:r>
                              </m:sup>
                            </m:sSubSup>
                          </m:e>
                        </m:d>
                      </m:e>
                    </m:d>
                  </m:e>
                  <m:sup>
                    <m:f>
                      <m:fPr>
                        <m:type m:val="lin"/>
                        <m:ctrlPr>
                          <w:rPr>
                            <w:rFonts w:ascii="Cambria Math" w:hAnsi="Cambria Math"/>
                            <w:i/>
                            <w:lang w:val="en-US"/>
                          </w:rPr>
                        </m:ctrlPr>
                      </m:fPr>
                      <m:num>
                        <m:r>
                          <w:rPr>
                            <w:rFonts w:ascii="Cambria Math" w:hAnsi="Cambria Math"/>
                            <w:lang w:val="en-US"/>
                          </w:rPr>
                          <m:t>10</m:t>
                        </m:r>
                      </m:num>
                      <m:den>
                        <m:r>
                          <w:rPr>
                            <w:rFonts w:ascii="Cambria Math" w:hAnsi="Cambria Math"/>
                            <w:lang w:val="en-US"/>
                          </w:rPr>
                          <m:t>7</m:t>
                        </m:r>
                      </m:den>
                    </m:f>
                  </m:sup>
                </m:sSup>
              </m:oMath>
            </m:oMathPara>
          </w:p>
        </w:tc>
        <w:tc>
          <w:tcPr>
            <w:tcW w:w="3444" w:type="dxa"/>
          </w:tcPr>
          <w:p w14:paraId="068C9264" w14:textId="77777777" w:rsidR="00855D44" w:rsidRPr="0040044E" w:rsidRDefault="00855D44" w:rsidP="000218AF">
            <w:pPr>
              <w:rPr>
                <w:lang w:val="en-US"/>
              </w:rPr>
            </w:pPr>
            <w:r w:rsidRPr="0040044E">
              <w:rPr>
                <w:lang w:val="en-US"/>
              </w:rPr>
              <w:t xml:space="preserve"> </w:t>
            </w:r>
          </w:p>
          <w:p w14:paraId="59D8AB31" w14:textId="77777777" w:rsidR="00855D44" w:rsidRPr="0040044E" w:rsidRDefault="00855D44" w:rsidP="000218AF">
            <w:pPr>
              <w:rPr>
                <w:lang w:val="en-US"/>
              </w:rPr>
            </w:pPr>
          </w:p>
        </w:tc>
        <w:tc>
          <w:tcPr>
            <w:tcW w:w="939" w:type="dxa"/>
          </w:tcPr>
          <w:p w14:paraId="682C5EB9" w14:textId="2890C0A0" w:rsidR="00855D44" w:rsidRPr="0040044E" w:rsidRDefault="00855D44" w:rsidP="000218AF">
            <w:pPr>
              <w:pStyle w:val="Caption"/>
              <w:jc w:val="right"/>
              <w:rPr>
                <w:lang w:val="en-US"/>
              </w:rPr>
            </w:pPr>
            <w:bookmarkStart w:id="201" w:name="_Ref103949714"/>
            <w:r w:rsidRPr="0040044E">
              <w:rPr>
                <w:lang w:val="en-US"/>
              </w:rPr>
              <w:t xml:space="preserve">Eq. </w:t>
            </w:r>
            <w:r w:rsidRPr="0040044E">
              <w:rPr>
                <w:lang w:val="en-US"/>
              </w:rPr>
              <w:fldChar w:fldCharType="begin"/>
            </w:r>
            <w:r w:rsidRPr="0040044E">
              <w:rPr>
                <w:lang w:val="en-US"/>
              </w:rPr>
              <w:instrText xml:space="preserve"> SEQ Eq. \* ARABIC </w:instrText>
            </w:r>
            <w:r w:rsidRPr="0040044E">
              <w:rPr>
                <w:lang w:val="en-US"/>
              </w:rPr>
              <w:fldChar w:fldCharType="separate"/>
            </w:r>
            <w:r w:rsidR="00F5136C">
              <w:rPr>
                <w:noProof/>
                <w:lang w:val="en-US"/>
              </w:rPr>
              <w:t>37</w:t>
            </w:r>
            <w:r w:rsidRPr="0040044E">
              <w:rPr>
                <w:lang w:val="en-US"/>
              </w:rPr>
              <w:fldChar w:fldCharType="end"/>
            </w:r>
            <w:bookmarkEnd w:id="201"/>
          </w:p>
        </w:tc>
      </w:tr>
    </w:tbl>
    <w:p w14:paraId="1281DD03" w14:textId="23C6230F" w:rsidR="00855D44" w:rsidRPr="0040044E" w:rsidRDefault="0049648B" w:rsidP="00B2035F">
      <w:pPr>
        <w:rPr>
          <w:lang w:val="en-US"/>
        </w:rPr>
      </w:pPr>
      <w:r w:rsidRPr="0040044E">
        <w:rPr>
          <w:lang w:val="en-US"/>
        </w:rPr>
        <w:t xml:space="preserve">Note that </w:t>
      </w:r>
      <w:r w:rsidR="00C82F20" w:rsidRPr="0040044E">
        <w:rPr>
          <w:lang w:val="en-US"/>
        </w:rPr>
        <w:fldChar w:fldCharType="begin"/>
      </w:r>
      <w:r w:rsidR="00C82F20" w:rsidRPr="0040044E">
        <w:rPr>
          <w:lang w:val="en-US"/>
        </w:rPr>
        <w:instrText xml:space="preserve"> REF _Ref103949714 </w:instrText>
      </w:r>
      <w:r w:rsidR="00C82F20" w:rsidRPr="0040044E">
        <w:rPr>
          <w:lang w:val="en-US"/>
        </w:rPr>
        <w:fldChar w:fldCharType="separate"/>
      </w:r>
      <w:r w:rsidR="00F5136C" w:rsidRPr="0040044E">
        <w:rPr>
          <w:lang w:val="en-US"/>
        </w:rPr>
        <w:t xml:space="preserve">Eq. </w:t>
      </w:r>
      <w:r w:rsidR="00F5136C">
        <w:rPr>
          <w:noProof/>
          <w:lang w:val="en-US"/>
        </w:rPr>
        <w:t>37</w:t>
      </w:r>
      <w:r w:rsidR="00C82F20" w:rsidRPr="0040044E">
        <w:rPr>
          <w:lang w:val="en-US"/>
        </w:rPr>
        <w:fldChar w:fldCharType="end"/>
      </w:r>
      <w:r w:rsidR="00C82F20" w:rsidRPr="0040044E">
        <w:rPr>
          <w:lang w:val="en-US"/>
        </w:rPr>
        <w:t xml:space="preserve"> is valid </w:t>
      </w:r>
      <w:r w:rsidR="00B0263A" w:rsidRPr="0040044E">
        <w:rPr>
          <w:lang w:val="en-US"/>
        </w:rPr>
        <w:t xml:space="preserve">only </w:t>
      </w:r>
      <w:r w:rsidR="00FB6926" w:rsidRPr="0040044E">
        <w:rPr>
          <w:lang w:val="en-US"/>
        </w:rPr>
        <w:t>under</w:t>
      </w:r>
      <w:r w:rsidR="008037A7" w:rsidRPr="0040044E">
        <w:rPr>
          <w:lang w:val="en-US"/>
        </w:rPr>
        <w:t xml:space="preserve"> uniform flow </w:t>
      </w:r>
      <w:r w:rsidR="00FB6926" w:rsidRPr="0040044E">
        <w:rPr>
          <w:lang w:val="en-US"/>
        </w:rPr>
        <w:t xml:space="preserve">conditions </w:t>
      </w:r>
      <w:r w:rsidR="008037A7" w:rsidRPr="0040044E">
        <w:rPr>
          <w:lang w:val="en-US"/>
        </w:rPr>
        <w:t>and may perform poorly at intermediate bed states</w:t>
      </w:r>
      <w:r w:rsidR="00FB6926" w:rsidRPr="0040044E">
        <w:rPr>
          <w:lang w:val="en-US"/>
        </w:rPr>
        <w:t xml:space="preserve"> (</w:t>
      </w:r>
      <w:r w:rsidR="0042635C" w:rsidRPr="0040044E">
        <w:rPr>
          <w:lang w:val="en-US"/>
        </w:rPr>
        <w:t xml:space="preserve">i.e., </w:t>
      </w:r>
      <w:r w:rsidR="00FB6926" w:rsidRPr="0040044E">
        <w:rPr>
          <w:lang w:val="en-US"/>
        </w:rPr>
        <w:t xml:space="preserve">when the bed is adjusting) </w:t>
      </w:r>
      <w:r w:rsidR="008037A7" w:rsidRPr="0040044E">
        <w:rPr>
          <w:lang w:val="en-US"/>
        </w:rPr>
        <w:t>because t</w:t>
      </w:r>
      <w:r w:rsidR="003961F2" w:rsidRPr="0040044E">
        <w:rPr>
          <w:lang w:val="en-US"/>
        </w:rPr>
        <w:t xml:space="preserve">he flow </w:t>
      </w:r>
      <w:r w:rsidR="00B4067A" w:rsidRPr="0040044E">
        <w:rPr>
          <w:lang w:val="en-US"/>
        </w:rPr>
        <w:t>is not uniform locally</w:t>
      </w:r>
      <w:r w:rsidR="00851464" w:rsidRPr="0040044E">
        <w:rPr>
          <w:lang w:val="en-US"/>
        </w:rPr>
        <w:t>.</w:t>
      </w:r>
      <w:r w:rsidR="00BD42BC" w:rsidRPr="0040044E">
        <w:rPr>
          <w:lang w:val="en-US"/>
        </w:rPr>
        <w:t xml:space="preserve"> T</w:t>
      </w:r>
      <w:r w:rsidR="00F20EED" w:rsidRPr="0040044E">
        <w:rPr>
          <w:lang w:val="en-US"/>
        </w:rPr>
        <w:t xml:space="preserve">his form of the </w:t>
      </w:r>
      <w:r w:rsidR="007A114C">
        <w:rPr>
          <w:lang w:val="en-US"/>
        </w:rPr>
        <w:t>analytical solution</w:t>
      </w:r>
      <w:r w:rsidR="00F20EED" w:rsidRPr="0040044E">
        <w:rPr>
          <w:lang w:val="en-US"/>
        </w:rPr>
        <w:t xml:space="preserve"> is convenient when using </w:t>
      </w:r>
      <w:r w:rsidR="00C363DF">
        <w:rPr>
          <w:lang w:val="en-US"/>
        </w:rPr>
        <w:t xml:space="preserve">our LEM </w:t>
      </w:r>
      <w:r w:rsidR="003E4CA3" w:rsidRPr="0040044E">
        <w:rPr>
          <w:lang w:val="en-US"/>
        </w:rPr>
        <w:t xml:space="preserve">because, in terms of hydraulics </w:t>
      </w:r>
      <w:r w:rsidR="008D6954" w:rsidRPr="0040044E">
        <w:rPr>
          <w:lang w:val="en-US"/>
        </w:rPr>
        <w:t xml:space="preserve">variables, it only depends on </w:t>
      </w:r>
      <m:oMath>
        <m:r>
          <w:rPr>
            <w:rFonts w:ascii="Cambria Math" w:hAnsi="Cambria Math"/>
            <w:lang w:val="en-US"/>
          </w:rPr>
          <m:t>Q</m:t>
        </m:r>
      </m:oMath>
      <w:r w:rsidR="00035280" w:rsidRPr="0040044E">
        <w:rPr>
          <w:lang w:val="en-US"/>
        </w:rPr>
        <w:t xml:space="preserve"> and it</w:t>
      </w:r>
      <w:r w:rsidR="00900FA1" w:rsidRPr="0040044E">
        <w:rPr>
          <w:lang w:val="en-US"/>
        </w:rPr>
        <w:t xml:space="preserve"> can be specified as a boundary condition or </w:t>
      </w:r>
      <w:r w:rsidR="00E422F2" w:rsidRPr="0040044E">
        <w:rPr>
          <w:lang w:val="en-US"/>
        </w:rPr>
        <w:t xml:space="preserve">using a rainfall intensity </w:t>
      </w:r>
      <w:del w:id="202" w:author="Anderson, Samuel R" w:date="2022-07-31T21:27:00Z">
        <w:r w:rsidR="00E422F2" w:rsidRPr="0040044E" w:rsidDel="00445005">
          <w:rPr>
            <w:lang w:val="en-US"/>
          </w:rPr>
          <w:delText xml:space="preserve">such </w:delText>
        </w:r>
      </w:del>
      <w:r w:rsidR="00E422F2" w:rsidRPr="0040044E">
        <w:rPr>
          <w:lang w:val="en-US"/>
        </w:rPr>
        <w:t xml:space="preserve">that generates the target </w:t>
      </w:r>
      <m:oMath>
        <m:r>
          <w:rPr>
            <w:rFonts w:ascii="Cambria Math" w:hAnsi="Cambria Math"/>
            <w:lang w:val="en-US"/>
          </w:rPr>
          <m:t>Q</m:t>
        </m:r>
      </m:oMath>
      <w:r w:rsidR="00E422F2" w:rsidRPr="0040044E">
        <w:rPr>
          <w:lang w:val="en-US"/>
        </w:rPr>
        <w:t>.</w:t>
      </w:r>
    </w:p>
    <w:p w14:paraId="5E695B6B" w14:textId="77777777" w:rsidR="007A114C" w:rsidRDefault="007A114C" w:rsidP="002A2537">
      <w:pPr>
        <w:rPr>
          <w:lang w:val="en-US"/>
        </w:rPr>
      </w:pPr>
    </w:p>
    <w:p w14:paraId="012F7254" w14:textId="19CED3F5" w:rsidR="002A2537" w:rsidRDefault="00E363A2" w:rsidP="002A2537">
      <w:pPr>
        <w:rPr>
          <w:lang w:val="en-US"/>
        </w:rPr>
      </w:pPr>
      <w:r w:rsidRPr="0040044E">
        <w:rPr>
          <w:lang w:val="en-US"/>
        </w:rPr>
        <w:t>We conducted</w:t>
      </w:r>
      <w:r w:rsidR="00D13CB5" w:rsidRPr="0040044E">
        <w:rPr>
          <w:lang w:val="en-US"/>
        </w:rPr>
        <w:t xml:space="preserve"> two tests </w:t>
      </w:r>
      <w:r w:rsidR="00B865D6" w:rsidRPr="0040044E">
        <w:rPr>
          <w:lang w:val="en-US"/>
        </w:rPr>
        <w:t>to evaluate the response of our component</w:t>
      </w:r>
      <w:r w:rsidR="009E3464" w:rsidRPr="0040044E">
        <w:rPr>
          <w:lang w:val="en-US"/>
        </w:rPr>
        <w:t xml:space="preserve">. Both cases start </w:t>
      </w:r>
      <w:r w:rsidR="00ED4979">
        <w:rPr>
          <w:lang w:val="en-US"/>
        </w:rPr>
        <w:t>with</w:t>
      </w:r>
      <w:r w:rsidR="009E3464" w:rsidRPr="0040044E">
        <w:rPr>
          <w:lang w:val="en-US"/>
        </w:rPr>
        <w:t xml:space="preserve"> the same initial bed configuration </w:t>
      </w:r>
      <w:r w:rsidR="002A6A58" w:rsidRPr="0040044E">
        <w:rPr>
          <w:lang w:val="en-US"/>
        </w:rPr>
        <w:t>but differ in the imposed upstream sediment supply rate</w:t>
      </w:r>
      <w:r w:rsidR="002A2537" w:rsidRPr="0040044E">
        <w:rPr>
          <w:lang w:val="en-US"/>
        </w:rPr>
        <w:t>. In general terms, the</w:t>
      </w:r>
      <w:r w:rsidR="00E5545B">
        <w:rPr>
          <w:lang w:val="en-US"/>
        </w:rPr>
        <w:t xml:space="preserve">y </w:t>
      </w:r>
      <w:r w:rsidR="00842B29" w:rsidRPr="0040044E">
        <w:rPr>
          <w:lang w:val="en-US"/>
        </w:rPr>
        <w:t>consist</w:t>
      </w:r>
      <w:r w:rsidR="002A2537" w:rsidRPr="0040044E">
        <w:rPr>
          <w:lang w:val="en-US"/>
        </w:rPr>
        <w:t xml:space="preserve"> of a 1500 m long, straight channel with an initial bed surface slope of 0.015 m/m</w:t>
      </w:r>
      <w:r w:rsidR="00F95260">
        <w:rPr>
          <w:lang w:val="en-US"/>
        </w:rPr>
        <w:t>, the elevation at the outlet is fixed at 0 m,</w:t>
      </w:r>
      <w:r w:rsidR="004D33B9" w:rsidRPr="0040044E">
        <w:rPr>
          <w:lang w:val="en-US"/>
        </w:rPr>
        <w:t xml:space="preserve"> and </w:t>
      </w:r>
      <w:r w:rsidR="00F8116E">
        <w:rPr>
          <w:lang w:val="en-US"/>
        </w:rPr>
        <w:t>the</w:t>
      </w:r>
      <w:r w:rsidR="004D33B9" w:rsidRPr="0040044E">
        <w:rPr>
          <w:lang w:val="en-US"/>
        </w:rPr>
        <w:t xml:space="preserve"> surface roughness </w:t>
      </w:r>
      <w:r w:rsidR="00F8116E">
        <w:rPr>
          <w:lang w:val="en-US"/>
        </w:rPr>
        <w:t xml:space="preserve">is </w:t>
      </w:r>
      <m:oMath>
        <m:r>
          <w:rPr>
            <w:rFonts w:ascii="Cambria Math" w:hAnsi="Cambria Math"/>
            <w:lang w:val="en-US"/>
          </w:rPr>
          <m:t>n</m:t>
        </m:r>
      </m:oMath>
      <w:r w:rsidR="00DF5162" w:rsidRPr="0040044E">
        <w:rPr>
          <w:lang w:val="en-US"/>
        </w:rPr>
        <w:t xml:space="preserve"> = 0.03874</w:t>
      </w:r>
      <w:r w:rsidR="002A2537" w:rsidRPr="0040044E">
        <w:rPr>
          <w:lang w:val="en-US"/>
        </w:rPr>
        <w:t>.</w:t>
      </w:r>
      <w:r w:rsidR="00DF5162" w:rsidRPr="0040044E">
        <w:rPr>
          <w:lang w:val="en-US"/>
        </w:rPr>
        <w:t xml:space="preserve"> </w:t>
      </w:r>
      <w:r w:rsidR="00706F50" w:rsidRPr="0040044E">
        <w:rPr>
          <w:lang w:val="en-US"/>
        </w:rPr>
        <w:t xml:space="preserve">Flow discharge is constant </w:t>
      </w:r>
      <m:oMath>
        <m:r>
          <w:rPr>
            <w:rFonts w:ascii="Cambria Math" w:hAnsi="Cambria Math"/>
            <w:lang w:val="en-US"/>
          </w:rPr>
          <m:t>Q</m:t>
        </m:r>
      </m:oMath>
      <w:r w:rsidR="00835692" w:rsidRPr="0040044E">
        <w:rPr>
          <w:lang w:val="en-US"/>
        </w:rPr>
        <w:t xml:space="preserve"> = 100 m</w:t>
      </w:r>
      <w:r w:rsidR="00835692" w:rsidRPr="0040044E">
        <w:rPr>
          <w:vertAlign w:val="superscript"/>
          <w:lang w:val="en-US"/>
        </w:rPr>
        <w:t>3</w:t>
      </w:r>
      <w:r w:rsidR="00835692" w:rsidRPr="0040044E">
        <w:rPr>
          <w:lang w:val="en-US"/>
        </w:rPr>
        <w:t xml:space="preserve">/s and is specified by using </w:t>
      </w:r>
      <w:r w:rsidR="000E3A5A" w:rsidRPr="0040044E">
        <w:rPr>
          <w:lang w:val="en-US"/>
        </w:rPr>
        <w:t>a rainfall intensity of 0.01 m/s</w:t>
      </w:r>
      <w:r w:rsidR="002937C3" w:rsidRPr="0040044E">
        <w:rPr>
          <w:lang w:val="en-US"/>
        </w:rPr>
        <w:t xml:space="preserve"> </w:t>
      </w:r>
      <w:r w:rsidR="00381292">
        <w:rPr>
          <w:lang w:val="en-US"/>
        </w:rPr>
        <w:t xml:space="preserve">acting over a </w:t>
      </w:r>
      <w:r w:rsidR="00732959">
        <w:rPr>
          <w:lang w:val="en-US"/>
        </w:rPr>
        <w:t xml:space="preserve">single cell </w:t>
      </w:r>
      <w:r w:rsidR="00732959" w:rsidRPr="0040044E">
        <w:rPr>
          <w:lang w:val="en-US"/>
        </w:rPr>
        <w:t>of 100 m per side (</w:t>
      </w:r>
      <m:oMath>
        <m:r>
          <w:rPr>
            <w:rFonts w:ascii="Cambria Math" w:hAnsi="Cambria Math"/>
            <w:lang w:val="en-US"/>
          </w:rPr>
          <m:t>∆x=∆y</m:t>
        </m:r>
      </m:oMath>
      <w:r w:rsidR="00732959" w:rsidRPr="0040044E">
        <w:rPr>
          <w:lang w:val="en-US"/>
        </w:rPr>
        <w:t>)</w:t>
      </w:r>
      <w:r w:rsidR="001B4880">
        <w:rPr>
          <w:lang w:val="en-US"/>
        </w:rPr>
        <w:t xml:space="preserve"> located </w:t>
      </w:r>
      <w:r w:rsidR="00A0088C">
        <w:rPr>
          <w:lang w:val="en-US"/>
        </w:rPr>
        <w:t xml:space="preserve">at the upstream boundary. The grid </w:t>
      </w:r>
      <w:r w:rsidR="004263AE">
        <w:rPr>
          <w:lang w:val="en-US"/>
        </w:rPr>
        <w:t>consists only of</w:t>
      </w:r>
      <w:r w:rsidR="00402733" w:rsidRPr="0040044E">
        <w:rPr>
          <w:lang w:val="en-US"/>
        </w:rPr>
        <w:t xml:space="preserve"> uniform</w:t>
      </w:r>
      <w:r w:rsidR="004263AE">
        <w:rPr>
          <w:lang w:val="en-US"/>
        </w:rPr>
        <w:t>ly sized</w:t>
      </w:r>
      <w:r w:rsidR="00402733" w:rsidRPr="0040044E">
        <w:rPr>
          <w:lang w:val="en-US"/>
        </w:rPr>
        <w:t xml:space="preserve"> cells</w:t>
      </w:r>
      <w:r w:rsidR="00651865" w:rsidRPr="0040044E">
        <w:rPr>
          <w:lang w:val="en-US"/>
        </w:rPr>
        <w:t>.</w:t>
      </w:r>
      <w:r w:rsidR="00441B33">
        <w:rPr>
          <w:lang w:val="en-US"/>
        </w:rPr>
        <w:t xml:space="preserve"> </w:t>
      </w:r>
      <w:r w:rsidR="002A15CF" w:rsidRPr="0040044E">
        <w:rPr>
          <w:lang w:val="en-US"/>
        </w:rPr>
        <w:t xml:space="preserve">The </w:t>
      </w:r>
      <w:r w:rsidR="0040044E">
        <w:rPr>
          <w:lang w:val="en-US"/>
        </w:rPr>
        <w:t>bed surface GSD is uniform with a grain siz</w:t>
      </w:r>
      <w:r w:rsidR="00536609">
        <w:rPr>
          <w:lang w:val="en-US"/>
        </w:rPr>
        <w:t>e of 50 mm</w:t>
      </w:r>
      <w:r w:rsidR="00143D71">
        <w:rPr>
          <w:lang w:val="en-US"/>
        </w:rPr>
        <w:t xml:space="preserve">, the bed load transport equation is that of </w:t>
      </w:r>
      <w:r w:rsidR="00143D71">
        <w:rPr>
          <w:lang w:val="en-US"/>
        </w:rPr>
        <w:fldChar w:fldCharType="begin" w:fldLock="1"/>
      </w:r>
      <w:r w:rsidR="009B4A61">
        <w:rPr>
          <w:lang w:val="en-US"/>
        </w:rPr>
        <w:instrText>ADDIN CSL_CITATION {"citationItems":[{"id":"ITEM-1","itemData":{"DOI":"1948-06-07","abstract":"In the following paper, a brief summary is first of all given of the results and interpretation of tests already made known in former publications of the Laboratory for Hydraulic Research and Soil Mechanics at the Federal Institute of Technology, Zurich. After that, an attempt is made to derive an empirical law of bed-load transport based on recent experimental data. We desire to state expressly that by bed-load transport is meant the movement of the solid material rolling or jumping along the bed of a river; transport of matter in suspension is not included.","author":[{"dropping-particle":"","family":"Meyer-Peter","given":"E.","non-dropping-particle":"","parse-names":false,"suffix":""},{"dropping-particle":"","family":"Müller","given":"R.","non-dropping-particle":"","parse-names":false,"suffix":""}],"container-title":"Proceedings of the 2nd Meeting of the International Association of Hydraulic Research","id":"ITEM-1","issued":{"date-parts":[["1948"]]},"page":"39-64","title":"Formulas for Bed-Load Transport","type":"paper-conference"},"uris":["http://www.mendeley.com/documents/?uuid=f372aaf2-d402-4bb1-a3dd-67f01be0d3ee"]}],"mendeley":{"formattedCitation":"(Meyer-Peter &amp; Müller, 1948)","manualFormatting":"Meyer-Peter &amp; Müller (1948)","plainTextFormattedCitation":"(Meyer-Peter &amp; Müller, 1948)","previouslyFormattedCitation":"(Meyer-Peter &amp; Müller, 1948)"},"properties":{"noteIndex":0},"schema":"https://github.com/citation-style-language/schema/raw/master/csl-citation.json"}</w:instrText>
      </w:r>
      <w:r w:rsidR="00143D71">
        <w:rPr>
          <w:lang w:val="en-US"/>
        </w:rPr>
        <w:fldChar w:fldCharType="separate"/>
      </w:r>
      <w:r w:rsidR="00143D71" w:rsidRPr="00143D71">
        <w:rPr>
          <w:noProof/>
          <w:lang w:val="en-US"/>
        </w:rPr>
        <w:t>Meyer-Peter &amp; Müller</w:t>
      </w:r>
      <w:r w:rsidR="00143D71">
        <w:rPr>
          <w:noProof/>
          <w:lang w:val="en-US"/>
        </w:rPr>
        <w:t xml:space="preserve"> (</w:t>
      </w:r>
      <w:r w:rsidR="00143D71" w:rsidRPr="00143D71">
        <w:rPr>
          <w:noProof/>
          <w:lang w:val="en-US"/>
        </w:rPr>
        <w:t>1948)</w:t>
      </w:r>
      <w:r w:rsidR="00143D71">
        <w:rPr>
          <w:lang w:val="en-US"/>
        </w:rPr>
        <w:fldChar w:fldCharType="end"/>
      </w:r>
      <w:r w:rsidR="00E46C59">
        <w:rPr>
          <w:lang w:val="en-US"/>
        </w:rPr>
        <w:t xml:space="preserve">. </w:t>
      </w:r>
      <w:r w:rsidR="00276D03">
        <w:rPr>
          <w:lang w:val="en-US"/>
        </w:rPr>
        <w:t xml:space="preserve">In </w:t>
      </w:r>
      <w:proofErr w:type="spellStart"/>
      <w:r w:rsidR="001F1A2A">
        <w:rPr>
          <w:lang w:val="en-US"/>
        </w:rPr>
        <w:t>O</w:t>
      </w:r>
      <w:r w:rsidR="00276D03">
        <w:rPr>
          <w:lang w:val="en-US"/>
        </w:rPr>
        <w:t>verland</w:t>
      </w:r>
      <w:r w:rsidR="001F1A2A">
        <w:rPr>
          <w:lang w:val="en-US"/>
        </w:rPr>
        <w:t>F</w:t>
      </w:r>
      <w:r w:rsidR="00276D03">
        <w:rPr>
          <w:lang w:val="en-US"/>
        </w:rPr>
        <w:t>low</w:t>
      </w:r>
      <w:proofErr w:type="spellEnd"/>
      <w:r w:rsidR="00276D03">
        <w:rPr>
          <w:lang w:val="en-US"/>
        </w:rPr>
        <w:t xml:space="preserve"> we specified </w:t>
      </w:r>
      <w:proofErr w:type="spellStart"/>
      <w:r w:rsidR="00276D03" w:rsidRPr="00276D03">
        <w:rPr>
          <w:i/>
          <w:iCs/>
          <w:lang w:val="en-US"/>
        </w:rPr>
        <w:t>h_init</w:t>
      </w:r>
      <w:proofErr w:type="spellEnd"/>
      <w:r w:rsidR="00BD40E8" w:rsidRPr="00BD40E8">
        <w:rPr>
          <w:lang w:val="en-US"/>
        </w:rPr>
        <w:t xml:space="preserve">, </w:t>
      </w:r>
      <w:r w:rsidR="00BD40E8">
        <w:rPr>
          <w:lang w:val="en-US"/>
        </w:rPr>
        <w:t>the initial water depth in all cells</w:t>
      </w:r>
      <w:r w:rsidR="00C9328F">
        <w:rPr>
          <w:lang w:val="en-US"/>
        </w:rPr>
        <w:t>, as 1 mm</w:t>
      </w:r>
      <w:r w:rsidR="007773D1">
        <w:rPr>
          <w:lang w:val="en-US"/>
        </w:rPr>
        <w:t xml:space="preserve">, the time step is limited to a maximum of 5 </w:t>
      </w:r>
      <w:r w:rsidR="00885932">
        <w:rPr>
          <w:lang w:val="en-US"/>
        </w:rPr>
        <w:t>s and</w:t>
      </w:r>
      <w:r w:rsidR="00C9328F">
        <w:rPr>
          <w:lang w:val="en-US"/>
        </w:rPr>
        <w:t xml:space="preserve"> </w:t>
      </w:r>
      <w:r w:rsidR="00C075CB">
        <w:rPr>
          <w:lang w:val="en-US"/>
        </w:rPr>
        <w:t>left all the other variables with their default value</w:t>
      </w:r>
      <w:r w:rsidR="001F1A2A">
        <w:rPr>
          <w:lang w:val="en-US"/>
        </w:rPr>
        <w:t>.</w:t>
      </w:r>
      <w:r w:rsidR="00B176FE">
        <w:rPr>
          <w:lang w:val="en-US"/>
        </w:rPr>
        <w:t xml:space="preserve"> To better manage the interaction of boundary </w:t>
      </w:r>
      <w:r w:rsidR="00F56857">
        <w:rPr>
          <w:lang w:val="en-US"/>
        </w:rPr>
        <w:t xml:space="preserve">conditions between </w:t>
      </w:r>
      <w:proofErr w:type="spellStart"/>
      <w:r w:rsidR="00AA0385">
        <w:rPr>
          <w:lang w:val="en-US"/>
        </w:rPr>
        <w:t>OverlandFlow</w:t>
      </w:r>
      <w:proofErr w:type="spellEnd"/>
      <w:r w:rsidR="00AA0385">
        <w:rPr>
          <w:lang w:val="en-US"/>
        </w:rPr>
        <w:t xml:space="preserve"> and </w:t>
      </w:r>
      <w:proofErr w:type="spellStart"/>
      <w:r w:rsidR="00AA0385">
        <w:rPr>
          <w:lang w:val="en-US"/>
        </w:rPr>
        <w:t>riverBedDynamics</w:t>
      </w:r>
      <w:proofErr w:type="spellEnd"/>
      <w:r w:rsidR="00F56857">
        <w:rPr>
          <w:lang w:val="en-US"/>
        </w:rPr>
        <w:t xml:space="preserve"> we added ghost nodes</w:t>
      </w:r>
      <w:r w:rsidR="00FB3EC0">
        <w:rPr>
          <w:lang w:val="en-US"/>
        </w:rPr>
        <w:t xml:space="preserve">, one at the downstream and two and the upstream end. These ghost nodes are </w:t>
      </w:r>
      <w:r w:rsidR="001D17AC">
        <w:rPr>
          <w:lang w:val="en-US"/>
        </w:rPr>
        <w:t xml:space="preserve">used to </w:t>
      </w:r>
      <w:r w:rsidR="001208C3">
        <w:rPr>
          <w:lang w:val="en-US"/>
        </w:rPr>
        <w:t xml:space="preserve">extend the study reach and </w:t>
      </w:r>
      <w:r w:rsidR="0054563B">
        <w:rPr>
          <w:lang w:val="en-US"/>
        </w:rPr>
        <w:t>help reaching</w:t>
      </w:r>
      <w:r w:rsidR="001208C3">
        <w:rPr>
          <w:lang w:val="en-US"/>
        </w:rPr>
        <w:t xml:space="preserve"> uniform flo</w:t>
      </w:r>
      <w:r w:rsidR="0054563B">
        <w:rPr>
          <w:lang w:val="en-US"/>
        </w:rPr>
        <w:t xml:space="preserve">w conditions once a new stable slope has been reached. </w:t>
      </w:r>
      <w:r w:rsidR="001E7C7F">
        <w:rPr>
          <w:lang w:val="en-US"/>
        </w:rPr>
        <w:t xml:space="preserve">The </w:t>
      </w:r>
      <w:r w:rsidR="00336FAB">
        <w:rPr>
          <w:lang w:val="en-US"/>
        </w:rPr>
        <w:t xml:space="preserve">modeled </w:t>
      </w:r>
      <w:r w:rsidR="0062368C">
        <w:rPr>
          <w:lang w:val="en-US"/>
        </w:rPr>
        <w:t>scenario</w:t>
      </w:r>
      <w:r w:rsidR="00336FAB">
        <w:rPr>
          <w:lang w:val="en-US"/>
        </w:rPr>
        <w:t>s</w:t>
      </w:r>
      <w:r w:rsidR="006A0654">
        <w:rPr>
          <w:lang w:val="en-US"/>
        </w:rPr>
        <w:t xml:space="preserve"> </w:t>
      </w:r>
      <w:r w:rsidR="00336FAB">
        <w:rPr>
          <w:lang w:val="en-US"/>
        </w:rPr>
        <w:t>are</w:t>
      </w:r>
      <w:r w:rsidR="006A0654">
        <w:rPr>
          <w:lang w:val="en-US"/>
        </w:rPr>
        <w:t xml:space="preserve"> </w:t>
      </w:r>
      <w:r w:rsidR="001E7C7F">
        <w:rPr>
          <w:lang w:val="en-US"/>
        </w:rPr>
        <w:t>a</w:t>
      </w:r>
      <w:r w:rsidR="00336FAB">
        <w:rPr>
          <w:lang w:val="en-US"/>
        </w:rPr>
        <w:t xml:space="preserve"> purely</w:t>
      </w:r>
      <w:r w:rsidR="006A0654">
        <w:rPr>
          <w:lang w:val="en-US"/>
        </w:rPr>
        <w:t xml:space="preserve"> </w:t>
      </w:r>
      <w:r w:rsidR="001E7C7F">
        <w:rPr>
          <w:lang w:val="en-US"/>
        </w:rPr>
        <w:t xml:space="preserve">aggradation </w:t>
      </w:r>
      <w:r w:rsidR="00336FAB">
        <w:rPr>
          <w:lang w:val="en-US"/>
        </w:rPr>
        <w:t>case</w:t>
      </w:r>
      <w:r w:rsidR="006023C0">
        <w:rPr>
          <w:lang w:val="en-US"/>
        </w:rPr>
        <w:t xml:space="preserve"> in which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m:t>
            </m:r>
          </m:sub>
        </m:sSub>
      </m:oMath>
      <w:r w:rsidR="006E75FB">
        <w:rPr>
          <w:lang w:val="en-US"/>
        </w:rPr>
        <w:t xml:space="preserve"> = 0.0087 m</w:t>
      </w:r>
      <w:r w:rsidR="006E75FB" w:rsidRPr="00424790">
        <w:rPr>
          <w:vertAlign w:val="superscript"/>
          <w:lang w:val="en-US"/>
        </w:rPr>
        <w:t>2</w:t>
      </w:r>
      <w:r w:rsidR="006E75FB">
        <w:rPr>
          <w:lang w:val="en-US"/>
        </w:rPr>
        <w:t>/s</w:t>
      </w:r>
      <w:r w:rsidR="00336FAB">
        <w:rPr>
          <w:lang w:val="en-US"/>
        </w:rPr>
        <w:t xml:space="preserve"> and purely </w:t>
      </w:r>
      <w:r w:rsidR="00B92669">
        <w:rPr>
          <w:lang w:val="en-US"/>
        </w:rPr>
        <w:t xml:space="preserve">degradation </w:t>
      </w:r>
      <w:r w:rsidR="00336FAB">
        <w:rPr>
          <w:lang w:val="en-US"/>
        </w:rPr>
        <w:t>case</w:t>
      </w:r>
      <w:r w:rsidR="006E75FB">
        <w:rPr>
          <w:lang w:val="en-US"/>
        </w:rPr>
        <w:t xml:space="preserve"> where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m:t>
            </m:r>
          </m:sub>
        </m:sSub>
      </m:oMath>
      <w:r w:rsidR="006E75FB">
        <w:rPr>
          <w:lang w:val="en-US"/>
        </w:rPr>
        <w:t xml:space="preserve"> = 0.00</w:t>
      </w:r>
      <w:r w:rsidR="00712D38">
        <w:rPr>
          <w:lang w:val="en-US"/>
        </w:rPr>
        <w:t>12</w:t>
      </w:r>
      <w:r w:rsidR="006E75FB">
        <w:rPr>
          <w:lang w:val="en-US"/>
        </w:rPr>
        <w:t xml:space="preserve"> m</w:t>
      </w:r>
      <w:r w:rsidR="006E75FB" w:rsidRPr="00424790">
        <w:rPr>
          <w:vertAlign w:val="superscript"/>
          <w:lang w:val="en-US"/>
        </w:rPr>
        <w:t>2</w:t>
      </w:r>
      <w:r w:rsidR="006E75FB">
        <w:rPr>
          <w:lang w:val="en-US"/>
        </w:rPr>
        <w:t>/s</w:t>
      </w:r>
      <w:r w:rsidR="00B07BC0">
        <w:rPr>
          <w:lang w:val="en-US"/>
        </w:rPr>
        <w:t xml:space="preserve">. By applying </w:t>
      </w:r>
      <w:r w:rsidR="00B07BC0">
        <w:rPr>
          <w:lang w:val="en-US"/>
        </w:rPr>
        <w:fldChar w:fldCharType="begin"/>
      </w:r>
      <w:r w:rsidR="00B07BC0">
        <w:rPr>
          <w:lang w:val="en-US"/>
        </w:rPr>
        <w:instrText xml:space="preserve"> REF _Ref103949714 </w:instrText>
      </w:r>
      <w:r w:rsidR="00B07BC0">
        <w:rPr>
          <w:lang w:val="en-US"/>
        </w:rPr>
        <w:fldChar w:fldCharType="separate"/>
      </w:r>
      <w:r w:rsidR="00F5136C" w:rsidRPr="0040044E">
        <w:rPr>
          <w:lang w:val="en-US"/>
        </w:rPr>
        <w:t xml:space="preserve">Eq. </w:t>
      </w:r>
      <w:r w:rsidR="00F5136C">
        <w:rPr>
          <w:noProof/>
          <w:lang w:val="en-US"/>
        </w:rPr>
        <w:t>37</w:t>
      </w:r>
      <w:r w:rsidR="00B07BC0">
        <w:rPr>
          <w:lang w:val="en-US"/>
        </w:rPr>
        <w:fldChar w:fldCharType="end"/>
      </w:r>
      <w:r w:rsidR="000B3314">
        <w:rPr>
          <w:lang w:val="en-US"/>
        </w:rPr>
        <w:t>,</w:t>
      </w:r>
      <w:r w:rsidR="00B07BC0">
        <w:rPr>
          <w:lang w:val="en-US"/>
        </w:rPr>
        <w:t xml:space="preserve"> the </w:t>
      </w:r>
      <w:r w:rsidR="00657706">
        <w:rPr>
          <w:lang w:val="en-US"/>
        </w:rPr>
        <w:t xml:space="preserve">equilibrium slope </w:t>
      </w:r>
      <w:r w:rsidR="00162F24">
        <w:rPr>
          <w:lang w:val="en-US"/>
        </w:rPr>
        <w:t xml:space="preserve">for </w:t>
      </w:r>
      <w:r w:rsidR="00F44250">
        <w:rPr>
          <w:lang w:val="en-US"/>
        </w:rPr>
        <w:t xml:space="preserve">both scenarios </w:t>
      </w:r>
      <w:r w:rsidR="00CD0883">
        <w:rPr>
          <w:lang w:val="en-US"/>
        </w:rPr>
        <w:t>are</w:t>
      </w:r>
      <w:r w:rsidR="00F44250">
        <w:rPr>
          <w:lang w:val="en-US"/>
        </w:rPr>
        <w:t xml:space="preserve"> 0.025 and 0.010, respectively.</w:t>
      </w:r>
    </w:p>
    <w:p w14:paraId="5FDC3805" w14:textId="77777777" w:rsidR="002C6122" w:rsidRDefault="002C6122" w:rsidP="002A2537">
      <w:pPr>
        <w:rPr>
          <w:lang w:val="en-US"/>
        </w:rPr>
      </w:pPr>
    </w:p>
    <w:p w14:paraId="34962C46" w14:textId="21547266" w:rsidR="007A4D5B" w:rsidRDefault="000A0840" w:rsidP="002A2537">
      <w:pPr>
        <w:rPr>
          <w:lang w:val="en-US"/>
        </w:rPr>
      </w:pPr>
      <w:r>
        <w:rPr>
          <w:lang w:val="en-US"/>
        </w:rPr>
        <w:lastRenderedPageBreak/>
        <w:t xml:space="preserve">We run each case for 120 days and </w:t>
      </w:r>
      <w:r w:rsidR="004917CE">
        <w:rPr>
          <w:lang w:val="en-US"/>
        </w:rPr>
        <w:t>compared</w:t>
      </w:r>
      <w:r w:rsidR="006E05DB">
        <w:rPr>
          <w:lang w:val="en-US"/>
        </w:rPr>
        <w:t xml:space="preserve"> the predicted </w:t>
      </w:r>
      <w:r w:rsidR="003866AA">
        <w:rPr>
          <w:lang w:val="en-US"/>
        </w:rPr>
        <w:t>and analytical bed slopes</w:t>
      </w:r>
      <w:r w:rsidR="006C4949">
        <w:rPr>
          <w:lang w:val="en-US"/>
        </w:rPr>
        <w:t xml:space="preserve"> in both cases</w:t>
      </w:r>
      <w:r w:rsidR="00105FD2">
        <w:rPr>
          <w:lang w:val="en-US"/>
        </w:rPr>
        <w:t xml:space="preserve"> at the end of the simulation. </w:t>
      </w:r>
      <w:r w:rsidR="00B43BF5">
        <w:rPr>
          <w:lang w:val="en-US"/>
        </w:rPr>
        <w:t xml:space="preserve">We chose </w:t>
      </w:r>
      <w:r w:rsidR="00FD1A8B">
        <w:rPr>
          <w:lang w:val="en-US"/>
        </w:rPr>
        <w:t xml:space="preserve">120 days as comparing point because the </w:t>
      </w:r>
      <w:r w:rsidR="00E24D21">
        <w:rPr>
          <w:lang w:val="en-US"/>
        </w:rPr>
        <w:t xml:space="preserve">rate at which the bed </w:t>
      </w:r>
      <w:r w:rsidR="007A4D5B">
        <w:rPr>
          <w:lang w:val="en-US"/>
        </w:rPr>
        <w:t xml:space="preserve">elevations </w:t>
      </w:r>
      <w:r w:rsidR="00E24D21">
        <w:rPr>
          <w:lang w:val="en-US"/>
        </w:rPr>
        <w:t>were changing were relatively small</w:t>
      </w:r>
      <w:r w:rsidR="007A4D5B">
        <w:rPr>
          <w:lang w:val="en-US"/>
        </w:rPr>
        <w:t xml:space="preserve">. </w:t>
      </w:r>
      <w:commentRangeStart w:id="203"/>
      <w:r w:rsidR="007A4D5B">
        <w:rPr>
          <w:lang w:val="en-US"/>
        </w:rPr>
        <w:t xml:space="preserve">Considering the </w:t>
      </w:r>
      <w:r w:rsidR="004014FA">
        <w:rPr>
          <w:lang w:val="en-US"/>
        </w:rPr>
        <w:t xml:space="preserve">changes </w:t>
      </w:r>
      <w:r w:rsidR="00874AE4">
        <w:rPr>
          <w:lang w:val="en-US"/>
        </w:rPr>
        <w:t>in the last 10 days of simulation</w:t>
      </w:r>
      <w:r w:rsidR="004014FA">
        <w:rPr>
          <w:lang w:val="en-US"/>
        </w:rPr>
        <w:t xml:space="preserve"> the aggradation case </w:t>
      </w:r>
      <w:r w:rsidR="003A75D1">
        <w:rPr>
          <w:lang w:val="en-US"/>
        </w:rPr>
        <w:t xml:space="preserve">had an increase of </w:t>
      </w:r>
      <w:r w:rsidR="00300FE2">
        <w:rPr>
          <w:lang w:val="en-US"/>
        </w:rPr>
        <w:t>9</w:t>
      </w:r>
      <w:r w:rsidR="00FF078B">
        <w:rPr>
          <w:rFonts w:ascii="Calibri" w:hAnsi="Calibri" w:cs="Calibri"/>
          <w:lang w:val="en-US"/>
        </w:rPr>
        <w:t>·</w:t>
      </w:r>
      <w:r w:rsidR="00FF078B">
        <w:rPr>
          <w:lang w:val="en-US"/>
        </w:rPr>
        <w:t>10</w:t>
      </w:r>
      <w:r w:rsidR="00FF078B" w:rsidRPr="00FF078B">
        <w:rPr>
          <w:vertAlign w:val="superscript"/>
          <w:lang w:val="en-US"/>
        </w:rPr>
        <w:t>-</w:t>
      </w:r>
      <w:r w:rsidR="00300FE2">
        <w:rPr>
          <w:vertAlign w:val="superscript"/>
          <w:lang w:val="en-US"/>
        </w:rPr>
        <w:t>5</w:t>
      </w:r>
      <w:r w:rsidR="003A75D1">
        <w:rPr>
          <w:lang w:val="en-US"/>
        </w:rPr>
        <w:t xml:space="preserve"> m</w:t>
      </w:r>
      <w:r w:rsidR="00BF2D30">
        <w:rPr>
          <w:lang w:val="en-US"/>
        </w:rPr>
        <w:t xml:space="preserve">/day and the </w:t>
      </w:r>
      <w:r w:rsidR="00411DDF">
        <w:rPr>
          <w:lang w:val="en-US"/>
        </w:rPr>
        <w:t xml:space="preserve">degradation </w:t>
      </w:r>
      <w:r w:rsidR="00B24B21">
        <w:rPr>
          <w:lang w:val="en-US"/>
        </w:rPr>
        <w:t xml:space="preserve">case </w:t>
      </w:r>
      <w:r w:rsidR="00411DDF">
        <w:rPr>
          <w:lang w:val="en-US"/>
        </w:rPr>
        <w:t xml:space="preserve">a decrease of </w:t>
      </w:r>
      <w:r w:rsidR="00AA2A39">
        <w:rPr>
          <w:lang w:val="en-US"/>
        </w:rPr>
        <w:t>4</w:t>
      </w:r>
      <w:r w:rsidR="00AA2A39">
        <w:rPr>
          <w:rFonts w:ascii="Calibri" w:hAnsi="Calibri" w:cs="Calibri"/>
          <w:lang w:val="en-US"/>
        </w:rPr>
        <w:t>·</w:t>
      </w:r>
      <w:r w:rsidR="00AA2A39">
        <w:rPr>
          <w:lang w:val="en-US"/>
        </w:rPr>
        <w:t>10</w:t>
      </w:r>
      <w:r w:rsidR="00AA2A39" w:rsidRPr="00FF078B">
        <w:rPr>
          <w:vertAlign w:val="superscript"/>
          <w:lang w:val="en-US"/>
        </w:rPr>
        <w:t>-</w:t>
      </w:r>
      <w:r w:rsidR="00AA2A39">
        <w:rPr>
          <w:vertAlign w:val="superscript"/>
          <w:lang w:val="en-US"/>
        </w:rPr>
        <w:t>4</w:t>
      </w:r>
      <w:r w:rsidR="00F33C45">
        <w:rPr>
          <w:vertAlign w:val="superscript"/>
          <w:lang w:val="en-US"/>
        </w:rPr>
        <w:t xml:space="preserve"> </w:t>
      </w:r>
      <w:r w:rsidR="00F33C45">
        <w:rPr>
          <w:lang w:val="en-US"/>
        </w:rPr>
        <w:t>m/day</w:t>
      </w:r>
      <w:commentRangeEnd w:id="203"/>
      <w:r w:rsidR="00445005">
        <w:rPr>
          <w:rStyle w:val="CommentReference"/>
        </w:rPr>
        <w:commentReference w:id="203"/>
      </w:r>
      <w:r w:rsidR="00AA2A39">
        <w:rPr>
          <w:lang w:val="en-US"/>
        </w:rPr>
        <w:t>. We considered th</w:t>
      </w:r>
      <w:r w:rsidR="00DC12E5">
        <w:rPr>
          <w:lang w:val="en-US"/>
        </w:rPr>
        <w:t xml:space="preserve">ese rates small enough to </w:t>
      </w:r>
      <w:r w:rsidR="008F0925">
        <w:rPr>
          <w:lang w:val="en-US"/>
        </w:rPr>
        <w:t xml:space="preserve">be representative of an equilibrium condition. </w:t>
      </w:r>
    </w:p>
    <w:p w14:paraId="3FB56A5A" w14:textId="77777777" w:rsidR="00B24B21" w:rsidRDefault="00B24B21" w:rsidP="002A2537">
      <w:pPr>
        <w:rPr>
          <w:lang w:val="en-US"/>
        </w:rPr>
      </w:pPr>
    </w:p>
    <w:p w14:paraId="77D4D72A" w14:textId="5EBE8CDD" w:rsidR="000A0840" w:rsidRPr="00276D03" w:rsidRDefault="00FC04BB" w:rsidP="002A2537">
      <w:pPr>
        <w:rPr>
          <w:lang w:val="en-US"/>
        </w:rPr>
      </w:pPr>
      <w:r>
        <w:rPr>
          <w:lang w:val="en-US"/>
        </w:rPr>
        <w:t xml:space="preserve">In the </w:t>
      </w:r>
      <w:r w:rsidR="002C6122">
        <w:rPr>
          <w:lang w:val="en-US"/>
        </w:rPr>
        <w:t xml:space="preserve">aggradation case our </w:t>
      </w:r>
      <w:r w:rsidR="002263B1">
        <w:rPr>
          <w:lang w:val="en-US"/>
        </w:rPr>
        <w:t>LEM</w:t>
      </w:r>
      <w:r w:rsidR="002C6122">
        <w:rPr>
          <w:lang w:val="en-US"/>
        </w:rPr>
        <w:t xml:space="preserve"> predicts a</w:t>
      </w:r>
      <w:r w:rsidR="00B8677E">
        <w:rPr>
          <w:lang w:val="en-US"/>
        </w:rPr>
        <w:t>n</w:t>
      </w:r>
      <w:r w:rsidR="00F33C45">
        <w:rPr>
          <w:lang w:val="en-US"/>
        </w:rPr>
        <w:t xml:space="preserve"> </w:t>
      </w:r>
      <m:oMath>
        <m:r>
          <w:rPr>
            <w:rFonts w:ascii="Cambria Math" w:hAnsi="Cambria Math"/>
            <w:lang w:val="en-US"/>
          </w:rPr>
          <m:t>S</m:t>
        </m:r>
      </m:oMath>
      <w:r w:rsidR="00F33C45">
        <w:rPr>
          <w:lang w:val="en-US"/>
        </w:rPr>
        <w:t xml:space="preserve"> equal to </w:t>
      </w:r>
      <w:r w:rsidR="007121F6">
        <w:rPr>
          <w:lang w:val="en-US"/>
        </w:rPr>
        <w:t>0.0251 (</w:t>
      </w:r>
      <w:r w:rsidR="00DA5C70">
        <w:rPr>
          <w:lang w:val="en-US"/>
        </w:rPr>
        <w:t xml:space="preserve">percentage </w:t>
      </w:r>
      <w:r w:rsidR="007121F6">
        <w:rPr>
          <w:lang w:val="en-US"/>
        </w:rPr>
        <w:t>error of 0.3</w:t>
      </w:r>
      <w:r w:rsidR="00237B65">
        <w:rPr>
          <w:lang w:val="en-US"/>
        </w:rPr>
        <w:t>2</w:t>
      </w:r>
      <w:r w:rsidR="007121F6">
        <w:rPr>
          <w:lang w:val="en-US"/>
        </w:rPr>
        <w:t xml:space="preserve"> %)</w:t>
      </w:r>
      <w:r w:rsidR="00ED1589">
        <w:rPr>
          <w:lang w:val="en-US"/>
        </w:rPr>
        <w:t>,</w:t>
      </w:r>
      <w:r w:rsidR="007121F6">
        <w:rPr>
          <w:lang w:val="en-US"/>
        </w:rPr>
        <w:t xml:space="preserve"> the </w:t>
      </w:r>
      <w:r w:rsidR="00F11332">
        <w:rPr>
          <w:lang w:val="en-US"/>
        </w:rPr>
        <w:t>degradation</w:t>
      </w:r>
      <w:r w:rsidR="007121F6">
        <w:rPr>
          <w:lang w:val="en-US"/>
        </w:rPr>
        <w:t xml:space="preserve"> case </w:t>
      </w:r>
      <w:r w:rsidR="00ED1589">
        <w:rPr>
          <w:lang w:val="en-US"/>
        </w:rPr>
        <w:t>had a</w:t>
      </w:r>
      <w:r w:rsidR="00B8677E">
        <w:rPr>
          <w:lang w:val="en-US"/>
        </w:rPr>
        <w:t>n</w:t>
      </w:r>
      <w:r w:rsidR="00ED1589">
        <w:rPr>
          <w:lang w:val="en-US"/>
        </w:rPr>
        <w:t xml:space="preserve"> </w:t>
      </w:r>
      <m:oMath>
        <m:r>
          <w:rPr>
            <w:rFonts w:ascii="Cambria Math" w:hAnsi="Cambria Math"/>
            <w:lang w:val="en-US"/>
          </w:rPr>
          <m:t>S</m:t>
        </m:r>
      </m:oMath>
      <w:r w:rsidR="00ED1589">
        <w:rPr>
          <w:lang w:val="en-US"/>
        </w:rPr>
        <w:t xml:space="preserve"> </w:t>
      </w:r>
      <w:r w:rsidR="00B8677E">
        <w:rPr>
          <w:lang w:val="en-US"/>
        </w:rPr>
        <w:t xml:space="preserve">of </w:t>
      </w:r>
      <w:r w:rsidR="00ED1589">
        <w:rPr>
          <w:lang w:val="en-US"/>
        </w:rPr>
        <w:t>0.0</w:t>
      </w:r>
      <w:r w:rsidR="00B8677E">
        <w:rPr>
          <w:lang w:val="en-US"/>
        </w:rPr>
        <w:t>10</w:t>
      </w:r>
      <w:r w:rsidR="00ED1589">
        <w:rPr>
          <w:lang w:val="en-US"/>
        </w:rPr>
        <w:t>1 (</w:t>
      </w:r>
      <w:r w:rsidR="00DA5C70">
        <w:rPr>
          <w:lang w:val="en-US"/>
        </w:rPr>
        <w:t xml:space="preserve">percentage </w:t>
      </w:r>
      <w:r w:rsidR="00ED1589">
        <w:rPr>
          <w:lang w:val="en-US"/>
        </w:rPr>
        <w:t xml:space="preserve">error of </w:t>
      </w:r>
      <w:r w:rsidR="00011E8A">
        <w:rPr>
          <w:lang w:val="en-US"/>
        </w:rPr>
        <w:t>1.439</w:t>
      </w:r>
      <w:r w:rsidR="00ED1589">
        <w:rPr>
          <w:lang w:val="en-US"/>
        </w:rPr>
        <w:t xml:space="preserve"> %)</w:t>
      </w:r>
      <w:r w:rsidR="0032652A">
        <w:rPr>
          <w:lang w:val="en-US"/>
        </w:rPr>
        <w:t xml:space="preserve">. </w:t>
      </w:r>
      <w:r w:rsidR="00A354CC">
        <w:rPr>
          <w:lang w:val="en-US"/>
        </w:rPr>
        <w:t xml:space="preserve">Locally, the major </w:t>
      </w:r>
      <w:r w:rsidR="004B4F03">
        <w:rPr>
          <w:lang w:val="en-US"/>
        </w:rPr>
        <w:t xml:space="preserve">differences </w:t>
      </w:r>
      <w:r w:rsidR="00990B5E">
        <w:rPr>
          <w:lang w:val="en-US"/>
        </w:rPr>
        <w:t xml:space="preserve">between the predicted and analytical bed elevation </w:t>
      </w:r>
      <w:r w:rsidR="00805434">
        <w:rPr>
          <w:lang w:val="en-US"/>
        </w:rPr>
        <w:t xml:space="preserve">are found in the </w:t>
      </w:r>
      <w:r w:rsidR="00DE1D9D">
        <w:rPr>
          <w:lang w:val="en-US"/>
        </w:rPr>
        <w:t>upstream region</w:t>
      </w:r>
      <w:r w:rsidR="00C15B8F">
        <w:rPr>
          <w:lang w:val="en-US"/>
        </w:rPr>
        <w:t>, near where the sediment supply is imposed.</w:t>
      </w:r>
      <w:r w:rsidR="00990B5E">
        <w:rPr>
          <w:lang w:val="en-US"/>
        </w:rPr>
        <w:t xml:space="preserve"> </w:t>
      </w:r>
      <w:r w:rsidR="00C15B8F">
        <w:rPr>
          <w:lang w:val="en-US"/>
        </w:rPr>
        <w:t>The maximum local differences are 0.1</w:t>
      </w:r>
      <w:r w:rsidR="00DE7C8D">
        <w:rPr>
          <w:lang w:val="en-US"/>
        </w:rPr>
        <w:t>36</w:t>
      </w:r>
      <w:r w:rsidR="00C15B8F">
        <w:rPr>
          <w:lang w:val="en-US"/>
        </w:rPr>
        <w:t xml:space="preserve"> m for the aggradation case and </w:t>
      </w:r>
      <w:r w:rsidR="00D12CED">
        <w:rPr>
          <w:lang w:val="en-US"/>
        </w:rPr>
        <w:t>0.</w:t>
      </w:r>
      <w:r w:rsidR="00DE7C8D">
        <w:rPr>
          <w:lang w:val="en-US"/>
        </w:rPr>
        <w:t>200</w:t>
      </w:r>
      <w:r w:rsidR="00D12CED">
        <w:rPr>
          <w:lang w:val="en-US"/>
        </w:rPr>
        <w:t xml:space="preserve"> m for the degradation scenario</w:t>
      </w:r>
      <w:r w:rsidR="002D2236">
        <w:rPr>
          <w:lang w:val="en-US"/>
        </w:rPr>
        <w:t xml:space="preserve"> (</w:t>
      </w:r>
      <w:r w:rsidR="002D2236">
        <w:rPr>
          <w:lang w:val="en-US"/>
        </w:rPr>
        <w:fldChar w:fldCharType="begin"/>
      </w:r>
      <w:r w:rsidR="002D2236">
        <w:rPr>
          <w:lang w:val="en-US"/>
        </w:rPr>
        <w:instrText xml:space="preserve"> REF _Ref105178901 </w:instrText>
      </w:r>
      <w:r w:rsidR="002D2236">
        <w:rPr>
          <w:lang w:val="en-US"/>
        </w:rPr>
        <w:fldChar w:fldCharType="separate"/>
      </w:r>
      <w:r w:rsidR="00F5136C" w:rsidRPr="00F11948">
        <w:rPr>
          <w:lang w:val="en-US"/>
        </w:rPr>
        <w:t xml:space="preserve">Figure </w:t>
      </w:r>
      <w:r w:rsidR="00F5136C">
        <w:rPr>
          <w:noProof/>
          <w:lang w:val="en-US"/>
        </w:rPr>
        <w:t>7</w:t>
      </w:r>
      <w:r w:rsidR="002D2236">
        <w:rPr>
          <w:lang w:val="en-US"/>
        </w:rPr>
        <w:fldChar w:fldCharType="end"/>
      </w:r>
      <w:r w:rsidR="002D2236">
        <w:rPr>
          <w:lang w:val="en-US"/>
        </w:rPr>
        <w:t>)</w:t>
      </w:r>
      <w:r w:rsidR="00D12CED">
        <w:rPr>
          <w:lang w:val="en-US"/>
        </w:rPr>
        <w:t xml:space="preserve">. </w:t>
      </w:r>
      <w:r w:rsidR="002D2236">
        <w:rPr>
          <w:lang w:val="en-US"/>
        </w:rPr>
        <w:t>The</w:t>
      </w:r>
      <w:r w:rsidR="00670A96">
        <w:rPr>
          <w:lang w:val="en-US"/>
        </w:rPr>
        <w:t xml:space="preserve"> small percentage error </w:t>
      </w:r>
      <w:r w:rsidR="002D2236">
        <w:rPr>
          <w:lang w:val="en-US"/>
        </w:rPr>
        <w:t xml:space="preserve">and </w:t>
      </w:r>
      <w:commentRangeStart w:id="204"/>
      <w:r w:rsidR="002D2236">
        <w:rPr>
          <w:lang w:val="en-US"/>
        </w:rPr>
        <w:t xml:space="preserve">how the </w:t>
      </w:r>
      <w:r w:rsidR="00C768F5">
        <w:rPr>
          <w:lang w:val="en-US"/>
        </w:rPr>
        <w:t xml:space="preserve">general tendency of the local surface elevation </w:t>
      </w:r>
      <w:commentRangeEnd w:id="204"/>
      <w:r w:rsidR="00445005">
        <w:rPr>
          <w:rStyle w:val="CommentReference"/>
        </w:rPr>
        <w:commentReference w:id="204"/>
      </w:r>
      <w:r w:rsidR="00C768F5">
        <w:rPr>
          <w:lang w:val="en-US"/>
        </w:rPr>
        <w:t>(</w:t>
      </w:r>
      <w:r w:rsidR="00C768F5">
        <w:rPr>
          <w:lang w:val="en-US"/>
        </w:rPr>
        <w:fldChar w:fldCharType="begin"/>
      </w:r>
      <w:r w:rsidR="00C768F5">
        <w:rPr>
          <w:lang w:val="en-US"/>
        </w:rPr>
        <w:instrText xml:space="preserve"> REF _Ref105178901 </w:instrText>
      </w:r>
      <w:r w:rsidR="00C768F5">
        <w:rPr>
          <w:lang w:val="en-US"/>
        </w:rPr>
        <w:fldChar w:fldCharType="separate"/>
      </w:r>
      <w:r w:rsidR="00F5136C" w:rsidRPr="00F11948">
        <w:rPr>
          <w:lang w:val="en-US"/>
        </w:rPr>
        <w:t xml:space="preserve">Figure </w:t>
      </w:r>
      <w:r w:rsidR="00F5136C">
        <w:rPr>
          <w:noProof/>
          <w:lang w:val="en-US"/>
        </w:rPr>
        <w:t>7</w:t>
      </w:r>
      <w:r w:rsidR="00C768F5">
        <w:rPr>
          <w:lang w:val="en-US"/>
        </w:rPr>
        <w:fldChar w:fldCharType="end"/>
      </w:r>
      <w:r w:rsidR="00C768F5">
        <w:rPr>
          <w:lang w:val="en-US"/>
        </w:rPr>
        <w:t xml:space="preserve">) </w:t>
      </w:r>
      <w:r w:rsidR="00670A96">
        <w:rPr>
          <w:lang w:val="en-US"/>
        </w:rPr>
        <w:t xml:space="preserve">suggest that our component is </w:t>
      </w:r>
      <w:del w:id="205" w:author="Anderson, Samuel R" w:date="2022-07-31T21:31:00Z">
        <w:r w:rsidR="00670A96" w:rsidDel="00445005">
          <w:rPr>
            <w:lang w:val="en-US"/>
          </w:rPr>
          <w:delText xml:space="preserve">capable </w:delText>
        </w:r>
      </w:del>
      <w:ins w:id="206" w:author="Anderson, Samuel R" w:date="2022-07-31T21:31:00Z">
        <w:r w:rsidR="00445005">
          <w:rPr>
            <w:lang w:val="en-US"/>
          </w:rPr>
          <w:t>able</w:t>
        </w:r>
        <w:r w:rsidR="00445005">
          <w:rPr>
            <w:lang w:val="en-US"/>
          </w:rPr>
          <w:t xml:space="preserve"> </w:t>
        </w:r>
      </w:ins>
      <w:r w:rsidR="00670A96">
        <w:rPr>
          <w:lang w:val="en-US"/>
        </w:rPr>
        <w:t xml:space="preserve">to accurately predict </w:t>
      </w:r>
      <w:r w:rsidR="008C2B98">
        <w:rPr>
          <w:lang w:val="en-US"/>
        </w:rPr>
        <w:t>changes in bed elevation.</w:t>
      </w:r>
      <w:r w:rsidR="00AD5990">
        <w:rPr>
          <w:lang w:val="en-US"/>
        </w:rPr>
        <w:t xml:space="preserve"> </w:t>
      </w:r>
    </w:p>
    <w:p w14:paraId="7DA54C64" w14:textId="16CD203D" w:rsidR="00675DAF" w:rsidRDefault="00E44006" w:rsidP="00AE414D">
      <w:pPr>
        <w:jc w:val="center"/>
        <w:rPr>
          <w:lang w:val="en-US"/>
        </w:rPr>
      </w:pPr>
      <w:r w:rsidRPr="00E44006">
        <w:rPr>
          <w:noProof/>
          <w:lang w:val="en-US"/>
        </w:rPr>
        <w:drawing>
          <wp:inline distT="0" distB="0" distL="0" distR="0" wp14:anchorId="565A7E14" wp14:editId="4E3AE981">
            <wp:extent cx="6372225" cy="2247265"/>
            <wp:effectExtent l="0" t="0" r="9525" b="635"/>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8"/>
                    <a:stretch>
                      <a:fillRect/>
                    </a:stretch>
                  </pic:blipFill>
                  <pic:spPr>
                    <a:xfrm>
                      <a:off x="0" y="0"/>
                      <a:ext cx="6372225" cy="2247265"/>
                    </a:xfrm>
                    <a:prstGeom prst="rect">
                      <a:avLst/>
                    </a:prstGeom>
                  </pic:spPr>
                </pic:pic>
              </a:graphicData>
            </a:graphic>
          </wp:inline>
        </w:drawing>
      </w:r>
    </w:p>
    <w:p w14:paraId="6D16AB29" w14:textId="1A1EEE28" w:rsidR="00AE414D" w:rsidRDefault="00AE414D" w:rsidP="00AE414D">
      <w:pPr>
        <w:pStyle w:val="Caption"/>
        <w:rPr>
          <w:lang w:val="en-US"/>
        </w:rPr>
      </w:pPr>
      <w:bookmarkStart w:id="207" w:name="_Ref105178901"/>
      <w:r w:rsidRPr="00F11948">
        <w:rPr>
          <w:lang w:val="en-US"/>
        </w:rPr>
        <w:t xml:space="preserve">Figure </w:t>
      </w:r>
      <w:r w:rsidRPr="00F11948">
        <w:rPr>
          <w:lang w:val="en-US"/>
        </w:rPr>
        <w:fldChar w:fldCharType="begin"/>
      </w:r>
      <w:r w:rsidRPr="00F11948">
        <w:rPr>
          <w:lang w:val="en-US"/>
        </w:rPr>
        <w:instrText xml:space="preserve"> SEQ Figure \* ARABIC </w:instrText>
      </w:r>
      <w:r w:rsidRPr="00F11948">
        <w:rPr>
          <w:lang w:val="en-US"/>
        </w:rPr>
        <w:fldChar w:fldCharType="separate"/>
      </w:r>
      <w:r w:rsidR="00C83179">
        <w:rPr>
          <w:noProof/>
          <w:lang w:val="en-US"/>
        </w:rPr>
        <w:t>7</w:t>
      </w:r>
      <w:r w:rsidRPr="00F11948">
        <w:rPr>
          <w:lang w:val="en-US"/>
        </w:rPr>
        <w:fldChar w:fldCharType="end"/>
      </w:r>
      <w:bookmarkEnd w:id="207"/>
      <w:r w:rsidRPr="00F11948">
        <w:rPr>
          <w:lang w:val="en-US"/>
        </w:rPr>
        <w:t xml:space="preserve">: </w:t>
      </w:r>
      <w:r w:rsidR="00F83D1D" w:rsidRPr="00F11948">
        <w:rPr>
          <w:lang w:val="en-US"/>
        </w:rPr>
        <w:t>Changes in b</w:t>
      </w:r>
      <w:r w:rsidR="00B6061B" w:rsidRPr="00F11948">
        <w:rPr>
          <w:lang w:val="en-US"/>
        </w:rPr>
        <w:t xml:space="preserve">ed surface elevation </w:t>
      </w:r>
      <w:r w:rsidR="00C55F08" w:rsidRPr="00F11948">
        <w:rPr>
          <w:lang w:val="en-US"/>
        </w:rPr>
        <w:t>for a case</w:t>
      </w:r>
      <w:r w:rsidR="009C2D1C" w:rsidRPr="00F11948">
        <w:rPr>
          <w:lang w:val="en-US"/>
        </w:rPr>
        <w:t xml:space="preserve"> of a) </w:t>
      </w:r>
      <w:r w:rsidR="00302E6A" w:rsidRPr="00F11948">
        <w:rPr>
          <w:lang w:val="en-US"/>
        </w:rPr>
        <w:t xml:space="preserve">pure aggradation and b) pure </w:t>
      </w:r>
      <w:r w:rsidR="0078042C" w:rsidRPr="00F11948">
        <w:rPr>
          <w:lang w:val="en-US"/>
        </w:rPr>
        <w:t xml:space="preserve">degradation. </w:t>
      </w:r>
      <w:r w:rsidR="001834FB" w:rsidRPr="00F11948">
        <w:rPr>
          <w:lang w:val="en-US"/>
        </w:rPr>
        <w:t>The analytical solution</w:t>
      </w:r>
      <w:r w:rsidR="00F11948">
        <w:rPr>
          <w:lang w:val="en-US"/>
        </w:rPr>
        <w:t xml:space="preserve"> corresponds to the equilibrium slope given by </w:t>
      </w:r>
      <w:r w:rsidR="00F11948">
        <w:rPr>
          <w:lang w:val="en-US"/>
        </w:rPr>
        <w:fldChar w:fldCharType="begin"/>
      </w:r>
      <w:r w:rsidR="00F11948">
        <w:rPr>
          <w:lang w:val="en-US"/>
        </w:rPr>
        <w:instrText xml:space="preserve"> REF _Ref103949714 </w:instrText>
      </w:r>
      <w:r w:rsidR="00F11948">
        <w:rPr>
          <w:lang w:val="en-US"/>
        </w:rPr>
        <w:fldChar w:fldCharType="separate"/>
      </w:r>
      <w:r w:rsidR="00F5136C" w:rsidRPr="0040044E">
        <w:rPr>
          <w:lang w:val="en-US"/>
        </w:rPr>
        <w:t xml:space="preserve">Eq. </w:t>
      </w:r>
      <w:r w:rsidR="00F5136C">
        <w:rPr>
          <w:noProof/>
          <w:lang w:val="en-US"/>
        </w:rPr>
        <w:t>37</w:t>
      </w:r>
      <w:r w:rsidR="00F11948">
        <w:rPr>
          <w:lang w:val="en-US"/>
        </w:rPr>
        <w:fldChar w:fldCharType="end"/>
      </w:r>
      <w:r w:rsidR="004917CE">
        <w:rPr>
          <w:lang w:val="en-US"/>
        </w:rPr>
        <w:t xml:space="preserve">. </w:t>
      </w:r>
      <w:r w:rsidR="00437EBC">
        <w:rPr>
          <w:lang w:val="en-US"/>
        </w:rPr>
        <w:t xml:space="preserve">Only one point or elevation per cell </w:t>
      </w:r>
      <w:r w:rsidR="00106043">
        <w:rPr>
          <w:lang w:val="en-US"/>
        </w:rPr>
        <w:t>wa</w:t>
      </w:r>
      <w:r w:rsidR="00437EBC">
        <w:rPr>
          <w:lang w:val="en-US"/>
        </w:rPr>
        <w:t xml:space="preserve">s used for </w:t>
      </w:r>
      <w:r w:rsidR="00332EAE">
        <w:rPr>
          <w:lang w:val="en-US"/>
        </w:rPr>
        <w:t>plotting</w:t>
      </w:r>
      <w:r w:rsidR="00437EBC">
        <w:rPr>
          <w:lang w:val="en-US"/>
        </w:rPr>
        <w:t>.</w:t>
      </w:r>
      <w:r w:rsidR="0031505C">
        <w:rPr>
          <w:lang w:val="en-US"/>
        </w:rPr>
        <w:t xml:space="preserve"> </w:t>
      </w:r>
      <w:r w:rsidR="0032652A">
        <w:rPr>
          <w:lang w:val="en-US"/>
        </w:rPr>
        <w:t>The small d</w:t>
      </w:r>
      <w:r w:rsidR="0031505C">
        <w:rPr>
          <w:lang w:val="en-US"/>
        </w:rPr>
        <w:t xml:space="preserve">ifferences in bed elevation after 40 and 120 days indicate that the systems are </w:t>
      </w:r>
      <w:r w:rsidR="0032652A">
        <w:rPr>
          <w:lang w:val="en-US"/>
        </w:rPr>
        <w:t>achieving</w:t>
      </w:r>
      <w:r w:rsidR="0031505C">
        <w:rPr>
          <w:lang w:val="en-US"/>
        </w:rPr>
        <w:t xml:space="preserve"> an equilibrium state.</w:t>
      </w:r>
    </w:p>
    <w:p w14:paraId="045A928C" w14:textId="1D17B026" w:rsidR="001843B6" w:rsidRDefault="00F21D89" w:rsidP="001843B6">
      <w:pPr>
        <w:rPr>
          <w:lang w:val="en-US"/>
        </w:rPr>
      </w:pPr>
      <w:r>
        <w:rPr>
          <w:lang w:val="en-US"/>
        </w:rPr>
        <w:t xml:space="preserve">We analyzed the sensitivity of our results </w:t>
      </w:r>
      <w:r w:rsidR="00EA3912">
        <w:rPr>
          <w:lang w:val="en-US"/>
        </w:rPr>
        <w:t xml:space="preserve">to the mesh size </w:t>
      </w:r>
      <w:r w:rsidR="001F7C9A">
        <w:rPr>
          <w:lang w:val="en-US"/>
        </w:rPr>
        <w:t>in the pure aggradation case</w:t>
      </w:r>
      <w:r w:rsidR="00A21712">
        <w:rPr>
          <w:lang w:val="en-US"/>
        </w:rPr>
        <w:t xml:space="preserve"> by comparing the </w:t>
      </w:r>
      <w:r w:rsidR="00025745">
        <w:rPr>
          <w:lang w:val="en-US"/>
        </w:rPr>
        <w:t>bed elevation after 120 days of simulation</w:t>
      </w:r>
      <w:r w:rsidR="00B248CD">
        <w:rPr>
          <w:lang w:val="en-US"/>
        </w:rPr>
        <w:t xml:space="preserve"> </w:t>
      </w:r>
      <w:r w:rsidR="00FA20F1">
        <w:rPr>
          <w:lang w:val="en-US"/>
        </w:rPr>
        <w:t>using meshe</w:t>
      </w:r>
      <w:r w:rsidR="00F05A23">
        <w:rPr>
          <w:lang w:val="en-US"/>
        </w:rPr>
        <w:t>s</w:t>
      </w:r>
      <w:r w:rsidR="00FA20F1">
        <w:rPr>
          <w:lang w:val="en-US"/>
        </w:rPr>
        <w:t xml:space="preserve"> with half and a quarter of the size of the </w:t>
      </w:r>
      <w:r w:rsidR="002B18F5">
        <w:rPr>
          <w:lang w:val="en-US"/>
        </w:rPr>
        <w:t>beforementioned case</w:t>
      </w:r>
      <w:r w:rsidR="00216F80">
        <w:rPr>
          <w:lang w:val="en-US"/>
        </w:rPr>
        <w:t xml:space="preserve"> (</w:t>
      </w:r>
      <w:r w:rsidR="00216F80">
        <w:rPr>
          <w:lang w:val="en-US"/>
        </w:rPr>
        <w:fldChar w:fldCharType="begin"/>
      </w:r>
      <w:r w:rsidR="00216F80">
        <w:rPr>
          <w:lang w:val="en-US"/>
        </w:rPr>
        <w:instrText xml:space="preserve"> REF _Ref105690701 </w:instrText>
      </w:r>
      <w:r w:rsidR="00216F80">
        <w:rPr>
          <w:lang w:val="en-US"/>
        </w:rPr>
        <w:fldChar w:fldCharType="separate"/>
      </w:r>
      <w:r w:rsidR="00F5136C" w:rsidRPr="00F11948">
        <w:rPr>
          <w:lang w:val="en-US"/>
        </w:rPr>
        <w:t xml:space="preserve">Figure </w:t>
      </w:r>
      <w:r w:rsidR="00F5136C">
        <w:rPr>
          <w:noProof/>
          <w:lang w:val="en-US"/>
        </w:rPr>
        <w:t>8</w:t>
      </w:r>
      <w:r w:rsidR="00216F80">
        <w:rPr>
          <w:lang w:val="en-US"/>
        </w:rPr>
        <w:fldChar w:fldCharType="end"/>
      </w:r>
      <w:r w:rsidR="00216F80">
        <w:rPr>
          <w:lang w:val="en-US"/>
        </w:rPr>
        <w:t>)</w:t>
      </w:r>
      <w:r w:rsidR="00AE5BD9">
        <w:rPr>
          <w:lang w:val="en-US"/>
        </w:rPr>
        <w:t xml:space="preserve">. </w:t>
      </w:r>
      <w:r w:rsidR="002B18F5">
        <w:rPr>
          <w:lang w:val="en-US"/>
        </w:rPr>
        <w:t xml:space="preserve">By the end of the run </w:t>
      </w:r>
      <w:r w:rsidR="00FF69A4">
        <w:rPr>
          <w:lang w:val="en-US"/>
        </w:rPr>
        <w:t xml:space="preserve">the average slope was </w:t>
      </w:r>
      <w:r w:rsidR="006C2DD2">
        <w:rPr>
          <w:lang w:val="en-US"/>
        </w:rPr>
        <w:t>0.0251</w:t>
      </w:r>
      <w:r w:rsidR="00772D93">
        <w:rPr>
          <w:lang w:val="en-US"/>
        </w:rPr>
        <w:t xml:space="preserve"> in all cases</w:t>
      </w:r>
      <w:r w:rsidR="00B05B42">
        <w:rPr>
          <w:lang w:val="en-US"/>
        </w:rPr>
        <w:t xml:space="preserve">. The </w:t>
      </w:r>
      <w:r w:rsidR="00AE5A08">
        <w:rPr>
          <w:lang w:val="en-US"/>
        </w:rPr>
        <w:t xml:space="preserve">percentage error </w:t>
      </w:r>
      <w:r w:rsidR="00D12321">
        <w:rPr>
          <w:lang w:val="en-US"/>
        </w:rPr>
        <w:t>was</w:t>
      </w:r>
      <w:r w:rsidR="007439AA">
        <w:rPr>
          <w:lang w:val="en-US"/>
        </w:rPr>
        <w:t xml:space="preserve"> 0</w:t>
      </w:r>
      <w:commentRangeStart w:id="208"/>
      <w:r w:rsidR="007439AA">
        <w:rPr>
          <w:lang w:val="en-US"/>
        </w:rPr>
        <w:t xml:space="preserve">.32, 0.31, and 0.29 </w:t>
      </w:r>
      <w:r w:rsidR="00DE35FA">
        <w:rPr>
          <w:lang w:val="en-US"/>
        </w:rPr>
        <w:t>%</w:t>
      </w:r>
      <w:commentRangeEnd w:id="208"/>
      <w:r w:rsidR="002C12D7">
        <w:rPr>
          <w:rStyle w:val="CommentReference"/>
        </w:rPr>
        <w:commentReference w:id="208"/>
      </w:r>
      <w:r w:rsidR="00DE35FA">
        <w:rPr>
          <w:lang w:val="en-US"/>
        </w:rPr>
        <w:t xml:space="preserve"> </w:t>
      </w:r>
      <w:r w:rsidR="007439AA">
        <w:rPr>
          <w:lang w:val="en-US"/>
        </w:rPr>
        <w:t xml:space="preserve">for </w:t>
      </w:r>
      <w:r w:rsidR="00227F8E">
        <w:rPr>
          <w:lang w:val="en-US"/>
        </w:rPr>
        <w:t>the</w:t>
      </w:r>
      <w:r w:rsidR="00B05B42">
        <w:rPr>
          <w:lang w:val="en-US"/>
        </w:rPr>
        <w:t xml:space="preserve"> </w:t>
      </w:r>
      <w:r w:rsidR="00227F8E">
        <w:rPr>
          <w:lang w:val="en-US"/>
        </w:rPr>
        <w:t xml:space="preserve">25, 50, and 100 m </w:t>
      </w:r>
      <w:r w:rsidR="00772D93">
        <w:rPr>
          <w:lang w:val="en-US"/>
        </w:rPr>
        <w:t>grid</w:t>
      </w:r>
      <w:r w:rsidR="003C2558">
        <w:rPr>
          <w:lang w:val="en-US"/>
        </w:rPr>
        <w:t xml:space="preserve"> </w:t>
      </w:r>
      <w:r w:rsidR="00772D93">
        <w:rPr>
          <w:lang w:val="en-US"/>
        </w:rPr>
        <w:t>resolution</w:t>
      </w:r>
      <w:r w:rsidR="00227F8E">
        <w:rPr>
          <w:lang w:val="en-US"/>
        </w:rPr>
        <w:t>, respectively.</w:t>
      </w:r>
      <w:r w:rsidR="00F96D3E">
        <w:rPr>
          <w:lang w:val="en-US"/>
        </w:rPr>
        <w:t xml:space="preserve"> </w:t>
      </w:r>
      <w:r w:rsidR="00D4409F">
        <w:rPr>
          <w:lang w:val="en-US"/>
        </w:rPr>
        <w:t>Beside the mesh size, t</w:t>
      </w:r>
      <w:r w:rsidR="00F96D3E">
        <w:rPr>
          <w:lang w:val="en-US"/>
        </w:rPr>
        <w:t>he configuration was identical in all cases</w:t>
      </w:r>
      <w:r w:rsidR="00D4409F">
        <w:rPr>
          <w:lang w:val="en-US"/>
        </w:rPr>
        <w:t xml:space="preserve"> except for the maximum time step</w:t>
      </w:r>
      <w:r w:rsidR="00085DB4">
        <w:rPr>
          <w:lang w:val="en-US"/>
        </w:rPr>
        <w:t xml:space="preserve">, which was 5 s for the 100 and 50 m cases and </w:t>
      </w:r>
      <w:r w:rsidR="0000446F">
        <w:rPr>
          <w:lang w:val="en-US"/>
        </w:rPr>
        <w:t xml:space="preserve">2.5 s for the 25 m run. </w:t>
      </w:r>
    </w:p>
    <w:p w14:paraId="7903FFD7" w14:textId="27CA99DF" w:rsidR="008642C2" w:rsidRDefault="008642C2" w:rsidP="00FF01A0">
      <w:pPr>
        <w:jc w:val="center"/>
        <w:rPr>
          <w:lang w:val="en-US"/>
        </w:rPr>
      </w:pPr>
      <w:r w:rsidRPr="008642C2">
        <w:rPr>
          <w:noProof/>
          <w:lang w:val="en-US"/>
        </w:rPr>
        <w:lastRenderedPageBreak/>
        <w:drawing>
          <wp:inline distT="0" distB="0" distL="0" distR="0" wp14:anchorId="227DD971" wp14:editId="4BE63FA5">
            <wp:extent cx="3534770" cy="1411090"/>
            <wp:effectExtent l="0" t="0" r="889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9"/>
                    <a:stretch>
                      <a:fillRect/>
                    </a:stretch>
                  </pic:blipFill>
                  <pic:spPr>
                    <a:xfrm>
                      <a:off x="0" y="0"/>
                      <a:ext cx="3549997" cy="1417168"/>
                    </a:xfrm>
                    <a:prstGeom prst="rect">
                      <a:avLst/>
                    </a:prstGeom>
                  </pic:spPr>
                </pic:pic>
              </a:graphicData>
            </a:graphic>
          </wp:inline>
        </w:drawing>
      </w:r>
    </w:p>
    <w:p w14:paraId="2029D742" w14:textId="22AE4796" w:rsidR="00B85BCF" w:rsidRDefault="00227F8E" w:rsidP="00227F8E">
      <w:pPr>
        <w:pStyle w:val="Caption"/>
        <w:rPr>
          <w:lang w:val="en-US"/>
        </w:rPr>
      </w:pPr>
      <w:bookmarkStart w:id="209" w:name="_Ref105690701"/>
      <w:r w:rsidRPr="00F11948">
        <w:rPr>
          <w:lang w:val="en-US"/>
        </w:rPr>
        <w:t xml:space="preserve">Figure </w:t>
      </w:r>
      <w:r w:rsidRPr="00F11948">
        <w:rPr>
          <w:lang w:val="en-US"/>
        </w:rPr>
        <w:fldChar w:fldCharType="begin"/>
      </w:r>
      <w:r w:rsidRPr="00F11948">
        <w:rPr>
          <w:lang w:val="en-US"/>
        </w:rPr>
        <w:instrText xml:space="preserve"> SEQ Figure \* ARABIC </w:instrText>
      </w:r>
      <w:r w:rsidRPr="00F11948">
        <w:rPr>
          <w:lang w:val="en-US"/>
        </w:rPr>
        <w:fldChar w:fldCharType="separate"/>
      </w:r>
      <w:r w:rsidR="00C83179">
        <w:rPr>
          <w:noProof/>
          <w:lang w:val="en-US"/>
        </w:rPr>
        <w:t>8</w:t>
      </w:r>
      <w:r w:rsidRPr="00F11948">
        <w:rPr>
          <w:lang w:val="en-US"/>
        </w:rPr>
        <w:fldChar w:fldCharType="end"/>
      </w:r>
      <w:bookmarkEnd w:id="209"/>
      <w:r w:rsidRPr="00F11948">
        <w:rPr>
          <w:lang w:val="en-US"/>
        </w:rPr>
        <w:t>:</w:t>
      </w:r>
      <w:r w:rsidR="00971F4D">
        <w:rPr>
          <w:lang w:val="en-US"/>
        </w:rPr>
        <w:t xml:space="preserve"> </w:t>
      </w:r>
      <w:r w:rsidR="00B85BCF">
        <w:rPr>
          <w:lang w:val="en-US"/>
        </w:rPr>
        <w:t xml:space="preserve">Sensitivity of the predicted bed elevation </w:t>
      </w:r>
      <w:r w:rsidR="00E57EC0">
        <w:rPr>
          <w:lang w:val="en-US"/>
        </w:rPr>
        <w:t xml:space="preserve">to the grid resolution </w:t>
      </w:r>
      <w:r w:rsidR="00B85BCF">
        <w:rPr>
          <w:lang w:val="en-US"/>
        </w:rPr>
        <w:t>after 120 days of simulation</w:t>
      </w:r>
      <w:r w:rsidR="00E57EC0">
        <w:rPr>
          <w:lang w:val="en-US"/>
        </w:rPr>
        <w:t>. Three different meshes were used</w:t>
      </w:r>
      <w:r w:rsidR="00D12321">
        <w:rPr>
          <w:lang w:val="en-US"/>
        </w:rPr>
        <w:t xml:space="preserve"> </w:t>
      </w:r>
      <w:r w:rsidR="00B22F13">
        <w:rPr>
          <w:lang w:val="en-US"/>
        </w:rPr>
        <w:t xml:space="preserve">and compared to the analytical solution. </w:t>
      </w:r>
    </w:p>
    <w:p w14:paraId="6B82425E" w14:textId="2BB02A1B" w:rsidR="006A2534" w:rsidRDefault="006A2534" w:rsidP="006A2534">
      <w:pPr>
        <w:pStyle w:val="Heading2"/>
        <w:rPr>
          <w:lang w:val="en-US"/>
        </w:rPr>
      </w:pPr>
      <w:r w:rsidRPr="0040044E">
        <w:rPr>
          <w:lang w:val="en-US"/>
        </w:rPr>
        <w:t>5.</w:t>
      </w:r>
      <w:r>
        <w:rPr>
          <w:lang w:val="en-US"/>
        </w:rPr>
        <w:t>3</w:t>
      </w:r>
      <w:r w:rsidRPr="0040044E">
        <w:rPr>
          <w:lang w:val="en-US"/>
        </w:rPr>
        <w:t xml:space="preserve"> </w:t>
      </w:r>
      <w:r w:rsidR="00912EA7">
        <w:rPr>
          <w:lang w:val="en-US"/>
        </w:rPr>
        <w:t xml:space="preserve">Comparing </w:t>
      </w:r>
      <w:r w:rsidR="00EC1FAE">
        <w:rPr>
          <w:lang w:val="en-US"/>
        </w:rPr>
        <w:t>bed load transport models</w:t>
      </w:r>
      <w:r w:rsidR="009179F8">
        <w:rPr>
          <w:lang w:val="en-US"/>
        </w:rPr>
        <w:t xml:space="preserve"> predictions</w:t>
      </w:r>
    </w:p>
    <w:p w14:paraId="7007AA4E" w14:textId="5CA76FB7" w:rsidR="00F50069" w:rsidRDefault="009179F8" w:rsidP="00794884">
      <w:pPr>
        <w:rPr>
          <w:lang w:val="en-US"/>
        </w:rPr>
      </w:pPr>
      <w:r>
        <w:rPr>
          <w:lang w:val="en-US"/>
        </w:rPr>
        <w:t xml:space="preserve">We </w:t>
      </w:r>
      <w:del w:id="210" w:author="Anderson, Samuel R" w:date="2022-07-31T21:35:00Z">
        <w:r w:rsidDel="002C12D7">
          <w:rPr>
            <w:lang w:val="en-US"/>
          </w:rPr>
          <w:delText>tested</w:delText>
        </w:r>
      </w:del>
      <w:ins w:id="211" w:author="Anderson, Samuel R" w:date="2022-07-31T21:35:00Z">
        <w:r w:rsidR="002C12D7">
          <w:rPr>
            <w:lang w:val="en-US"/>
          </w:rPr>
          <w:t>checked</w:t>
        </w:r>
      </w:ins>
      <w:r w:rsidRPr="0040044E">
        <w:rPr>
          <w:lang w:val="en-US"/>
        </w:rPr>
        <w:t xml:space="preserve"> the </w:t>
      </w:r>
      <w:r w:rsidR="008A7C81">
        <w:rPr>
          <w:lang w:val="en-US"/>
        </w:rPr>
        <w:t xml:space="preserve">predictions </w:t>
      </w:r>
      <w:r w:rsidR="00BD6065">
        <w:rPr>
          <w:lang w:val="en-US"/>
        </w:rPr>
        <w:t xml:space="preserve">of </w:t>
      </w:r>
      <w:r w:rsidR="00BD6065" w:rsidRPr="0040044E">
        <w:rPr>
          <w:lang w:val="en-US"/>
        </w:rPr>
        <w:t>bed surface elevation</w:t>
      </w:r>
      <w:r w:rsidR="00BD6065">
        <w:rPr>
          <w:lang w:val="en-US"/>
        </w:rPr>
        <w:t xml:space="preserve"> and loc</w:t>
      </w:r>
      <w:r w:rsidR="00794884">
        <w:rPr>
          <w:lang w:val="en-US"/>
        </w:rPr>
        <w:t xml:space="preserve">al GSD </w:t>
      </w:r>
      <w:r w:rsidR="000307C4">
        <w:rPr>
          <w:lang w:val="en-US"/>
        </w:rPr>
        <w:t>for all</w:t>
      </w:r>
      <w:r w:rsidR="008A7C81">
        <w:rPr>
          <w:lang w:val="en-US"/>
        </w:rPr>
        <w:t xml:space="preserve"> bed load transport models </w:t>
      </w:r>
      <w:r w:rsidR="00794884">
        <w:rPr>
          <w:lang w:val="en-US"/>
        </w:rPr>
        <w:t xml:space="preserve">included in our </w:t>
      </w:r>
      <w:r w:rsidRPr="0040044E">
        <w:rPr>
          <w:lang w:val="en-US"/>
        </w:rPr>
        <w:t>component</w:t>
      </w:r>
      <w:r w:rsidR="00071453">
        <w:rPr>
          <w:lang w:val="en-US"/>
        </w:rPr>
        <w:t xml:space="preserve"> using a test </w:t>
      </w:r>
      <w:r w:rsidR="00DC5EF2">
        <w:rPr>
          <w:lang w:val="en-US"/>
        </w:rPr>
        <w:t>like</w:t>
      </w:r>
      <w:r w:rsidR="00071453">
        <w:rPr>
          <w:lang w:val="en-US"/>
        </w:rPr>
        <w:t xml:space="preserve"> the</w:t>
      </w:r>
      <w:r w:rsidR="005F0869">
        <w:rPr>
          <w:lang w:val="en-US"/>
        </w:rPr>
        <w:t xml:space="preserve"> </w:t>
      </w:r>
      <w:r w:rsidR="00F50069">
        <w:rPr>
          <w:lang w:val="en-US"/>
        </w:rPr>
        <w:t>one described in the previous section. In this case</w:t>
      </w:r>
      <w:r w:rsidR="00CC3923">
        <w:rPr>
          <w:lang w:val="en-US"/>
        </w:rPr>
        <w:t xml:space="preserve">, </w:t>
      </w:r>
      <w:r w:rsidR="0076732C">
        <w:rPr>
          <w:lang w:val="en-US"/>
        </w:rPr>
        <w:t xml:space="preserve">we </w:t>
      </w:r>
      <w:r w:rsidR="005F6B4E">
        <w:rPr>
          <w:lang w:val="en-US"/>
        </w:rPr>
        <w:t>used</w:t>
      </w:r>
      <w:r w:rsidR="0076732C">
        <w:rPr>
          <w:lang w:val="en-US"/>
        </w:rPr>
        <w:t xml:space="preserve"> </w:t>
      </w:r>
      <w:r w:rsidR="00F50069" w:rsidRPr="0040044E">
        <w:rPr>
          <w:lang w:val="en-US"/>
        </w:rPr>
        <w:t>a 1500 m long, straight channel with an initial bed surface slope of 0.015 m/m</w:t>
      </w:r>
      <w:r w:rsidR="00F50069">
        <w:rPr>
          <w:lang w:val="en-US"/>
        </w:rPr>
        <w:t>,</w:t>
      </w:r>
      <w:ins w:id="212" w:author="Anderson, Samuel R" w:date="2022-08-01T11:19:00Z">
        <w:r w:rsidR="003102F8">
          <w:rPr>
            <w:lang w:val="en-US"/>
          </w:rPr>
          <w:t xml:space="preserve"> a</w:t>
        </w:r>
      </w:ins>
      <w:r w:rsidR="00F50069">
        <w:rPr>
          <w:lang w:val="en-US"/>
        </w:rPr>
        <w:t xml:space="preserve"> fixed </w:t>
      </w:r>
      <w:r w:rsidR="00CD4811">
        <w:rPr>
          <w:lang w:val="en-US"/>
        </w:rPr>
        <w:t>elevation</w:t>
      </w:r>
      <w:ins w:id="213" w:author="Anderson, Samuel R" w:date="2022-08-01T11:18:00Z">
        <w:r w:rsidR="003102F8">
          <w:rPr>
            <w:lang w:val="en-US"/>
          </w:rPr>
          <w:t xml:space="preserve"> of 0m</w:t>
        </w:r>
      </w:ins>
      <w:r w:rsidR="00CD4811">
        <w:rPr>
          <w:lang w:val="en-US"/>
        </w:rPr>
        <w:t xml:space="preserve"> at the </w:t>
      </w:r>
      <w:ins w:id="214" w:author="Anderson, Samuel R" w:date="2022-08-01T11:19:00Z">
        <w:r w:rsidR="003102F8">
          <w:rPr>
            <w:lang w:val="en-US"/>
          </w:rPr>
          <w:t xml:space="preserve">channel </w:t>
        </w:r>
      </w:ins>
      <w:r w:rsidR="00CD4811">
        <w:rPr>
          <w:lang w:val="en-US"/>
        </w:rPr>
        <w:t>outlet</w:t>
      </w:r>
      <w:del w:id="215" w:author="Anderson, Samuel R" w:date="2022-08-01T11:19:00Z">
        <w:r w:rsidR="00CD4811" w:rsidDel="003102F8">
          <w:rPr>
            <w:lang w:val="en-US"/>
          </w:rPr>
          <w:delText xml:space="preserve"> </w:delText>
        </w:r>
        <w:r w:rsidR="00F50069" w:rsidDel="003102F8">
          <w:rPr>
            <w:lang w:val="en-US"/>
          </w:rPr>
          <w:delText>at 0 m</w:delText>
        </w:r>
      </w:del>
      <w:r w:rsidR="00F50069">
        <w:rPr>
          <w:lang w:val="en-US"/>
        </w:rPr>
        <w:t>,</w:t>
      </w:r>
      <w:r w:rsidR="00F50069" w:rsidRPr="0040044E">
        <w:rPr>
          <w:lang w:val="en-US"/>
        </w:rPr>
        <w:t xml:space="preserve"> </w:t>
      </w:r>
      <w:ins w:id="216" w:author="Anderson, Samuel R" w:date="2022-08-01T11:19:00Z">
        <w:r w:rsidR="003102F8">
          <w:rPr>
            <w:lang w:val="en-US"/>
          </w:rPr>
          <w:t xml:space="preserve">a </w:t>
        </w:r>
      </w:ins>
      <w:r w:rsidR="00F50069" w:rsidRPr="0040044E">
        <w:rPr>
          <w:lang w:val="en-US"/>
        </w:rPr>
        <w:t>surface roughness</w:t>
      </w:r>
      <w:ins w:id="217" w:author="Anderson, Samuel R" w:date="2022-08-01T11:19:00Z">
        <w:r w:rsidR="003102F8">
          <w:rPr>
            <w:lang w:val="en-US"/>
          </w:rPr>
          <w:t xml:space="preserve"> of</w:t>
        </w:r>
      </w:ins>
      <w:r w:rsidR="00F50069">
        <w:rPr>
          <w:lang w:val="en-US"/>
        </w:rPr>
        <w:t xml:space="preserve"> </w:t>
      </w:r>
      <m:oMath>
        <m:r>
          <w:rPr>
            <w:rFonts w:ascii="Cambria Math" w:hAnsi="Cambria Math"/>
            <w:lang w:val="en-US"/>
          </w:rPr>
          <m:t>n</m:t>
        </m:r>
      </m:oMath>
      <w:r w:rsidR="00F50069" w:rsidRPr="0040044E">
        <w:rPr>
          <w:lang w:val="en-US"/>
        </w:rPr>
        <w:t xml:space="preserve"> = </w:t>
      </w:r>
      <w:r w:rsidR="00B26CA3" w:rsidRPr="00B26CA3">
        <w:rPr>
          <w:lang w:val="en-US"/>
        </w:rPr>
        <w:t>0.0275</w:t>
      </w:r>
      <w:r w:rsidR="0052747C">
        <w:rPr>
          <w:lang w:val="en-US"/>
        </w:rPr>
        <w:t>,</w:t>
      </w:r>
      <w:r w:rsidR="009349EC">
        <w:rPr>
          <w:lang w:val="en-US"/>
        </w:rPr>
        <w:t xml:space="preserve"> </w:t>
      </w:r>
      <w:ins w:id="218" w:author="Anderson, Samuel R" w:date="2022-08-01T11:19:00Z">
        <w:r w:rsidR="003102F8">
          <w:rPr>
            <w:lang w:val="en-US"/>
          </w:rPr>
          <w:t xml:space="preserve">a </w:t>
        </w:r>
      </w:ins>
      <w:r w:rsidR="0052747C">
        <w:rPr>
          <w:lang w:val="en-US"/>
        </w:rPr>
        <w:t>f</w:t>
      </w:r>
      <w:r w:rsidR="00F50069" w:rsidRPr="0040044E">
        <w:rPr>
          <w:lang w:val="en-US"/>
        </w:rPr>
        <w:t xml:space="preserve">low discharge </w:t>
      </w:r>
      <m:oMath>
        <m:r>
          <w:rPr>
            <w:rFonts w:ascii="Cambria Math" w:hAnsi="Cambria Math"/>
            <w:lang w:val="en-US"/>
          </w:rPr>
          <m:t>Q</m:t>
        </m:r>
      </m:oMath>
      <w:r w:rsidR="00F50069" w:rsidRPr="0040044E">
        <w:rPr>
          <w:lang w:val="en-US"/>
        </w:rPr>
        <w:t xml:space="preserve"> = 100 m</w:t>
      </w:r>
      <w:r w:rsidR="00F50069" w:rsidRPr="0040044E">
        <w:rPr>
          <w:vertAlign w:val="superscript"/>
          <w:lang w:val="en-US"/>
        </w:rPr>
        <w:t>3</w:t>
      </w:r>
      <w:r w:rsidR="00F50069" w:rsidRPr="0040044E">
        <w:rPr>
          <w:lang w:val="en-US"/>
        </w:rPr>
        <w:t xml:space="preserve">/s </w:t>
      </w:r>
      <w:commentRangeStart w:id="219"/>
      <w:r w:rsidR="00F50069" w:rsidRPr="0040044E">
        <w:rPr>
          <w:lang w:val="en-US"/>
        </w:rPr>
        <w:t xml:space="preserve">specified </w:t>
      </w:r>
      <w:commentRangeEnd w:id="219"/>
      <w:r w:rsidR="003102F8">
        <w:rPr>
          <w:rStyle w:val="CommentReference"/>
        </w:rPr>
        <w:commentReference w:id="219"/>
      </w:r>
      <w:r w:rsidR="00F50069" w:rsidRPr="0040044E">
        <w:rPr>
          <w:lang w:val="en-US"/>
        </w:rPr>
        <w:t>by using a rainfall intensity of 0.0</w:t>
      </w:r>
      <w:r w:rsidR="0052747C">
        <w:rPr>
          <w:lang w:val="en-US"/>
        </w:rPr>
        <w:t>2</w:t>
      </w:r>
      <w:r w:rsidR="00F50069" w:rsidRPr="0040044E">
        <w:rPr>
          <w:lang w:val="en-US"/>
        </w:rPr>
        <w:t xml:space="preserve"> m/s </w:t>
      </w:r>
      <w:r w:rsidR="00F50069">
        <w:rPr>
          <w:lang w:val="en-US"/>
        </w:rPr>
        <w:t xml:space="preserve">acting over a </w:t>
      </w:r>
      <w:r w:rsidR="0052747C">
        <w:rPr>
          <w:lang w:val="en-US"/>
        </w:rPr>
        <w:t>two</w:t>
      </w:r>
      <w:r w:rsidR="00F50069">
        <w:rPr>
          <w:lang w:val="en-US"/>
        </w:rPr>
        <w:t xml:space="preserve"> cell</w:t>
      </w:r>
      <w:r w:rsidR="0052747C">
        <w:rPr>
          <w:lang w:val="en-US"/>
        </w:rPr>
        <w:t>s</w:t>
      </w:r>
      <w:r w:rsidR="00F50069">
        <w:rPr>
          <w:lang w:val="en-US"/>
        </w:rPr>
        <w:t xml:space="preserve"> </w:t>
      </w:r>
      <w:r w:rsidR="00F50069" w:rsidRPr="0040044E">
        <w:rPr>
          <w:lang w:val="en-US"/>
        </w:rPr>
        <w:t xml:space="preserve">of </w:t>
      </w:r>
      <w:r w:rsidR="0052747C">
        <w:rPr>
          <w:lang w:val="en-US"/>
        </w:rPr>
        <w:t>5</w:t>
      </w:r>
      <w:r w:rsidR="00F50069" w:rsidRPr="0040044E">
        <w:rPr>
          <w:lang w:val="en-US"/>
        </w:rPr>
        <w:t>0 m per side (</w:t>
      </w:r>
      <m:oMath>
        <m:r>
          <w:rPr>
            <w:rFonts w:ascii="Cambria Math" w:hAnsi="Cambria Math"/>
            <w:lang w:val="en-US"/>
          </w:rPr>
          <m:t>∆x=∆y</m:t>
        </m:r>
      </m:oMath>
      <w:r w:rsidR="00F50069" w:rsidRPr="0040044E">
        <w:rPr>
          <w:lang w:val="en-US"/>
        </w:rPr>
        <w:t>)</w:t>
      </w:r>
      <w:r w:rsidR="00F50069">
        <w:rPr>
          <w:lang w:val="en-US"/>
        </w:rPr>
        <w:t xml:space="preserve"> located at the upstream boundary</w:t>
      </w:r>
      <w:r w:rsidR="004014B5">
        <w:rPr>
          <w:lang w:val="en-US"/>
        </w:rPr>
        <w:t>. The initial bed surface GSD</w:t>
      </w:r>
      <w:r w:rsidR="00D17425">
        <w:rPr>
          <w:lang w:val="en-US"/>
        </w:rPr>
        <w:t xml:space="preserve"> </w:t>
      </w:r>
      <w:r w:rsidR="004E2D98">
        <w:rPr>
          <w:lang w:val="en-US"/>
        </w:rPr>
        <w:t xml:space="preserve">has a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50</m:t>
            </m:r>
          </m:sub>
        </m:sSub>
      </m:oMath>
      <w:r w:rsidR="004E2D98">
        <w:rPr>
          <w:lang w:val="en-US"/>
        </w:rPr>
        <w:t xml:space="preserve"> of 32 mm</w:t>
      </w:r>
      <w:r w:rsidR="008709CD">
        <w:rPr>
          <w:lang w:val="en-US"/>
        </w:rPr>
        <w:t xml:space="preserve"> </w:t>
      </w:r>
      <w:r w:rsidR="002538B1">
        <w:rPr>
          <w:lang w:val="en-US"/>
        </w:rPr>
        <w:t xml:space="preserve">and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sg</m:t>
            </m:r>
          </m:sub>
        </m:sSub>
      </m:oMath>
      <w:r w:rsidR="008709CD">
        <w:rPr>
          <w:lang w:val="en-US"/>
        </w:rPr>
        <w:t xml:space="preserve"> of </w:t>
      </w:r>
      <w:r w:rsidR="002538B1">
        <w:rPr>
          <w:lang w:val="en-US"/>
        </w:rPr>
        <w:t xml:space="preserve">28.84 mm </w:t>
      </w:r>
      <w:r w:rsidR="000A7C9E">
        <w:rPr>
          <w:lang w:val="en-US"/>
        </w:rPr>
        <w:t xml:space="preserve">including grains </w:t>
      </w:r>
      <w:r w:rsidR="002430CE">
        <w:rPr>
          <w:lang w:val="en-US"/>
        </w:rPr>
        <w:t>ranging from 2 to 256 mm (</w:t>
      </w:r>
      <w:r w:rsidR="002430CE">
        <w:rPr>
          <w:lang w:val="en-US"/>
        </w:rPr>
        <w:fldChar w:fldCharType="begin"/>
      </w:r>
      <w:r w:rsidR="002430CE">
        <w:rPr>
          <w:lang w:val="en-US"/>
        </w:rPr>
        <w:instrText xml:space="preserve"> REF _Ref107411494 </w:instrText>
      </w:r>
      <w:r w:rsidR="002430CE">
        <w:rPr>
          <w:lang w:val="en-US"/>
        </w:rPr>
        <w:fldChar w:fldCharType="separate"/>
      </w:r>
      <w:r w:rsidR="00F5136C" w:rsidRPr="00F11948">
        <w:rPr>
          <w:lang w:val="en-US"/>
        </w:rPr>
        <w:t xml:space="preserve">Figure </w:t>
      </w:r>
      <w:r w:rsidR="00F5136C">
        <w:rPr>
          <w:noProof/>
          <w:lang w:val="en-US"/>
        </w:rPr>
        <w:t>9</w:t>
      </w:r>
      <w:r w:rsidR="002430CE">
        <w:rPr>
          <w:lang w:val="en-US"/>
        </w:rPr>
        <w:fldChar w:fldCharType="end"/>
      </w:r>
      <w:r w:rsidR="00C94ABF">
        <w:rPr>
          <w:lang w:val="en-US"/>
        </w:rPr>
        <w:t xml:space="preserve"> d</w:t>
      </w:r>
      <w:r w:rsidR="002430CE">
        <w:rPr>
          <w:lang w:val="en-US"/>
        </w:rPr>
        <w:t>)</w:t>
      </w:r>
      <w:r w:rsidR="006649BA">
        <w:rPr>
          <w:lang w:val="en-US"/>
        </w:rPr>
        <w:t>.</w:t>
      </w:r>
      <w:r w:rsidR="007472D8">
        <w:rPr>
          <w:lang w:val="en-US"/>
        </w:rPr>
        <w:t xml:space="preserve"> </w:t>
      </w:r>
      <w:r w:rsidR="00285D89">
        <w:rPr>
          <w:lang w:val="en-US"/>
        </w:rPr>
        <w:t>T</w:t>
      </w:r>
      <w:r w:rsidR="007472D8">
        <w:rPr>
          <w:lang w:val="en-US"/>
        </w:rPr>
        <w:t xml:space="preserve">he initial water depth </w:t>
      </w:r>
      <w:r w:rsidR="00285D89">
        <w:rPr>
          <w:lang w:val="en-US"/>
        </w:rPr>
        <w:t>(</w:t>
      </w:r>
      <w:proofErr w:type="spellStart"/>
      <w:r w:rsidR="00285D89" w:rsidRPr="00276D03">
        <w:rPr>
          <w:i/>
          <w:iCs/>
          <w:lang w:val="en-US"/>
        </w:rPr>
        <w:t>h_init</w:t>
      </w:r>
      <w:proofErr w:type="spellEnd"/>
      <w:r w:rsidR="00285D89">
        <w:rPr>
          <w:i/>
          <w:iCs/>
          <w:lang w:val="en-US"/>
        </w:rPr>
        <w:t>)</w:t>
      </w:r>
      <w:r w:rsidR="00285D89">
        <w:rPr>
          <w:lang w:val="en-US"/>
        </w:rPr>
        <w:t xml:space="preserve"> </w:t>
      </w:r>
      <w:del w:id="220" w:author="Anderson, Samuel R" w:date="2022-08-01T11:20:00Z">
        <w:r w:rsidR="007472D8" w:rsidDel="003102F8">
          <w:rPr>
            <w:lang w:val="en-US"/>
          </w:rPr>
          <w:delText xml:space="preserve">in </w:delText>
        </w:r>
      </w:del>
      <w:ins w:id="221" w:author="Anderson, Samuel R" w:date="2022-08-01T11:20:00Z">
        <w:r w:rsidR="003102F8">
          <w:rPr>
            <w:lang w:val="en-US"/>
          </w:rPr>
          <w:t>at</w:t>
        </w:r>
        <w:r w:rsidR="003102F8">
          <w:rPr>
            <w:lang w:val="en-US"/>
          </w:rPr>
          <w:t xml:space="preserve"> </w:t>
        </w:r>
      </w:ins>
      <w:r w:rsidR="007472D8">
        <w:rPr>
          <w:lang w:val="en-US"/>
        </w:rPr>
        <w:t>all cells</w:t>
      </w:r>
      <w:r w:rsidR="00285D89">
        <w:rPr>
          <w:lang w:val="en-US"/>
        </w:rPr>
        <w:t xml:space="preserve"> is</w:t>
      </w:r>
      <w:r w:rsidR="007472D8">
        <w:rPr>
          <w:lang w:val="en-US"/>
        </w:rPr>
        <w:t xml:space="preserve"> 1 mm, the time step is </w:t>
      </w:r>
      <w:r w:rsidR="004961FB">
        <w:rPr>
          <w:lang w:val="en-US"/>
        </w:rPr>
        <w:t>fixed and equal to</w:t>
      </w:r>
      <w:r w:rsidR="007472D8">
        <w:rPr>
          <w:lang w:val="en-US"/>
        </w:rPr>
        <w:t xml:space="preserve"> 5 s</w:t>
      </w:r>
      <w:r w:rsidR="004961FB">
        <w:rPr>
          <w:lang w:val="en-US"/>
        </w:rPr>
        <w:t>.</w:t>
      </w:r>
      <w:r w:rsidR="007472D8">
        <w:rPr>
          <w:lang w:val="en-US"/>
        </w:rPr>
        <w:t xml:space="preserve"> </w:t>
      </w:r>
      <w:r w:rsidR="00AA73EC">
        <w:rPr>
          <w:lang w:val="en-US"/>
        </w:rPr>
        <w:t>All other</w:t>
      </w:r>
      <w:r w:rsidR="007472D8">
        <w:rPr>
          <w:lang w:val="en-US"/>
        </w:rPr>
        <w:t xml:space="preserve"> variables </w:t>
      </w:r>
      <w:r w:rsidR="00BC17D7">
        <w:rPr>
          <w:lang w:val="en-US"/>
        </w:rPr>
        <w:t>had</w:t>
      </w:r>
      <w:r w:rsidR="007472D8">
        <w:rPr>
          <w:lang w:val="en-US"/>
        </w:rPr>
        <w:t xml:space="preserve"> their default value</w:t>
      </w:r>
      <w:r w:rsidR="006420EB">
        <w:rPr>
          <w:lang w:val="en-US"/>
        </w:rPr>
        <w:t xml:space="preserve">. </w:t>
      </w:r>
      <w:r w:rsidR="009349EC">
        <w:rPr>
          <w:lang w:val="en-US"/>
        </w:rPr>
        <w:t xml:space="preserve">The upstream sediment supply is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m:t>
            </m:r>
          </m:sub>
        </m:sSub>
      </m:oMath>
      <w:r w:rsidR="009349EC">
        <w:rPr>
          <w:lang w:val="en-US"/>
        </w:rPr>
        <w:t xml:space="preserve"> = 0.0075 m</w:t>
      </w:r>
      <w:r w:rsidR="009349EC" w:rsidRPr="00424790">
        <w:rPr>
          <w:vertAlign w:val="superscript"/>
          <w:lang w:val="en-US"/>
        </w:rPr>
        <w:t>2</w:t>
      </w:r>
      <w:r w:rsidR="009349EC">
        <w:rPr>
          <w:lang w:val="en-US"/>
        </w:rPr>
        <w:t xml:space="preserve">/s with </w:t>
      </w:r>
      <w:r w:rsidR="00EF5978">
        <w:rPr>
          <w:lang w:val="en-US"/>
        </w:rPr>
        <w:t>the same</w:t>
      </w:r>
      <w:r w:rsidR="009349EC">
        <w:rPr>
          <w:lang w:val="en-US"/>
        </w:rPr>
        <w:t xml:space="preserve"> </w:t>
      </w:r>
      <w:r w:rsidR="004F094A">
        <w:rPr>
          <w:lang w:val="en-US"/>
        </w:rPr>
        <w:t xml:space="preserve">GSD </w:t>
      </w:r>
      <w:del w:id="222" w:author="Anderson, Samuel R" w:date="2022-08-01T11:20:00Z">
        <w:r w:rsidR="00EF5978" w:rsidDel="003102F8">
          <w:rPr>
            <w:lang w:val="en-US"/>
          </w:rPr>
          <w:delText xml:space="preserve">than </w:delText>
        </w:r>
      </w:del>
      <w:ins w:id="223" w:author="Anderson, Samuel R" w:date="2022-08-01T11:20:00Z">
        <w:r w:rsidR="003102F8">
          <w:rPr>
            <w:lang w:val="en-US"/>
          </w:rPr>
          <w:t>as</w:t>
        </w:r>
        <w:r w:rsidR="003102F8">
          <w:rPr>
            <w:lang w:val="en-US"/>
          </w:rPr>
          <w:t xml:space="preserve"> </w:t>
        </w:r>
      </w:ins>
      <w:r w:rsidR="00EF5978">
        <w:rPr>
          <w:lang w:val="en-US"/>
        </w:rPr>
        <w:t>the bed surface.</w:t>
      </w:r>
      <w:r w:rsidR="00521795">
        <w:rPr>
          <w:lang w:val="en-US"/>
        </w:rPr>
        <w:t xml:space="preserve"> </w:t>
      </w:r>
      <w:ins w:id="224" w:author="Anderson, Samuel R" w:date="2022-08-01T11:21:00Z">
        <w:r w:rsidR="003102F8">
          <w:rPr>
            <w:lang w:val="en-US"/>
          </w:rPr>
          <w:t>The t</w:t>
        </w:r>
      </w:ins>
      <w:del w:id="225" w:author="Anderson, Samuel R" w:date="2022-08-01T11:20:00Z">
        <w:r w:rsidR="005570B6" w:rsidDel="003102F8">
          <w:rPr>
            <w:lang w:val="en-US"/>
          </w:rPr>
          <w:delText>T</w:delText>
        </w:r>
      </w:del>
      <w:r w:rsidR="005570B6">
        <w:rPr>
          <w:lang w:val="en-US"/>
        </w:rPr>
        <w:t>otal simulation time was</w:t>
      </w:r>
      <w:r w:rsidR="001F5453">
        <w:rPr>
          <w:lang w:val="en-US"/>
        </w:rPr>
        <w:t xml:space="preserve"> 120 days</w:t>
      </w:r>
      <w:r w:rsidR="005570B6">
        <w:rPr>
          <w:lang w:val="en-US"/>
        </w:rPr>
        <w:t xml:space="preserve"> </w:t>
      </w:r>
      <w:del w:id="226" w:author="Anderson, Samuel R" w:date="2022-08-01T11:21:00Z">
        <w:r w:rsidR="005570B6" w:rsidDel="003102F8">
          <w:rPr>
            <w:lang w:val="en-US"/>
          </w:rPr>
          <w:delText xml:space="preserve">in </w:delText>
        </w:r>
      </w:del>
      <w:ins w:id="227" w:author="Anderson, Samuel R" w:date="2022-08-01T11:21:00Z">
        <w:r w:rsidR="003102F8">
          <w:rPr>
            <w:lang w:val="en-US"/>
          </w:rPr>
          <w:t>for</w:t>
        </w:r>
        <w:r w:rsidR="003102F8">
          <w:rPr>
            <w:lang w:val="en-US"/>
          </w:rPr>
          <w:t xml:space="preserve"> </w:t>
        </w:r>
      </w:ins>
      <w:r w:rsidR="005570B6">
        <w:rPr>
          <w:lang w:val="en-US"/>
        </w:rPr>
        <w:t xml:space="preserve">all </w:t>
      </w:r>
      <w:ins w:id="228" w:author="Anderson, Samuel R" w:date="2022-08-01T11:21:00Z">
        <w:r w:rsidR="003102F8">
          <w:rPr>
            <w:lang w:val="en-US"/>
          </w:rPr>
          <w:t xml:space="preserve">the </w:t>
        </w:r>
      </w:ins>
      <w:r w:rsidR="005570B6">
        <w:rPr>
          <w:lang w:val="en-US"/>
        </w:rPr>
        <w:t>models</w:t>
      </w:r>
      <w:ins w:id="229" w:author="Anderson, Samuel R" w:date="2022-08-01T11:21:00Z">
        <w:r w:rsidR="003102F8">
          <w:rPr>
            <w:lang w:val="en-US"/>
          </w:rPr>
          <w:t xml:space="preserve"> we ran</w:t>
        </w:r>
      </w:ins>
      <w:r w:rsidR="001F5453">
        <w:rPr>
          <w:lang w:val="en-US"/>
        </w:rPr>
        <w:t xml:space="preserve">. </w:t>
      </w:r>
      <w:r w:rsidR="000C4204">
        <w:rPr>
          <w:lang w:val="en-US"/>
        </w:rPr>
        <w:t>We choose this</w:t>
      </w:r>
      <w:r w:rsidR="00141C09">
        <w:rPr>
          <w:lang w:val="en-US"/>
        </w:rPr>
        <w:t xml:space="preserve"> test configuration because </w:t>
      </w:r>
      <w:r w:rsidR="007D1E98">
        <w:rPr>
          <w:lang w:val="en-US"/>
        </w:rPr>
        <w:t xml:space="preserve">our </w:t>
      </w:r>
      <w:r w:rsidR="004C336F">
        <w:rPr>
          <w:lang w:val="en-US"/>
        </w:rPr>
        <w:t>predictions using the</w:t>
      </w:r>
      <w:r w:rsidR="004049A1">
        <w:rPr>
          <w:rFonts w:ascii="Times-Roman" w:hAnsi="Times-Roman"/>
          <w:color w:val="242021"/>
          <w:szCs w:val="20"/>
        </w:rPr>
        <w:t xml:space="preserve"> bed load equations of </w:t>
      </w:r>
      <w:r w:rsidR="004049A1" w:rsidRPr="0040044E">
        <w:rPr>
          <w:lang w:val="en-US"/>
        </w:rPr>
        <w:fldChar w:fldCharType="begin" w:fldLock="1"/>
      </w:r>
      <w:r w:rsidR="004049A1">
        <w:rPr>
          <w:lang w:val="en-US"/>
        </w:rPr>
        <w:instrText>ADDIN CSL_CITATION {"citationItems":[{"id":"ITEM-1","itemData":{"DOI":"10.1080/00221689009499058","ISBN":"0022-1686","ISSN":"0022-1686","abstract":"Bedload transport in gravel-bed rivers is accomplished by means of the mobilization of grains exposed on the bed surface. This mobilization is due to the action of fluid forces on the exposed grains. Substrate particles can participate in the bedload only to the extent that local or global scour results in their exposure on the surface. It follows that a calculation of the bedload transport rate of mixtures should be based on the availability of each size range in the surface layer. Herein an existing empirical substrate-based bedload relation for gravel mixtures, developed solely with reference to field data, is transformed into a surface-based relation.","author":[{"dropping-particle":"","family":"Parker","given":"Gary","non-dropping-particle":"","parse-names":false,"suffix":""}],"container-title":"Journal of Hydraulic Research","id":"ITEM-1","issue":"4","issued":{"date-parts":[["1990","7","19"]]},"language":"en","note":"From Duplicate 2 (Surface-based bedload transport relation for gravel rivers - Parker, G.)\n\nFrom Duplicate 1 (Surface-based bedload transport relation for gravel rivers - Parker, G.)\n\nParker 1990","page":"417-436","publisher":"Taylor &amp; Francis Group","title":"Surface-based bedload transport relation for gravel rivers","type":"article-journal","volume":"28"},"uris":["http://www.mendeley.com/documents/?uuid=69b2904c-f79c-4f25-b666-2b389c666d4b"]}],"mendeley":{"formattedCitation":"(Parker, 1990)","manualFormatting":"Parker (1990)","plainTextFormattedCitation":"(Parker, 1990)","previouslyFormattedCitation":"(Parker, 1990)"},"properties":{"noteIndex":0},"schema":"https://github.com/citation-style-language/schema/raw/master/csl-citation.json"}</w:instrText>
      </w:r>
      <w:r w:rsidR="004049A1" w:rsidRPr="0040044E">
        <w:rPr>
          <w:lang w:val="en-US"/>
        </w:rPr>
        <w:fldChar w:fldCharType="separate"/>
      </w:r>
      <w:r w:rsidR="004049A1" w:rsidRPr="0040044E">
        <w:rPr>
          <w:noProof/>
          <w:lang w:val="en-US"/>
        </w:rPr>
        <w:t>Parker (1990)</w:t>
      </w:r>
      <w:r w:rsidR="004049A1" w:rsidRPr="0040044E">
        <w:rPr>
          <w:lang w:val="en-US"/>
        </w:rPr>
        <w:fldChar w:fldCharType="end"/>
      </w:r>
      <w:r w:rsidR="004049A1" w:rsidRPr="0040044E">
        <w:rPr>
          <w:lang w:val="en-US"/>
        </w:rPr>
        <w:t xml:space="preserve"> and </w:t>
      </w:r>
      <w:r w:rsidR="004049A1" w:rsidRPr="0040044E">
        <w:rPr>
          <w:lang w:val="en-US"/>
        </w:rPr>
        <w:fldChar w:fldCharType="begin" w:fldLock="1"/>
      </w:r>
      <w:r w:rsidR="004049A1" w:rsidRPr="0040044E">
        <w:rPr>
          <w:lang w:val="en-US"/>
        </w:rPr>
        <w:instrText>ADDIN CSL_CITATION {"citationItems":[{"id":"ITEM-1","itemData":{"DOI":"10.1061/(ASCE)0733-9429(2003)129:2(120)","ISSN":"0733-9429","author":[{"dropping-particle":"","family":"Wilcock","given":"Peter R.","non-dropping-particle":"","parse-names":false,"suffix":""},{"dropping-particle":"","family":"Crowe","given":"Joanna C.","non-dropping-particle":"","parse-names":false,"suffix":""}],"container-title":"Journal of Hydraulic Engineering","id":"ITEM-1","issue":"2","issued":{"date-parts":[["2003","1","15"]]},"note":"From Duplicate 1 (Surface-based Transport Model for Mixed-Size Sediment - Wilcock, Peter R; Asce, M; Crowe, Joanna C)\n\nFrom Duplicate 1 (Surface-based Transport Model for Mixed-Size Sediment - Wilcock, P; Crowe, J)\n\ndoi: 10.1061/(ASCE)0733-9429(2003)129:2(120)\n\nFrom Duplicate 2 (Surface-based Transport Model for Mixed-Size Sediment - Wilcock, P; Crowe, J)\n\ndoi: 10.1061/(ASCE)0733-9429(2003)129:2(120)","page":"120-128","publisher":"American Society of Civil Engineers","title":"Surface-based transport model for mixed-size sediment","type":"article-journal","volume":"129"},"uris":["http://www.mendeley.com/documents/?uuid=91b9cfbe-2782-4835-a6e6-708b95fcf293"]}],"mendeley":{"formattedCitation":"(Wilcock &amp; Crowe, 2003)","manualFormatting":"Wilcock &amp; Crowe (2003)","plainTextFormattedCitation":"(Wilcock &amp; Crowe, 2003)","previouslyFormattedCitation":"(Wilcock &amp; Crowe, 2003)"},"properties":{"noteIndex":0},"schema":"https://github.com/citation-style-language/schema/raw/master/csl-citation.json"}</w:instrText>
      </w:r>
      <w:r w:rsidR="004049A1" w:rsidRPr="0040044E">
        <w:rPr>
          <w:lang w:val="en-US"/>
        </w:rPr>
        <w:fldChar w:fldCharType="separate"/>
      </w:r>
      <w:r w:rsidR="004049A1" w:rsidRPr="0040044E">
        <w:rPr>
          <w:noProof/>
          <w:lang w:val="en-US"/>
        </w:rPr>
        <w:t>Wilcock &amp; Crowe (2003)</w:t>
      </w:r>
      <w:r w:rsidR="004049A1" w:rsidRPr="0040044E">
        <w:rPr>
          <w:lang w:val="en-US"/>
        </w:rPr>
        <w:fldChar w:fldCharType="end"/>
      </w:r>
      <w:r w:rsidR="004C336F">
        <w:rPr>
          <w:lang w:val="en-US"/>
        </w:rPr>
        <w:t xml:space="preserve"> </w:t>
      </w:r>
      <w:r w:rsidR="007D1E98">
        <w:rPr>
          <w:lang w:val="en-US"/>
        </w:rPr>
        <w:t xml:space="preserve">can be verified using the </w:t>
      </w:r>
      <w:r w:rsidR="004574EF">
        <w:rPr>
          <w:lang w:val="en-US"/>
        </w:rPr>
        <w:t>algorithm developed</w:t>
      </w:r>
      <w:r w:rsidR="005F4AF3">
        <w:rPr>
          <w:lang w:val="en-US"/>
        </w:rPr>
        <w:t xml:space="preserve"> and implemented</w:t>
      </w:r>
      <w:r w:rsidR="004574EF">
        <w:rPr>
          <w:lang w:val="en-US"/>
        </w:rPr>
        <w:t xml:space="preserve"> by Parker </w:t>
      </w:r>
      <w:r w:rsidR="007277C5">
        <w:rPr>
          <w:lang w:val="en-US"/>
        </w:rPr>
        <w:t>(2004)</w:t>
      </w:r>
      <w:r w:rsidR="009A7104">
        <w:rPr>
          <w:lang w:val="en-US"/>
        </w:rPr>
        <w:t xml:space="preserve"> </w:t>
      </w:r>
      <w:r w:rsidR="007F2AC7" w:rsidRPr="007F2AC7">
        <w:rPr>
          <w:lang w:val="en-US"/>
        </w:rPr>
        <w:t>RTe-bookAgDegNormGravMixPW.xls</w:t>
      </w:r>
      <w:r w:rsidR="005F4AF3">
        <w:rPr>
          <w:lang w:val="en-US"/>
        </w:rPr>
        <w:t xml:space="preserve"> (</w:t>
      </w:r>
      <w:r w:rsidR="00CE5E4C" w:rsidRPr="006013C8">
        <w:rPr>
          <w:lang w:val="en-US"/>
        </w:rPr>
        <w:t>S</w:t>
      </w:r>
      <w:r w:rsidR="005F4AF3" w:rsidRPr="006013C8">
        <w:rPr>
          <w:lang w:val="en-US"/>
        </w:rPr>
        <w:t>ediment</w:t>
      </w:r>
      <w:r w:rsidR="00BD5FAD" w:rsidRPr="006013C8">
        <w:rPr>
          <w:lang w:val="en-US"/>
        </w:rPr>
        <w:t xml:space="preserve"> </w:t>
      </w:r>
      <w:r w:rsidR="005F4AF3" w:rsidRPr="006013C8">
        <w:rPr>
          <w:lang w:val="en-US"/>
        </w:rPr>
        <w:t xml:space="preserve">transport </w:t>
      </w:r>
      <w:proofErr w:type="spellStart"/>
      <w:r w:rsidR="005F4AF3" w:rsidRPr="006013C8">
        <w:rPr>
          <w:lang w:val="en-US"/>
        </w:rPr>
        <w:t>morphodynamics</w:t>
      </w:r>
      <w:proofErr w:type="spellEnd"/>
      <w:r w:rsidR="005F4AF3" w:rsidRPr="006013C8">
        <w:rPr>
          <w:lang w:val="en-US"/>
        </w:rPr>
        <w:t xml:space="preserve"> with</w:t>
      </w:r>
      <w:r w:rsidR="00BD5FAD" w:rsidRPr="006013C8">
        <w:rPr>
          <w:lang w:val="en-US"/>
        </w:rPr>
        <w:t xml:space="preserve"> </w:t>
      </w:r>
      <w:r w:rsidR="005F4AF3" w:rsidRPr="006013C8">
        <w:rPr>
          <w:lang w:val="en-US"/>
        </w:rPr>
        <w:t>applications to rivers and</w:t>
      </w:r>
      <w:r w:rsidR="00BD5FAD" w:rsidRPr="006013C8">
        <w:rPr>
          <w:lang w:val="en-US"/>
        </w:rPr>
        <w:t xml:space="preserve"> </w:t>
      </w:r>
      <w:r w:rsidR="005F4AF3" w:rsidRPr="006013C8">
        <w:rPr>
          <w:lang w:val="en-US"/>
        </w:rPr>
        <w:t>turbidity currents</w:t>
      </w:r>
      <w:r w:rsidR="00D149B0" w:rsidRPr="006013C8">
        <w:rPr>
          <w:lang w:val="en-US"/>
        </w:rPr>
        <w:t>,</w:t>
      </w:r>
      <w:r w:rsidR="00885FC5" w:rsidRPr="006013C8">
        <w:rPr>
          <w:lang w:val="en-US"/>
        </w:rPr>
        <w:t xml:space="preserve"> </w:t>
      </w:r>
      <w:r w:rsidR="000801DE" w:rsidRPr="006013C8">
        <w:rPr>
          <w:lang w:val="en-US"/>
        </w:rPr>
        <w:t>http://hydrolab.illinois.edu/people/parkerg/morphodynamics_e-book.htm</w:t>
      </w:r>
      <w:r w:rsidR="00CE5E4C" w:rsidRPr="006013C8">
        <w:rPr>
          <w:lang w:val="en-US"/>
        </w:rPr>
        <w:t>)</w:t>
      </w:r>
      <w:r w:rsidR="00885FC5" w:rsidRPr="006013C8">
        <w:rPr>
          <w:lang w:val="en-US"/>
        </w:rPr>
        <w:t>.</w:t>
      </w:r>
      <w:r w:rsidR="00DD63C5">
        <w:rPr>
          <w:lang w:val="en-US"/>
        </w:rPr>
        <w:t xml:space="preserve"> </w:t>
      </w:r>
      <w:r w:rsidR="00E24E15">
        <w:rPr>
          <w:lang w:val="en-US"/>
        </w:rPr>
        <w:t xml:space="preserve">Also, </w:t>
      </w:r>
      <w:r w:rsidR="007516AC">
        <w:rPr>
          <w:lang w:val="en-US"/>
        </w:rPr>
        <w:t>a</w:t>
      </w:r>
      <w:r w:rsidR="00DD63C5">
        <w:rPr>
          <w:lang w:val="en-US"/>
        </w:rPr>
        <w:t xml:space="preserve">n analytical solution for </w:t>
      </w:r>
      <w:r w:rsidR="006C1CF3" w:rsidRPr="0040044E">
        <w:rPr>
          <w:lang w:val="en-US"/>
        </w:rPr>
        <w:fldChar w:fldCharType="begin" w:fldLock="1"/>
      </w:r>
      <w:r w:rsidR="006C1CF3" w:rsidRPr="0040044E">
        <w:rPr>
          <w:lang w:val="en-US"/>
        </w:rPr>
        <w:instrText>ADDIN CSL_CITATION {"citationItems":[{"id":"ITEM-1","itemData":{"DOI":"1948-06-07","abstract":"In the following paper, a brief summary is first of all given of the results and interpretation of tests already made known in former publications of the Laboratory for Hydraulic Research and Soil Mechanics at the Federal Institute of Technology, Zurich. After that, an attempt is made to derive an empirical law of bed-load transport based on recent experimental data. We desire to state expressly that by bed-load transport is meant the movement of the solid material rolling or jumping along the bed of a river; transport of matter in suspension is not included.","author":[{"dropping-particle":"","family":"Meyer-Peter","given":"E.","non-dropping-particle":"","parse-names":false,"suffix":""},{"dropping-particle":"","family":"Müller","given":"R.","non-dropping-particle":"","parse-names":false,"suffix":""}],"container-title":"Proceedings of the 2nd Meeting of the International Association of Hydraulic Research","id":"ITEM-1","issued":{"date-parts":[["1948"]]},"page":"39-64","title":"Formulas for Bed-Load Transport","type":"paper-conference"},"uris":["http://www.mendeley.com/documents/?uuid=f372aaf2-d402-4bb1-a3dd-67f01be0d3ee"]}],"mendeley":{"formattedCitation":"(Meyer-Peter &amp; Müller, 1948)","manualFormatting":"Meyer-Peter &amp; Müller (1948)","plainTextFormattedCitation":"(Meyer-Peter &amp; Müller, 1948)","previouslyFormattedCitation":"(Meyer-Peter &amp; Müller, 1948)"},"properties":{"noteIndex":0},"schema":"https://github.com/citation-style-language/schema/raw/master/csl-citation.json"}</w:instrText>
      </w:r>
      <w:r w:rsidR="006C1CF3" w:rsidRPr="0040044E">
        <w:rPr>
          <w:lang w:val="en-US"/>
        </w:rPr>
        <w:fldChar w:fldCharType="separate"/>
      </w:r>
      <w:r w:rsidR="006C1CF3" w:rsidRPr="0040044E">
        <w:rPr>
          <w:noProof/>
          <w:lang w:val="en-US"/>
        </w:rPr>
        <w:t>Meyer-Peter &amp; Müller (1948)</w:t>
      </w:r>
      <w:r w:rsidR="006C1CF3" w:rsidRPr="0040044E">
        <w:rPr>
          <w:lang w:val="en-US"/>
        </w:rPr>
        <w:fldChar w:fldCharType="end"/>
      </w:r>
      <w:r w:rsidR="006C1CF3">
        <w:rPr>
          <w:lang w:val="en-US"/>
        </w:rPr>
        <w:t xml:space="preserve"> can be obtained using </w:t>
      </w:r>
      <w:r w:rsidR="006C1CF3">
        <w:rPr>
          <w:lang w:val="en-US"/>
        </w:rPr>
        <w:fldChar w:fldCharType="begin"/>
      </w:r>
      <w:r w:rsidR="006C1CF3">
        <w:rPr>
          <w:lang w:val="en-US"/>
        </w:rPr>
        <w:instrText xml:space="preserve"> REF _Ref107414379 </w:instrText>
      </w:r>
      <w:r w:rsidR="006C1CF3">
        <w:rPr>
          <w:lang w:val="en-US"/>
        </w:rPr>
        <w:fldChar w:fldCharType="separate"/>
      </w:r>
      <w:r w:rsidR="00F5136C" w:rsidRPr="0040044E">
        <w:rPr>
          <w:lang w:val="en-US"/>
        </w:rPr>
        <w:t xml:space="preserve">Eq. </w:t>
      </w:r>
      <w:r w:rsidR="00F5136C">
        <w:rPr>
          <w:noProof/>
          <w:lang w:val="en-US"/>
        </w:rPr>
        <w:t>33</w:t>
      </w:r>
      <w:r w:rsidR="006C1CF3">
        <w:rPr>
          <w:lang w:val="en-US"/>
        </w:rPr>
        <w:fldChar w:fldCharType="end"/>
      </w:r>
      <w:r w:rsidR="0019358D">
        <w:rPr>
          <w:lang w:val="en-US"/>
        </w:rPr>
        <w:t>. In the case of</w:t>
      </w:r>
      <w:r w:rsidR="00E65895">
        <w:rPr>
          <w:lang w:val="en-US"/>
        </w:rPr>
        <w:t xml:space="preserve"> </w:t>
      </w:r>
      <w:r w:rsidR="007516AC" w:rsidRPr="0040044E">
        <w:rPr>
          <w:lang w:val="en-US"/>
        </w:rPr>
        <w:fldChar w:fldCharType="begin" w:fldLock="1"/>
      </w:r>
      <w:r w:rsidR="007516AC" w:rsidRPr="0040044E">
        <w:rPr>
          <w:lang w:val="en-US"/>
        </w:rPr>
        <w:instrText>ADDIN CSL_CITATION {"citationItems":[{"id":"ITEM-1","itemData":{"DOI":"10.1080/00221687609499677","ISBN":"0022-1686","ISSN":"0022-1686","abstract":"Results are presented of a series of experiments in which were measured: the mean critical bed shear stress at SHIELDS' grain-movement condition and at the initiation of non-ceasing scour, the rate of bedload transport, the average particle velocity, the rate of deposition, and the average length of individual steps of saltating bed-load particles, in water, as a function of the time-mean bed shear stress. These experiments were performed in a closed rectangular flow channel at different slopes of the bed surface and using five different bed materials (two sands, gravel, magnetite and walnut grains). Comparing the threshold drag acting at different downward slopes of the bed surface (0°, 12°, 18° and 22°) a surprisingly large critical-drag angle of 47° was found. The initiation of non-ceasing scour of a loose granular bed was studied experimentally behind a consolidated bed of the same material as the loose bed. The corresponding instantaneous threshold drag was about three times larger than the threshold drag acting at SHIELDS' grain movement condition. The rate of bed-load transport measured as a function of the mean bed-shear stress satisfies a generalised MEYER-PETER and MULLER formula (1948), also at various downward slopes of the bed surface, as investigated up to 22°. The rate of particle deposition was found to be proportional to the rate of bed-load transport, and the average length of individual particle steps was found to be a constant. This implies that the probability of a bed-load particle being deposited when striking the bed surface is independent of the flow rate within the experimental range. This result contradicts EINSTEIN'S theory of bed-load transport (1950). Close examination of the motion of saltating bed-load particles revealed that these particles are transported almost in suspension for the greater part of their trajectory. The average transport velocity of the suspended particles was found to be equal to the average fluid velocity calculated for a turbulent flow without a bed load, at about three particle diameters above the bed surface, minus a constant. The constant was proportional to the critical shear velocity at SHIELDS' grain-movement condition. This can be explained by considering that the turbulent shear flow must exert a lift force on the suspended particles that is practically equal to their submerged weight. Combining the MEYER-PETER and MULLER formula for the rate of bed-load transport and the abovementioned expr…","author":[{"dropping-particle":"","family":"Fernandez Luque","given":"R.","non-dropping-particle":"","parse-names":false,"suffix":""},{"dropping-particle":"","family":"Beek","given":"R.","non-dropping-particle":"Van","parse-names":false,"suffix":""}],"container-title":"Journal of Hydraulic Research","id":"ITEM-1","issue":"2","issued":{"date-parts":[["1976"]]},"page":"127-144","title":"Erosion And transport Of bed-load sediment","type":"article-journal","volume":"14"},"uris":["http://www.mendeley.com/documents/?uuid=37ec7e22-fff7-40a0-8565-9da0f7fbc265"]}],"mendeley":{"formattedCitation":"(Fernandez Luque &amp; Van Beek, 1976)","manualFormatting":"Fernandez Luque &amp; Van Beek (1976)","plainTextFormattedCitation":"(Fernandez Luque &amp; Van Beek, 1976)","previouslyFormattedCitation":"(Fernandez Luque &amp; Van Beek, 1976)"},"properties":{"noteIndex":0},"schema":"https://github.com/citation-style-language/schema/raw/master/csl-citation.json"}</w:instrText>
      </w:r>
      <w:r w:rsidR="007516AC" w:rsidRPr="0040044E">
        <w:rPr>
          <w:lang w:val="en-US"/>
        </w:rPr>
        <w:fldChar w:fldCharType="separate"/>
      </w:r>
      <w:r w:rsidR="007516AC" w:rsidRPr="0040044E">
        <w:rPr>
          <w:noProof/>
          <w:lang w:val="en-US"/>
        </w:rPr>
        <w:t>Fernandez Luque &amp; Van Beek (1976)</w:t>
      </w:r>
      <w:r w:rsidR="007516AC" w:rsidRPr="0040044E">
        <w:rPr>
          <w:lang w:val="en-US"/>
        </w:rPr>
        <w:fldChar w:fldCharType="end"/>
      </w:r>
      <w:r w:rsidR="00E65895">
        <w:rPr>
          <w:lang w:val="en-US"/>
        </w:rPr>
        <w:t xml:space="preserve">, </w:t>
      </w:r>
      <w:r w:rsidR="00E65895">
        <w:rPr>
          <w:lang w:val="en-US"/>
        </w:rPr>
        <w:fldChar w:fldCharType="begin"/>
      </w:r>
      <w:r w:rsidR="00E65895">
        <w:rPr>
          <w:lang w:val="en-US"/>
        </w:rPr>
        <w:instrText xml:space="preserve"> REF _Ref107414379 </w:instrText>
      </w:r>
      <w:r w:rsidR="00E65895">
        <w:rPr>
          <w:lang w:val="en-US"/>
        </w:rPr>
        <w:fldChar w:fldCharType="separate"/>
      </w:r>
      <w:r w:rsidR="00F5136C" w:rsidRPr="0040044E">
        <w:rPr>
          <w:lang w:val="en-US"/>
        </w:rPr>
        <w:t xml:space="preserve">Eq. </w:t>
      </w:r>
      <w:r w:rsidR="00F5136C">
        <w:rPr>
          <w:noProof/>
          <w:lang w:val="en-US"/>
        </w:rPr>
        <w:t>33</w:t>
      </w:r>
      <w:r w:rsidR="00E65895">
        <w:rPr>
          <w:lang w:val="en-US"/>
        </w:rPr>
        <w:fldChar w:fldCharType="end"/>
      </w:r>
      <w:r w:rsidR="00E65895">
        <w:rPr>
          <w:lang w:val="en-US"/>
        </w:rPr>
        <w:t xml:space="preserve"> can be modified </w:t>
      </w:r>
      <w:r w:rsidR="007460E1">
        <w:rPr>
          <w:lang w:val="en-US"/>
        </w:rPr>
        <w:t xml:space="preserve">using </w:t>
      </w:r>
      <m:oMath>
        <m:sSubSup>
          <m:sSubSupPr>
            <m:ctrlPr>
              <w:rPr>
                <w:rFonts w:ascii="Cambria Math" w:hAnsi="Cambria Math"/>
                <w:i/>
                <w:lang w:val="en-US"/>
              </w:rPr>
            </m:ctrlPr>
          </m:sSubSupPr>
          <m:e>
            <m:r>
              <w:rPr>
                <w:rFonts w:ascii="Cambria Math" w:hAnsi="Cambria Math"/>
                <w:lang w:val="en-US"/>
              </w:rPr>
              <m:t>τ</m:t>
            </m:r>
          </m:e>
          <m:sub>
            <m:r>
              <w:rPr>
                <w:rFonts w:ascii="Cambria Math" w:hAnsi="Cambria Math"/>
                <w:lang w:val="en-US"/>
              </w:rPr>
              <m:t>c</m:t>
            </m:r>
          </m:sub>
          <m:sup>
            <m:r>
              <w:rPr>
                <w:rFonts w:ascii="Cambria Math" w:hAnsi="Cambria Math"/>
                <w:lang w:val="en-US"/>
              </w:rPr>
              <m:t>*</m:t>
            </m:r>
          </m:sup>
        </m:sSubSup>
        <m:r>
          <w:rPr>
            <w:rFonts w:ascii="Cambria Math" w:hAnsi="Cambria Math"/>
            <w:lang w:val="en-US"/>
          </w:rPr>
          <m:t>=0.045</m:t>
        </m:r>
      </m:oMath>
      <w:r w:rsidR="007460E1">
        <w:rPr>
          <w:lang w:val="en-US"/>
        </w:rPr>
        <w:t xml:space="preserve"> and </w:t>
      </w:r>
      <w:r w:rsidR="00627B8F">
        <w:rPr>
          <w:lang w:val="en-US"/>
        </w:rPr>
        <w:t>replacing</w:t>
      </w:r>
      <w:r w:rsidR="00721282">
        <w:rPr>
          <w:lang w:val="en-US"/>
        </w:rPr>
        <w:t xml:space="preserve"> the constant</w:t>
      </w:r>
      <w:r w:rsidR="00627B8F">
        <w:rPr>
          <w:lang w:val="en-US"/>
        </w:rPr>
        <w:t xml:space="preserve"> 8 by 5.7</w:t>
      </w:r>
      <w:r w:rsidR="00E65895">
        <w:rPr>
          <w:lang w:val="en-US"/>
        </w:rPr>
        <w:t xml:space="preserve"> </w:t>
      </w:r>
      <w:r w:rsidR="00627B8F">
        <w:rPr>
          <w:lang w:val="en-US"/>
        </w:rPr>
        <w:t xml:space="preserve">to </w:t>
      </w:r>
      <w:r w:rsidR="00E65895">
        <w:rPr>
          <w:lang w:val="en-US"/>
        </w:rPr>
        <w:t>obtain a</w:t>
      </w:r>
      <w:r w:rsidR="0076559C">
        <w:rPr>
          <w:lang w:val="en-US"/>
        </w:rPr>
        <w:t xml:space="preserve">n equilibrium slope too. </w:t>
      </w:r>
    </w:p>
    <w:p w14:paraId="16D55F3C" w14:textId="3D189855" w:rsidR="00C43935" w:rsidRDefault="00C43935" w:rsidP="00794884">
      <w:pPr>
        <w:rPr>
          <w:lang w:val="en-US"/>
        </w:rPr>
      </w:pPr>
    </w:p>
    <w:p w14:paraId="66BD2322" w14:textId="073C505D" w:rsidR="00057FD1" w:rsidRPr="00A0295E" w:rsidRDefault="00AA5F25" w:rsidP="00794884">
      <w:pPr>
        <w:rPr>
          <w:lang w:val="es-CL"/>
        </w:rPr>
      </w:pPr>
      <w:r>
        <w:rPr>
          <w:lang w:val="en-US"/>
        </w:rPr>
        <w:t>We compared</w:t>
      </w:r>
      <w:r w:rsidR="00C43935">
        <w:rPr>
          <w:lang w:val="en-US"/>
        </w:rPr>
        <w:t xml:space="preserve"> the </w:t>
      </w:r>
      <w:r>
        <w:rPr>
          <w:lang w:val="en-US"/>
        </w:rPr>
        <w:t xml:space="preserve">predicted bed elevation of all </w:t>
      </w:r>
      <w:r w:rsidR="00C43935">
        <w:rPr>
          <w:lang w:val="en-US"/>
        </w:rPr>
        <w:t>bed load transport models</w:t>
      </w:r>
      <w:r>
        <w:rPr>
          <w:lang w:val="en-US"/>
        </w:rPr>
        <w:t xml:space="preserve"> </w:t>
      </w:r>
      <w:r w:rsidR="00950D5C">
        <w:rPr>
          <w:lang w:val="en-US"/>
        </w:rPr>
        <w:t xml:space="preserve">at different simulation times </w:t>
      </w:r>
      <w:r w:rsidR="0039303F">
        <w:rPr>
          <w:lang w:val="en-US"/>
        </w:rPr>
        <w:t>(</w:t>
      </w:r>
      <w:r w:rsidR="0039303F">
        <w:rPr>
          <w:lang w:val="en-US"/>
        </w:rPr>
        <w:fldChar w:fldCharType="begin"/>
      </w:r>
      <w:r w:rsidR="0039303F">
        <w:rPr>
          <w:lang w:val="en-US"/>
        </w:rPr>
        <w:instrText xml:space="preserve"> REF _Ref107411494 </w:instrText>
      </w:r>
      <w:r w:rsidR="0039303F">
        <w:rPr>
          <w:lang w:val="en-US"/>
        </w:rPr>
        <w:fldChar w:fldCharType="separate"/>
      </w:r>
      <w:r w:rsidR="00F5136C" w:rsidRPr="00F11948">
        <w:rPr>
          <w:lang w:val="en-US"/>
        </w:rPr>
        <w:t xml:space="preserve">Figure </w:t>
      </w:r>
      <w:r w:rsidR="00F5136C">
        <w:rPr>
          <w:noProof/>
          <w:lang w:val="en-US"/>
        </w:rPr>
        <w:t>9</w:t>
      </w:r>
      <w:r w:rsidR="0039303F">
        <w:rPr>
          <w:lang w:val="en-US"/>
        </w:rPr>
        <w:fldChar w:fldCharType="end"/>
      </w:r>
      <w:r w:rsidR="0039303F">
        <w:rPr>
          <w:lang w:val="en-US"/>
        </w:rPr>
        <w:t xml:space="preserve"> a and b)</w:t>
      </w:r>
      <w:r w:rsidR="0064233F">
        <w:rPr>
          <w:lang w:val="en-US"/>
        </w:rPr>
        <w:t xml:space="preserve">. </w:t>
      </w:r>
      <w:r w:rsidR="00950D5C">
        <w:rPr>
          <w:lang w:val="en-US"/>
        </w:rPr>
        <w:t>After 10 days t</w:t>
      </w:r>
      <w:r w:rsidR="00700112">
        <w:rPr>
          <w:lang w:val="en-US"/>
        </w:rPr>
        <w:t>he</w:t>
      </w:r>
      <w:r w:rsidR="00CA662E">
        <w:rPr>
          <w:lang w:val="en-US"/>
        </w:rPr>
        <w:t xml:space="preserve"> equation</w:t>
      </w:r>
      <w:r w:rsidR="002C171E">
        <w:rPr>
          <w:lang w:val="en-US"/>
        </w:rPr>
        <w:t>s</w:t>
      </w:r>
      <w:r w:rsidR="00CA662E">
        <w:rPr>
          <w:lang w:val="en-US"/>
        </w:rPr>
        <w:t xml:space="preserve"> of </w:t>
      </w:r>
      <w:r w:rsidR="00CA662E" w:rsidRPr="0040044E">
        <w:rPr>
          <w:lang w:val="en-US"/>
        </w:rPr>
        <w:fldChar w:fldCharType="begin" w:fldLock="1"/>
      </w:r>
      <w:r w:rsidR="00CA662E">
        <w:rPr>
          <w:lang w:val="en-US"/>
        </w:rPr>
        <w:instrText>ADDIN CSL_CITATION {"citationItems":[{"id":"ITEM-1","itemData":{"DOI":"10.1080/00221689009499058","ISBN":"0022-1686","ISSN":"0022-1686","abstract":"Bedload transport in gravel-bed rivers is accomplished by means of the mobilization of grains exposed on the bed surface. This mobilization is due to the action of fluid forces on the exposed grains. Substrate particles can participate in the bedload only to the extent that local or global scour results in their exposure on the surface. It follows that a calculation of the bedload transport rate of mixtures should be based on the availability of each size range in the surface layer. Herein an existing empirical substrate-based bedload relation for gravel mixtures, developed solely with reference to field data, is transformed into a surface-based relation.","author":[{"dropping-particle":"","family":"Parker","given":"Gary","non-dropping-particle":"","parse-names":false,"suffix":""}],"container-title":"Journal of Hydraulic Research","id":"ITEM-1","issue":"4","issued":{"date-parts":[["1990","7","19"]]},"language":"en","note":"From Duplicate 2 (Surface-based bedload transport relation for gravel rivers - Parker, G.)\n\nFrom Duplicate 1 (Surface-based bedload transport relation for gravel rivers - Parker, G.)\n\nParker 1990","page":"417-436","publisher":"Taylor &amp; Francis Group","title":"Surface-based bedload transport relation for gravel rivers","type":"article-journal","volume":"28"},"uris":["http://www.mendeley.com/documents/?uuid=69b2904c-f79c-4f25-b666-2b389c666d4b"]}],"mendeley":{"formattedCitation":"(Parker, 1990)","manualFormatting":"Parker (1990)","plainTextFormattedCitation":"(Parker, 1990)","previouslyFormattedCitation":"(Parker, 1990)"},"properties":{"noteIndex":0},"schema":"https://github.com/citation-style-language/schema/raw/master/csl-citation.json"}</w:instrText>
      </w:r>
      <w:r w:rsidR="00CA662E" w:rsidRPr="0040044E">
        <w:rPr>
          <w:lang w:val="en-US"/>
        </w:rPr>
        <w:fldChar w:fldCharType="separate"/>
      </w:r>
      <w:r w:rsidR="00CA662E" w:rsidRPr="0040044E">
        <w:rPr>
          <w:noProof/>
          <w:lang w:val="en-US"/>
        </w:rPr>
        <w:t>Parker (1990)</w:t>
      </w:r>
      <w:r w:rsidR="00CA662E" w:rsidRPr="0040044E">
        <w:rPr>
          <w:lang w:val="en-US"/>
        </w:rPr>
        <w:fldChar w:fldCharType="end"/>
      </w:r>
      <w:r w:rsidR="00CA662E" w:rsidRPr="0040044E">
        <w:rPr>
          <w:lang w:val="en-US"/>
        </w:rPr>
        <w:t xml:space="preserve"> and </w:t>
      </w:r>
      <w:r w:rsidR="00CA662E" w:rsidRPr="0040044E">
        <w:rPr>
          <w:lang w:val="en-US"/>
        </w:rPr>
        <w:fldChar w:fldCharType="begin" w:fldLock="1"/>
      </w:r>
      <w:r w:rsidR="00CA662E" w:rsidRPr="0040044E">
        <w:rPr>
          <w:lang w:val="en-US"/>
        </w:rPr>
        <w:instrText>ADDIN CSL_CITATION {"citationItems":[{"id":"ITEM-1","itemData":{"DOI":"10.1061/(ASCE)0733-9429(2003)129:2(120)","ISSN":"0733-9429","author":[{"dropping-particle":"","family":"Wilcock","given":"Peter R.","non-dropping-particle":"","parse-names":false,"suffix":""},{"dropping-particle":"","family":"Crowe","given":"Joanna C.","non-dropping-particle":"","parse-names":false,"suffix":""}],"container-title":"Journal of Hydraulic Engineering","id":"ITEM-1","issue":"2","issued":{"date-parts":[["2003","1","15"]]},"note":"From Duplicate 1 (Surface-based Transport Model for Mixed-Size Sediment - Wilcock, Peter R; Asce, M; Crowe, Joanna C)\n\nFrom Duplicate 1 (Surface-based Transport Model for Mixed-Size Sediment - Wilcock, P; Crowe, J)\n\ndoi: 10.1061/(ASCE)0733-9429(2003)129:2(120)\n\nFrom Duplicate 2 (Surface-based Transport Model for Mixed-Size Sediment - Wilcock, P; Crowe, J)\n\ndoi: 10.1061/(ASCE)0733-9429(2003)129:2(120)","page":"120-128","publisher":"American Society of Civil Engineers","title":"Surface-based transport model for mixed-size sediment","type":"article-journal","volume":"129"},"uris":["http://www.mendeley.com/documents/?uuid=91b9cfbe-2782-4835-a6e6-708b95fcf293"]}],"mendeley":{"formattedCitation":"(Wilcock &amp; Crowe, 2003)","manualFormatting":"Wilcock &amp; Crowe (2003)","plainTextFormattedCitation":"(Wilcock &amp; Crowe, 2003)","previouslyFormattedCitation":"(Wilcock &amp; Crowe, 2003)"},"properties":{"noteIndex":0},"schema":"https://github.com/citation-style-language/schema/raw/master/csl-citation.json"}</w:instrText>
      </w:r>
      <w:r w:rsidR="00CA662E" w:rsidRPr="0040044E">
        <w:rPr>
          <w:lang w:val="en-US"/>
        </w:rPr>
        <w:fldChar w:fldCharType="separate"/>
      </w:r>
      <w:r w:rsidR="00CA662E" w:rsidRPr="0040044E">
        <w:rPr>
          <w:noProof/>
          <w:lang w:val="en-US"/>
        </w:rPr>
        <w:t>Wilcock &amp; Crowe (2003)</w:t>
      </w:r>
      <w:r w:rsidR="00CA662E" w:rsidRPr="0040044E">
        <w:rPr>
          <w:lang w:val="en-US"/>
        </w:rPr>
        <w:fldChar w:fldCharType="end"/>
      </w:r>
      <w:r w:rsidR="00CA662E">
        <w:rPr>
          <w:lang w:val="en-US"/>
        </w:rPr>
        <w:t xml:space="preserve"> </w:t>
      </w:r>
      <w:commentRangeStart w:id="230"/>
      <w:r w:rsidR="003C152A">
        <w:rPr>
          <w:lang w:val="en-US"/>
        </w:rPr>
        <w:t xml:space="preserve">predict </w:t>
      </w:r>
      <w:commentRangeEnd w:id="230"/>
      <w:r w:rsidR="003102F8">
        <w:rPr>
          <w:rStyle w:val="CommentReference"/>
        </w:rPr>
        <w:commentReference w:id="230"/>
      </w:r>
      <w:r w:rsidR="003C152A">
        <w:rPr>
          <w:lang w:val="en-US"/>
        </w:rPr>
        <w:t>a bed elevation with</w:t>
      </w:r>
      <w:r w:rsidR="0009748C">
        <w:rPr>
          <w:lang w:val="en-US"/>
        </w:rPr>
        <w:t xml:space="preserve"> a</w:t>
      </w:r>
      <w:r w:rsidR="003C152A">
        <w:rPr>
          <w:lang w:val="en-US"/>
        </w:rPr>
        <w:t>n</w:t>
      </w:r>
      <w:r w:rsidR="0009748C">
        <w:rPr>
          <w:lang w:val="en-US"/>
        </w:rPr>
        <w:t xml:space="preserve"> </w:t>
      </w:r>
      <w:r w:rsidR="00577694">
        <w:rPr>
          <w:lang w:val="en-US"/>
        </w:rPr>
        <w:t>upward-concave</w:t>
      </w:r>
      <w:r w:rsidR="0009748C">
        <w:rPr>
          <w:lang w:val="en-US"/>
        </w:rPr>
        <w:t xml:space="preserve"> longit</w:t>
      </w:r>
      <w:r w:rsidR="000A0897">
        <w:rPr>
          <w:lang w:val="en-US"/>
        </w:rPr>
        <w:t xml:space="preserve">udinal profile and </w:t>
      </w:r>
      <w:r w:rsidR="00950D5C">
        <w:rPr>
          <w:lang w:val="en-US"/>
        </w:rPr>
        <w:t xml:space="preserve">a </w:t>
      </w:r>
      <w:r w:rsidR="005639E0">
        <w:rPr>
          <w:lang w:val="en-US"/>
        </w:rPr>
        <w:t xml:space="preserve">higher elevation at the upstream boundary compared to the models </w:t>
      </w:r>
      <w:r w:rsidR="00676181">
        <w:rPr>
          <w:lang w:val="en-US"/>
        </w:rPr>
        <w:t>that do not account for the whole GSD</w:t>
      </w:r>
      <w:r w:rsidR="00E16BD4">
        <w:rPr>
          <w:lang w:val="en-US"/>
        </w:rPr>
        <w:t xml:space="preserve"> (</w:t>
      </w:r>
      <w:r w:rsidR="00E16BD4">
        <w:rPr>
          <w:lang w:val="en-US"/>
        </w:rPr>
        <w:fldChar w:fldCharType="begin"/>
      </w:r>
      <w:r w:rsidR="00E16BD4">
        <w:rPr>
          <w:lang w:val="en-US"/>
        </w:rPr>
        <w:instrText xml:space="preserve"> REF _Ref107411494 </w:instrText>
      </w:r>
      <w:r w:rsidR="00E16BD4">
        <w:rPr>
          <w:lang w:val="en-US"/>
        </w:rPr>
        <w:fldChar w:fldCharType="separate"/>
      </w:r>
      <w:r w:rsidR="00F5136C" w:rsidRPr="00F11948">
        <w:rPr>
          <w:lang w:val="en-US"/>
        </w:rPr>
        <w:t xml:space="preserve">Figure </w:t>
      </w:r>
      <w:r w:rsidR="00F5136C">
        <w:rPr>
          <w:noProof/>
          <w:lang w:val="en-US"/>
        </w:rPr>
        <w:t>9</w:t>
      </w:r>
      <w:r w:rsidR="00E16BD4">
        <w:rPr>
          <w:lang w:val="en-US"/>
        </w:rPr>
        <w:fldChar w:fldCharType="end"/>
      </w:r>
      <w:r w:rsidR="00E16BD4">
        <w:rPr>
          <w:lang w:val="en-US"/>
        </w:rPr>
        <w:t xml:space="preserve"> a)</w:t>
      </w:r>
      <w:r w:rsidR="00676181">
        <w:rPr>
          <w:lang w:val="en-US"/>
        </w:rPr>
        <w:t>.</w:t>
      </w:r>
      <w:r w:rsidR="00441B33">
        <w:rPr>
          <w:lang w:val="en-US"/>
        </w:rPr>
        <w:t xml:space="preserve"> </w:t>
      </w:r>
      <w:r w:rsidR="00E27EE3">
        <w:rPr>
          <w:lang w:val="en-US"/>
        </w:rPr>
        <w:t xml:space="preserve">Compared to the </w:t>
      </w:r>
      <w:r w:rsidR="00F71C63">
        <w:rPr>
          <w:lang w:val="en-US"/>
        </w:rPr>
        <w:t xml:space="preserve">models implemented in </w:t>
      </w:r>
      <w:r w:rsidR="003C152A" w:rsidRPr="007F2AC7">
        <w:rPr>
          <w:lang w:val="en-US"/>
        </w:rPr>
        <w:t>RTe-bookAgDegNormGravMixPW.xls</w:t>
      </w:r>
      <w:r w:rsidR="00F71C63">
        <w:rPr>
          <w:lang w:val="en-US"/>
        </w:rPr>
        <w:t xml:space="preserve"> (hereinafter, Parker</w:t>
      </w:r>
      <w:r w:rsidR="006652F1">
        <w:rPr>
          <w:lang w:val="en-US"/>
        </w:rPr>
        <w:t>-</w:t>
      </w:r>
      <w:proofErr w:type="spellStart"/>
      <w:r w:rsidR="00F71C63">
        <w:rPr>
          <w:lang w:val="en-US"/>
        </w:rPr>
        <w:t>ebook</w:t>
      </w:r>
      <w:proofErr w:type="spellEnd"/>
      <w:r w:rsidR="00F71C63">
        <w:rPr>
          <w:lang w:val="en-US"/>
        </w:rPr>
        <w:t>)</w:t>
      </w:r>
      <w:r w:rsidR="007A0551">
        <w:rPr>
          <w:lang w:val="en-US"/>
        </w:rPr>
        <w:t xml:space="preserve">, predictions of </w:t>
      </w:r>
      <w:proofErr w:type="spellStart"/>
      <w:r w:rsidR="007A0551">
        <w:rPr>
          <w:lang w:val="en-US"/>
        </w:rPr>
        <w:t>riverBedDynamics</w:t>
      </w:r>
      <w:proofErr w:type="spellEnd"/>
      <w:r w:rsidR="007A0551">
        <w:rPr>
          <w:lang w:val="en-US"/>
        </w:rPr>
        <w:t xml:space="preserve"> follow all trends in the longitudinal bed elevation profile and </w:t>
      </w:r>
      <w:del w:id="231" w:author="Anderson, Samuel R" w:date="2022-07-31T21:37:00Z">
        <w:r w:rsidR="009B2624" w:rsidDel="00E83EAF">
          <w:rPr>
            <w:lang w:val="en-US"/>
          </w:rPr>
          <w:delText>predicts</w:delText>
        </w:r>
      </w:del>
      <w:ins w:id="232" w:author="Anderson, Samuel R" w:date="2022-07-31T21:37:00Z">
        <w:r w:rsidR="00E83EAF">
          <w:rPr>
            <w:lang w:val="en-US"/>
          </w:rPr>
          <w:t>forecast</w:t>
        </w:r>
      </w:ins>
      <w:r w:rsidR="009B2624">
        <w:rPr>
          <w:lang w:val="en-US"/>
        </w:rPr>
        <w:t xml:space="preserve"> a higher elevation for </w:t>
      </w:r>
      <w:r w:rsidR="009B2624" w:rsidRPr="0040044E">
        <w:rPr>
          <w:lang w:val="en-US"/>
        </w:rPr>
        <w:fldChar w:fldCharType="begin" w:fldLock="1"/>
      </w:r>
      <w:r w:rsidR="009B2624" w:rsidRPr="0040044E">
        <w:rPr>
          <w:lang w:val="en-US"/>
        </w:rPr>
        <w:instrText>ADDIN CSL_CITATION {"citationItems":[{"id":"ITEM-1","itemData":{"DOI":"10.1061/(ASCE)0733-9429(2003)129:2(120)","ISSN":"0733-9429","author":[{"dropping-particle":"","family":"Wilcock","given":"Peter R.","non-dropping-particle":"","parse-names":false,"suffix":""},{"dropping-particle":"","family":"Crowe","given":"Joanna C.","non-dropping-particle":"","parse-names":false,"suffix":""}],"container-title":"Journal of Hydraulic Engineering","id":"ITEM-1","issue":"2","issued":{"date-parts":[["2003","1","15"]]},"note":"From Duplicate 1 (Surface-based Transport Model for Mixed-Size Sediment - Wilcock, Peter R; Asce, M; Crowe, Joanna C)\n\nFrom Duplicate 1 (Surface-based Transport Model for Mixed-Size Sediment - Wilcock, P; Crowe, J)\n\ndoi: 10.1061/(ASCE)0733-9429(2003)129:2(120)\n\nFrom Duplicate 2 (Surface-based Transport Model for Mixed-Size Sediment - Wilcock, P; Crowe, J)\n\ndoi: 10.1061/(ASCE)0733-9429(2003)129:2(120)","page":"120-128","publisher":"American Society of Civil Engineers","title":"Surface-based transport model for mixed-size sediment","type":"article-journal","volume":"129"},"uris":["http://www.mendeley.com/documents/?uuid=91b9cfbe-2782-4835-a6e6-708b95fcf293"]}],"mendeley":{"formattedCitation":"(Wilcock &amp; Crowe, 2003)","manualFormatting":"Wilcock &amp; Crowe (2003)","plainTextFormattedCitation":"(Wilcock &amp; Crowe, 2003)","previouslyFormattedCitation":"(Wilcock &amp; Crowe, 2003)"},"properties":{"noteIndex":0},"schema":"https://github.com/citation-style-language/schema/raw/master/csl-citation.json"}</w:instrText>
      </w:r>
      <w:r w:rsidR="009B2624" w:rsidRPr="0040044E">
        <w:rPr>
          <w:lang w:val="en-US"/>
        </w:rPr>
        <w:fldChar w:fldCharType="separate"/>
      </w:r>
      <w:r w:rsidR="009B2624" w:rsidRPr="0040044E">
        <w:rPr>
          <w:noProof/>
          <w:lang w:val="en-US"/>
        </w:rPr>
        <w:t>Wilcock &amp; Crowe (2003)</w:t>
      </w:r>
      <w:r w:rsidR="009B2624" w:rsidRPr="0040044E">
        <w:rPr>
          <w:lang w:val="en-US"/>
        </w:rPr>
        <w:fldChar w:fldCharType="end"/>
      </w:r>
      <w:r w:rsidR="009B2624">
        <w:rPr>
          <w:lang w:val="en-US"/>
        </w:rPr>
        <w:t xml:space="preserve"> than for </w:t>
      </w:r>
      <w:r w:rsidR="009B2624" w:rsidRPr="0040044E">
        <w:rPr>
          <w:lang w:val="en-US"/>
        </w:rPr>
        <w:fldChar w:fldCharType="begin" w:fldLock="1"/>
      </w:r>
      <w:r w:rsidR="009B2624">
        <w:rPr>
          <w:lang w:val="en-US"/>
        </w:rPr>
        <w:instrText>ADDIN CSL_CITATION {"citationItems":[{"id":"ITEM-1","itemData":{"DOI":"10.1080/00221689009499058","ISBN":"0022-1686","ISSN":"0022-1686","abstract":"Bedload transport in gravel-bed rivers is accomplished by means of the mobilization of grains exposed on the bed surface. This mobilization is due to the action of fluid forces on the exposed grains. Substrate particles can participate in the bedload only to the extent that local or global scour results in their exposure on the surface. It follows that a calculation of the bedload transport rate of mixtures should be based on the availability of each size range in the surface layer. Herein an existing empirical substrate-based bedload relation for gravel mixtures, developed solely with reference to field data, is transformed into a surface-based relation.","author":[{"dropping-particle":"","family":"Parker","given":"Gary","non-dropping-particle":"","parse-names":false,"suffix":""}],"container-title":"Journal of Hydraulic Research","id":"ITEM-1","issue":"4","issued":{"date-parts":[["1990","7","19"]]},"language":"en","note":"From Duplicate 2 (Surface-based bedload transport relation for gravel rivers - Parker, G.)\n\nFrom Duplicate 1 (Surface-based bedload transport relation for gravel rivers - Parker, G.)\n\nParker 1990","page":"417-436","publisher":"Taylor &amp; Francis Group","title":"Surface-based bedload transport relation for gravel rivers","type":"article-journal","volume":"28"},"uris":["http://www.mendeley.com/documents/?uuid=69b2904c-f79c-4f25-b666-2b389c666d4b"]}],"mendeley":{"formattedCitation":"(Parker, 1990)","manualFormatting":"Parker (1990)","plainTextFormattedCitation":"(Parker, 1990)","previouslyFormattedCitation":"(Parker, 1990)"},"properties":{"noteIndex":0},"schema":"https://github.com/citation-style-language/schema/raw/master/csl-citation.json"}</w:instrText>
      </w:r>
      <w:r w:rsidR="009B2624" w:rsidRPr="0040044E">
        <w:rPr>
          <w:lang w:val="en-US"/>
        </w:rPr>
        <w:fldChar w:fldCharType="separate"/>
      </w:r>
      <w:r w:rsidR="009B2624" w:rsidRPr="0040044E">
        <w:rPr>
          <w:noProof/>
          <w:lang w:val="en-US"/>
        </w:rPr>
        <w:t>Parker (1990)</w:t>
      </w:r>
      <w:r w:rsidR="009B2624" w:rsidRPr="0040044E">
        <w:rPr>
          <w:lang w:val="en-US"/>
        </w:rPr>
        <w:fldChar w:fldCharType="end"/>
      </w:r>
      <w:r w:rsidR="004A0528">
        <w:rPr>
          <w:lang w:val="en-US"/>
        </w:rPr>
        <w:t xml:space="preserve"> as it is seen in </w:t>
      </w:r>
      <w:r w:rsidR="00D813C9">
        <w:rPr>
          <w:lang w:val="en-US"/>
        </w:rPr>
        <w:t xml:space="preserve">the </w:t>
      </w:r>
      <w:r w:rsidR="004A0528">
        <w:rPr>
          <w:lang w:val="en-US"/>
        </w:rPr>
        <w:t>Parker-</w:t>
      </w:r>
      <w:proofErr w:type="spellStart"/>
      <w:r w:rsidR="004A0528">
        <w:rPr>
          <w:lang w:val="en-US"/>
        </w:rPr>
        <w:t>ebook</w:t>
      </w:r>
      <w:proofErr w:type="spellEnd"/>
      <w:r w:rsidR="004A0528">
        <w:rPr>
          <w:lang w:val="en-US"/>
        </w:rPr>
        <w:t xml:space="preserve">. </w:t>
      </w:r>
      <w:r w:rsidR="00417BD6">
        <w:rPr>
          <w:lang w:val="en-US"/>
        </w:rPr>
        <w:t>The models of</w:t>
      </w:r>
      <w:r w:rsidR="00441B33">
        <w:rPr>
          <w:lang w:val="en-US"/>
        </w:rPr>
        <w:t xml:space="preserve"> </w:t>
      </w:r>
      <w:r w:rsidR="00703A80" w:rsidRPr="0040044E">
        <w:rPr>
          <w:lang w:val="en-US"/>
        </w:rPr>
        <w:fldChar w:fldCharType="begin" w:fldLock="1"/>
      </w:r>
      <w:r w:rsidR="00703A80" w:rsidRPr="0040044E">
        <w:rPr>
          <w:lang w:val="en-US"/>
        </w:rPr>
        <w:instrText>ADDIN CSL_CITATION {"citationItems":[{"id":"ITEM-1","itemData":{"DOI":"1948-06-07","abstract":"In the following paper, a brief summary is first of all given of the results and interpretation of tests already made known in former publications of the Laboratory for Hydraulic Research and Soil Mechanics at the Federal Institute of Technology, Zurich. After that, an attempt is made to derive an empirical law of bed-load transport based on recent experimental data. We desire to state expressly that by bed-load transport is meant the movement of the solid material rolling or jumping along the bed of a river; transport of matter in suspension is not included.","author":[{"dropping-particle":"","family":"Meyer-Peter","given":"E.","non-dropping-particle":"","parse-names":false,"suffix":""},{"dropping-particle":"","family":"Müller","given":"R.","non-dropping-particle":"","parse-names":false,"suffix":""}],"container-title":"Proceedings of the 2nd Meeting of the International Association of Hydraulic Research","id":"ITEM-1","issued":{"date-parts":[["1948"]]},"page":"39-64","title":"Formulas for Bed-Load Transport","type":"paper-conference"},"uris":["http://www.mendeley.com/documents/?uuid=f372aaf2-d402-4bb1-a3dd-67f01be0d3ee"]}],"mendeley":{"formattedCitation":"(Meyer-Peter &amp; Müller, 1948)","manualFormatting":"Meyer-Peter &amp; Müller (1948)","plainTextFormattedCitation":"(Meyer-Peter &amp; Müller, 1948)","previouslyFormattedCitation":"(Meyer-Peter &amp; Müller, 1948)"},"properties":{"noteIndex":0},"schema":"https://github.com/citation-style-language/schema/raw/master/csl-citation.json"}</w:instrText>
      </w:r>
      <w:r w:rsidR="00703A80" w:rsidRPr="0040044E">
        <w:rPr>
          <w:lang w:val="en-US"/>
        </w:rPr>
        <w:fldChar w:fldCharType="separate"/>
      </w:r>
      <w:r w:rsidR="00703A80" w:rsidRPr="0040044E">
        <w:rPr>
          <w:noProof/>
          <w:lang w:val="en-US"/>
        </w:rPr>
        <w:t>Meyer-Peter &amp; Müller (1948)</w:t>
      </w:r>
      <w:r w:rsidR="00703A80" w:rsidRPr="0040044E">
        <w:rPr>
          <w:lang w:val="en-US"/>
        </w:rPr>
        <w:fldChar w:fldCharType="end"/>
      </w:r>
      <w:r w:rsidR="00417BD6">
        <w:rPr>
          <w:lang w:val="en-US"/>
        </w:rPr>
        <w:t xml:space="preserve"> and</w:t>
      </w:r>
      <w:r w:rsidR="00441B33">
        <w:rPr>
          <w:lang w:val="en-US"/>
        </w:rPr>
        <w:t xml:space="preserve"> </w:t>
      </w:r>
      <w:r w:rsidR="00417BD6" w:rsidRPr="0040044E">
        <w:rPr>
          <w:lang w:val="en-US"/>
        </w:rPr>
        <w:fldChar w:fldCharType="begin" w:fldLock="1"/>
      </w:r>
      <w:r w:rsidR="00417BD6" w:rsidRPr="0040044E">
        <w:rPr>
          <w:lang w:val="en-US"/>
        </w:rPr>
        <w:instrText>ADDIN CSL_CITATION {"citationItems":[{"id":"ITEM-1","itemData":{"DOI":"10.1080/00221687609499677","ISBN":"0022-1686","ISSN":"0022-1686","abstract":"Results are presented of a series of experiments in which were measured: the mean critical bed shear stress at SHIELDS' grain-movement condition and at the initiation of non-ceasing scour, the rate of bedload transport, the average particle velocity, the rate of deposition, and the average length of individual steps of saltating bed-load particles, in water, as a function of the time-mean bed shear stress. These experiments were performed in a closed rectangular flow channel at different slopes of the bed surface and using five different bed materials (two sands, gravel, magnetite and walnut grains). Comparing the threshold drag acting at different downward slopes of the bed surface (0°, 12°, 18° and 22°) a surprisingly large critical-drag angle of 47° was found. The initiation of non-ceasing scour of a loose granular bed was studied experimentally behind a consolidated bed of the same material as the loose bed. The corresponding instantaneous threshold drag was about three times larger than the threshold drag acting at SHIELDS' grain movement condition. The rate of bed-load transport measured as a function of the mean bed-shear stress satisfies a generalised MEYER-PETER and MULLER formula (1948), also at various downward slopes of the bed surface, as investigated up to 22°. The rate of particle deposition was found to be proportional to the rate of bed-load transport, and the average length of individual particle steps was found to be a constant. This implies that the probability of a bed-load particle being deposited when striking the bed surface is independent of the flow rate within the experimental range. This result contradicts EINSTEIN'S theory of bed-load transport (1950). Close examination of the motion of saltating bed-load particles revealed that these particles are transported almost in suspension for the greater part of their trajectory. The average transport velocity of the suspended particles was found to be equal to the average fluid velocity calculated for a turbulent flow without a bed load, at about three particle diameters above the bed surface, minus a constant. The constant was proportional to the critical shear velocity at SHIELDS' grain-movement condition. This can be explained by considering that the turbulent shear flow must exert a lift force on the suspended particles that is practically equal to their submerged weight. Combining the MEYER-PETER and MULLER formula for the rate of bed-load transport and the abovementioned expr…","author":[{"dropping-particle":"","family":"Fernandez Luque","given":"R.","non-dropping-particle":"","parse-names":false,"suffix":""},{"dropping-particle":"","family":"Beek","given":"R.","non-dropping-particle":"Van","parse-names":false,"suffix":""}],"container-title":"Journal of Hydraulic Research","id":"ITEM-1","issue":"2","issued":{"date-parts":[["1976"]]},"page":"127-144","title":"Erosion And transport Of bed-load sediment","type":"article-journal","volume":"14"},"uris":["http://www.mendeley.com/documents/?uuid=37ec7e22-fff7-40a0-8565-9da0f7fbc265"]}],"mendeley":{"formattedCitation":"(Fernandez Luque &amp; Van Beek, 1976)","manualFormatting":"Fernandez Luque &amp; Van Beek (1976)","plainTextFormattedCitation":"(Fernandez Luque &amp; Van Beek, 1976)","previouslyFormattedCitation":"(Fernandez Luque &amp; Van Beek, 1976)"},"properties":{"noteIndex":0},"schema":"https://github.com/citation-style-language/schema/raw/master/csl-citation.json"}</w:instrText>
      </w:r>
      <w:r w:rsidR="00417BD6" w:rsidRPr="0040044E">
        <w:rPr>
          <w:lang w:val="en-US"/>
        </w:rPr>
        <w:fldChar w:fldCharType="separate"/>
      </w:r>
      <w:r w:rsidR="00417BD6" w:rsidRPr="0040044E">
        <w:rPr>
          <w:noProof/>
          <w:lang w:val="en-US"/>
        </w:rPr>
        <w:t>Fernandez Luque &amp; Van Beek (1976)</w:t>
      </w:r>
      <w:r w:rsidR="00417BD6" w:rsidRPr="0040044E">
        <w:rPr>
          <w:lang w:val="en-US"/>
        </w:rPr>
        <w:fldChar w:fldCharType="end"/>
      </w:r>
      <w:r w:rsidR="00417BD6">
        <w:rPr>
          <w:lang w:val="en-US"/>
        </w:rPr>
        <w:t xml:space="preserve"> </w:t>
      </w:r>
      <w:r w:rsidR="008D7717">
        <w:rPr>
          <w:lang w:val="en-US"/>
        </w:rPr>
        <w:t xml:space="preserve">have a more </w:t>
      </w:r>
      <w:commentRangeStart w:id="233"/>
      <w:r w:rsidR="008D7717">
        <w:rPr>
          <w:lang w:val="en-US"/>
        </w:rPr>
        <w:t>uniform slope along the longitudinal distance</w:t>
      </w:r>
      <w:commentRangeEnd w:id="233"/>
      <w:r w:rsidR="003102F8">
        <w:rPr>
          <w:rStyle w:val="CommentReference"/>
        </w:rPr>
        <w:commentReference w:id="233"/>
      </w:r>
      <w:r w:rsidR="000D5DA7">
        <w:rPr>
          <w:lang w:val="en-US"/>
        </w:rPr>
        <w:t xml:space="preserve">. There </w:t>
      </w:r>
      <w:r w:rsidR="00AF3796">
        <w:rPr>
          <w:lang w:val="en-US"/>
        </w:rPr>
        <w:t>is</w:t>
      </w:r>
      <w:r w:rsidR="000D5DA7">
        <w:rPr>
          <w:lang w:val="en-US"/>
        </w:rPr>
        <w:t xml:space="preserve"> no </w:t>
      </w:r>
      <w:r w:rsidR="00B87981">
        <w:rPr>
          <w:lang w:val="en-US"/>
        </w:rPr>
        <w:t xml:space="preserve">analytical solution after 10 days for these two models because the equilibrium condition has not been reached yet. </w:t>
      </w:r>
      <w:r w:rsidR="003D03EF">
        <w:rPr>
          <w:lang w:val="en-US"/>
        </w:rPr>
        <w:lastRenderedPageBreak/>
        <w:t xml:space="preserve">After 120 days </w:t>
      </w:r>
      <w:r w:rsidR="0012003A">
        <w:rPr>
          <w:lang w:val="en-US"/>
        </w:rPr>
        <w:t>all</w:t>
      </w:r>
      <w:r w:rsidR="00127CDB">
        <w:rPr>
          <w:lang w:val="en-US"/>
        </w:rPr>
        <w:t xml:space="preserve"> models can be considered in </w:t>
      </w:r>
      <w:r w:rsidR="007D0890">
        <w:rPr>
          <w:lang w:val="en-US"/>
        </w:rPr>
        <w:t xml:space="preserve">relatively </w:t>
      </w:r>
      <w:r w:rsidR="00127CDB">
        <w:rPr>
          <w:lang w:val="en-US"/>
        </w:rPr>
        <w:t xml:space="preserve">stable conditions </w:t>
      </w:r>
      <w:r w:rsidR="008D3126">
        <w:rPr>
          <w:lang w:val="en-US"/>
        </w:rPr>
        <w:t xml:space="preserve">based on the </w:t>
      </w:r>
      <w:commentRangeStart w:id="234"/>
      <w:r w:rsidR="005C7AFA">
        <w:rPr>
          <w:lang w:val="en-US"/>
        </w:rPr>
        <w:t>elevation rate of change</w:t>
      </w:r>
      <w:commentRangeEnd w:id="234"/>
      <w:r w:rsidR="003102F8">
        <w:rPr>
          <w:rStyle w:val="CommentReference"/>
        </w:rPr>
        <w:commentReference w:id="234"/>
      </w:r>
      <w:r w:rsidR="005C7AFA">
        <w:rPr>
          <w:lang w:val="en-US"/>
        </w:rPr>
        <w:t xml:space="preserve"> at the upstream</w:t>
      </w:r>
      <w:r w:rsidR="003C5677">
        <w:rPr>
          <w:lang w:val="en-US"/>
        </w:rPr>
        <w:t xml:space="preserve"> boundary node (0.15 m/day for </w:t>
      </w:r>
      <w:r w:rsidR="003C5677" w:rsidRPr="0040044E">
        <w:rPr>
          <w:lang w:val="en-US"/>
        </w:rPr>
        <w:fldChar w:fldCharType="begin" w:fldLock="1"/>
      </w:r>
      <w:r w:rsidR="003C5677" w:rsidRPr="0040044E">
        <w:rPr>
          <w:lang w:val="en-US"/>
        </w:rPr>
        <w:instrText>ADDIN CSL_CITATION {"citationItems":[{"id":"ITEM-1","itemData":{"DOI":"10.1061/(ASCE)0733-9429(2003)129:2(120)","ISSN":"0733-9429","author":[{"dropping-particle":"","family":"Wilcock","given":"Peter R.","non-dropping-particle":"","parse-names":false,"suffix":""},{"dropping-particle":"","family":"Crowe","given":"Joanna C.","non-dropping-particle":"","parse-names":false,"suffix":""}],"container-title":"Journal of Hydraulic Engineering","id":"ITEM-1","issue":"2","issued":{"date-parts":[["2003","1","15"]]},"note":"From Duplicate 1 (Surface-based Transport Model for Mixed-Size Sediment - Wilcock, Peter R; Asce, M; Crowe, Joanna C)\n\nFrom Duplicate 1 (Surface-based Transport Model for Mixed-Size Sediment - Wilcock, P; Crowe, J)\n\ndoi: 10.1061/(ASCE)0733-9429(2003)129:2(120)\n\nFrom Duplicate 2 (Surface-based Transport Model for Mixed-Size Sediment - Wilcock, P; Crowe, J)\n\ndoi: 10.1061/(ASCE)0733-9429(2003)129:2(120)","page":"120-128","publisher":"American Society of Civil Engineers","title":"Surface-based transport model for mixed-size sediment","type":"article-journal","volume":"129"},"uris":["http://www.mendeley.com/documents/?uuid=91b9cfbe-2782-4835-a6e6-708b95fcf293"]}],"mendeley":{"formattedCitation":"(Wilcock &amp; Crowe, 2003)","manualFormatting":"Wilcock &amp; Crowe (2003)","plainTextFormattedCitation":"(Wilcock &amp; Crowe, 2003)","previouslyFormattedCitation":"(Wilcock &amp; Crowe, 2003)"},"properties":{"noteIndex":0},"schema":"https://github.com/citation-style-language/schema/raw/master/csl-citation.json"}</w:instrText>
      </w:r>
      <w:r w:rsidR="003C5677" w:rsidRPr="0040044E">
        <w:rPr>
          <w:lang w:val="en-US"/>
        </w:rPr>
        <w:fldChar w:fldCharType="separate"/>
      </w:r>
      <w:r w:rsidR="003C5677" w:rsidRPr="0040044E">
        <w:rPr>
          <w:noProof/>
          <w:lang w:val="en-US"/>
        </w:rPr>
        <w:t>Wilcock &amp; Crowe (2003)</w:t>
      </w:r>
      <w:r w:rsidR="003C5677" w:rsidRPr="0040044E">
        <w:rPr>
          <w:lang w:val="en-US"/>
        </w:rPr>
        <w:fldChar w:fldCharType="end"/>
      </w:r>
      <w:r w:rsidR="00C93D47">
        <w:rPr>
          <w:lang w:val="en-US"/>
        </w:rPr>
        <w:t xml:space="preserve"> and less than 0.6 mm/day for </w:t>
      </w:r>
      <w:r w:rsidR="007C0783">
        <w:rPr>
          <w:lang w:val="en-US"/>
        </w:rPr>
        <w:t xml:space="preserve">all other models). </w:t>
      </w:r>
      <w:r w:rsidR="0071246E">
        <w:rPr>
          <w:lang w:val="en-US"/>
        </w:rPr>
        <w:t>In all cases t</w:t>
      </w:r>
      <w:r w:rsidR="00EF1020">
        <w:rPr>
          <w:lang w:val="en-US"/>
        </w:rPr>
        <w:t xml:space="preserve">he longitudinal profiles </w:t>
      </w:r>
      <w:r w:rsidR="00A6719D">
        <w:rPr>
          <w:lang w:val="en-US"/>
        </w:rPr>
        <w:t>show a relatively uniform slope</w:t>
      </w:r>
      <w:r w:rsidR="00E50129">
        <w:rPr>
          <w:lang w:val="en-US"/>
        </w:rPr>
        <w:t xml:space="preserve"> (</w:t>
      </w:r>
      <w:r w:rsidR="00E50129">
        <w:rPr>
          <w:lang w:val="en-US"/>
        </w:rPr>
        <w:fldChar w:fldCharType="begin"/>
      </w:r>
      <w:r w:rsidR="00E50129">
        <w:rPr>
          <w:lang w:val="en-US"/>
        </w:rPr>
        <w:instrText xml:space="preserve"> REF _Ref107411494 </w:instrText>
      </w:r>
      <w:r w:rsidR="00E50129">
        <w:rPr>
          <w:lang w:val="en-US"/>
        </w:rPr>
        <w:fldChar w:fldCharType="separate"/>
      </w:r>
      <w:r w:rsidR="00F5136C" w:rsidRPr="00F11948">
        <w:rPr>
          <w:lang w:val="en-US"/>
        </w:rPr>
        <w:t xml:space="preserve">Figure </w:t>
      </w:r>
      <w:r w:rsidR="00F5136C">
        <w:rPr>
          <w:noProof/>
          <w:lang w:val="en-US"/>
        </w:rPr>
        <w:t>9</w:t>
      </w:r>
      <w:r w:rsidR="00E50129">
        <w:rPr>
          <w:lang w:val="en-US"/>
        </w:rPr>
        <w:fldChar w:fldCharType="end"/>
      </w:r>
      <w:r w:rsidR="00E50129">
        <w:rPr>
          <w:lang w:val="en-US"/>
        </w:rPr>
        <w:t xml:space="preserve"> b)</w:t>
      </w:r>
      <w:r w:rsidR="00A6719D">
        <w:rPr>
          <w:lang w:val="en-US"/>
        </w:rPr>
        <w:t xml:space="preserve">. </w:t>
      </w:r>
      <w:r w:rsidR="00232D3C">
        <w:rPr>
          <w:lang w:val="en-US"/>
        </w:rPr>
        <w:t xml:space="preserve">However, the magnitude of local elevation is different in all the tested models. </w:t>
      </w:r>
      <w:commentRangeStart w:id="235"/>
      <w:r w:rsidR="0028680D">
        <w:rPr>
          <w:lang w:val="en-US"/>
        </w:rPr>
        <w:t xml:space="preserve">The </w:t>
      </w:r>
      <w:r w:rsidR="00462354">
        <w:rPr>
          <w:lang w:val="en-US"/>
        </w:rPr>
        <w:t xml:space="preserve">equation of </w:t>
      </w:r>
      <w:r w:rsidR="00462354" w:rsidRPr="0040044E">
        <w:rPr>
          <w:lang w:val="en-US"/>
        </w:rPr>
        <w:fldChar w:fldCharType="begin" w:fldLock="1"/>
      </w:r>
      <w:r w:rsidR="00462354" w:rsidRPr="0040044E">
        <w:rPr>
          <w:lang w:val="en-US"/>
        </w:rPr>
        <w:instrText>ADDIN CSL_CITATION {"citationItems":[{"id":"ITEM-1","itemData":{"DOI":"10.1061/(ASCE)0733-9429(2003)129:2(120)","ISSN":"0733-9429","author":[{"dropping-particle":"","family":"Wilcock","given":"Peter R.","non-dropping-particle":"","parse-names":false,"suffix":""},{"dropping-particle":"","family":"Crowe","given":"Joanna C.","non-dropping-particle":"","parse-names":false,"suffix":""}],"container-title":"Journal of Hydraulic Engineering","id":"ITEM-1","issue":"2","issued":{"date-parts":[["2003","1","15"]]},"note":"From Duplicate 1 (Surface-based Transport Model for Mixed-Size Sediment - Wilcock, Peter R; Asce, M; Crowe, Joanna C)\n\nFrom Duplicate 1 (Surface-based Transport Model for Mixed-Size Sediment - Wilcock, P; Crowe, J)\n\ndoi: 10.1061/(ASCE)0733-9429(2003)129:2(120)\n\nFrom Duplicate 2 (Surface-based Transport Model for Mixed-Size Sediment - Wilcock, P; Crowe, J)\n\ndoi: 10.1061/(ASCE)0733-9429(2003)129:2(120)","page":"120-128","publisher":"American Society of Civil Engineers","title":"Surface-based transport model for mixed-size sediment","type":"article-journal","volume":"129"},"uris":["http://www.mendeley.com/documents/?uuid=91b9cfbe-2782-4835-a6e6-708b95fcf293"]}],"mendeley":{"formattedCitation":"(Wilcock &amp; Crowe, 2003)","manualFormatting":"Wilcock &amp; Crowe (2003)","plainTextFormattedCitation":"(Wilcock &amp; Crowe, 2003)","previouslyFormattedCitation":"(Wilcock &amp; Crowe, 2003)"},"properties":{"noteIndex":0},"schema":"https://github.com/citation-style-language/schema/raw/master/csl-citation.json"}</w:instrText>
      </w:r>
      <w:r w:rsidR="00462354" w:rsidRPr="0040044E">
        <w:rPr>
          <w:lang w:val="en-US"/>
        </w:rPr>
        <w:fldChar w:fldCharType="separate"/>
      </w:r>
      <w:r w:rsidR="00462354" w:rsidRPr="0040044E">
        <w:rPr>
          <w:noProof/>
          <w:lang w:val="en-US"/>
        </w:rPr>
        <w:t>Wilcock &amp; Crowe (2003)</w:t>
      </w:r>
      <w:r w:rsidR="00462354" w:rsidRPr="0040044E">
        <w:rPr>
          <w:lang w:val="en-US"/>
        </w:rPr>
        <w:fldChar w:fldCharType="end"/>
      </w:r>
      <w:r w:rsidR="00462354">
        <w:rPr>
          <w:lang w:val="en-US"/>
        </w:rPr>
        <w:t xml:space="preserve"> predicted </w:t>
      </w:r>
      <w:del w:id="236" w:author="Anderson, Samuel R" w:date="2022-07-31T21:37:00Z">
        <w:r w:rsidR="00462354" w:rsidDel="00E83EAF">
          <w:rPr>
            <w:lang w:val="en-US"/>
          </w:rPr>
          <w:delText xml:space="preserve">the </w:delText>
        </w:r>
      </w:del>
      <w:ins w:id="237" w:author="Anderson, Samuel R" w:date="2022-07-31T21:37:00Z">
        <w:r w:rsidR="00E83EAF">
          <w:rPr>
            <w:lang w:val="en-US"/>
          </w:rPr>
          <w:t>a</w:t>
        </w:r>
        <w:r w:rsidR="00E83EAF">
          <w:rPr>
            <w:lang w:val="en-US"/>
          </w:rPr>
          <w:t xml:space="preserve"> </w:t>
        </w:r>
      </w:ins>
      <w:r w:rsidR="00462354">
        <w:rPr>
          <w:lang w:val="en-US"/>
        </w:rPr>
        <w:t>steeper bed</w:t>
      </w:r>
      <w:r w:rsidR="002124B3">
        <w:rPr>
          <w:lang w:val="en-US"/>
        </w:rPr>
        <w:t xml:space="preserve"> slope (0.0624 m/m)</w:t>
      </w:r>
      <w:r w:rsidR="001613C6">
        <w:rPr>
          <w:lang w:val="en-US"/>
        </w:rPr>
        <w:t xml:space="preserve">, more than double </w:t>
      </w:r>
      <w:r w:rsidR="001F32F9">
        <w:rPr>
          <w:lang w:val="en-US"/>
        </w:rPr>
        <w:t xml:space="preserve">than </w:t>
      </w:r>
      <w:r w:rsidR="006B61EB" w:rsidRPr="0040044E">
        <w:rPr>
          <w:lang w:val="en-US"/>
        </w:rPr>
        <w:fldChar w:fldCharType="begin" w:fldLock="1"/>
      </w:r>
      <w:r w:rsidR="006B61EB" w:rsidRPr="0040044E">
        <w:rPr>
          <w:lang w:val="en-US"/>
        </w:rPr>
        <w:instrText>ADDIN CSL_CITATION {"citationItems":[{"id":"ITEM-1","itemData":{"DOI":"1948-06-07","abstract":"In the following paper, a brief summary is first of all given of the results and interpretation of tests already made known in former publications of the Laboratory for Hydraulic Research and Soil Mechanics at the Federal Institute of Technology, Zurich. After that, an attempt is made to derive an empirical law of bed-load transport based on recent experimental data. We desire to state expressly that by bed-load transport is meant the movement of the solid material rolling or jumping along the bed of a river; transport of matter in suspension is not included.","author":[{"dropping-particle":"","family":"Meyer-Peter","given":"E.","non-dropping-particle":"","parse-names":false,"suffix":""},{"dropping-particle":"","family":"Müller","given":"R.","non-dropping-particle":"","parse-names":false,"suffix":""}],"container-title":"Proceedings of the 2nd Meeting of the International Association of Hydraulic Research","id":"ITEM-1","issued":{"date-parts":[["1948"]]},"page":"39-64","title":"Formulas for Bed-Load Transport","type":"paper-conference"},"uris":["http://www.mendeley.com/documents/?uuid=f372aaf2-d402-4bb1-a3dd-67f01be0d3ee"]}],"mendeley":{"formattedCitation":"(Meyer-Peter &amp; Müller, 1948)","manualFormatting":"Meyer-Peter &amp; Müller (1948)","plainTextFormattedCitation":"(Meyer-Peter &amp; Müller, 1948)","previouslyFormattedCitation":"(Meyer-Peter &amp; Müller, 1948)"},"properties":{"noteIndex":0},"schema":"https://github.com/citation-style-language/schema/raw/master/csl-citation.json"}</w:instrText>
      </w:r>
      <w:r w:rsidR="006B61EB" w:rsidRPr="0040044E">
        <w:rPr>
          <w:lang w:val="en-US"/>
        </w:rPr>
        <w:fldChar w:fldCharType="separate"/>
      </w:r>
      <w:r w:rsidR="006B61EB" w:rsidRPr="0040044E">
        <w:rPr>
          <w:noProof/>
          <w:lang w:val="en-US"/>
        </w:rPr>
        <w:t>Meyer-Peter &amp; Müller (1948)</w:t>
      </w:r>
      <w:r w:rsidR="006B61EB" w:rsidRPr="0040044E">
        <w:rPr>
          <w:lang w:val="en-US"/>
        </w:rPr>
        <w:fldChar w:fldCharType="end"/>
      </w:r>
      <w:r w:rsidR="006B61EB">
        <w:rPr>
          <w:lang w:val="en-US"/>
        </w:rPr>
        <w:t xml:space="preserve"> (0.02</w:t>
      </w:r>
      <w:r w:rsidR="00F9423A">
        <w:rPr>
          <w:lang w:val="en-US"/>
        </w:rPr>
        <w:t xml:space="preserve">49 m/m) and </w:t>
      </w:r>
      <w:r w:rsidR="00F9423A" w:rsidRPr="0040044E">
        <w:rPr>
          <w:lang w:val="en-US"/>
        </w:rPr>
        <w:fldChar w:fldCharType="begin" w:fldLock="1"/>
      </w:r>
      <w:r w:rsidR="00F9423A" w:rsidRPr="0040044E">
        <w:rPr>
          <w:lang w:val="en-US"/>
        </w:rPr>
        <w:instrText>ADDIN CSL_CITATION {"citationItems":[{"id":"ITEM-1","itemData":{"DOI":"10.1080/00221687609499677","ISBN":"0022-1686","ISSN":"0022-1686","abstract":"Results are presented of a series of experiments in which were measured: the mean critical bed shear stress at SHIELDS' grain-movement condition and at the initiation of non-ceasing scour, the rate of bedload transport, the average particle velocity, the rate of deposition, and the average length of individual steps of saltating bed-load particles, in water, as a function of the time-mean bed shear stress. These experiments were performed in a closed rectangular flow channel at different slopes of the bed surface and using five different bed materials (two sands, gravel, magnetite and walnut grains). Comparing the threshold drag acting at different downward slopes of the bed surface (0°, 12°, 18° and 22°) a surprisingly large critical-drag angle of 47° was found. The initiation of non-ceasing scour of a loose granular bed was studied experimentally behind a consolidated bed of the same material as the loose bed. The corresponding instantaneous threshold drag was about three times larger than the threshold drag acting at SHIELDS' grain movement condition. The rate of bed-load transport measured as a function of the mean bed-shear stress satisfies a generalised MEYER-PETER and MULLER formula (1948), also at various downward slopes of the bed surface, as investigated up to 22°. The rate of particle deposition was found to be proportional to the rate of bed-load transport, and the average length of individual particle steps was found to be a constant. This implies that the probability of a bed-load particle being deposited when striking the bed surface is independent of the flow rate within the experimental range. This result contradicts EINSTEIN'S theory of bed-load transport (1950). Close examination of the motion of saltating bed-load particles revealed that these particles are transported almost in suspension for the greater part of their trajectory. The average transport velocity of the suspended particles was found to be equal to the average fluid velocity calculated for a turbulent flow without a bed load, at about three particle diameters above the bed surface, minus a constant. The constant was proportional to the critical shear velocity at SHIELDS' grain-movement condition. This can be explained by considering that the turbulent shear flow must exert a lift force on the suspended particles that is practically equal to their submerged weight. Combining the MEYER-PETER and MULLER formula for the rate of bed-load transport and the abovementioned expr…","author":[{"dropping-particle":"","family":"Fernandez Luque","given":"R.","non-dropping-particle":"","parse-names":false,"suffix":""},{"dropping-particle":"","family":"Beek","given":"R.","non-dropping-particle":"Van","parse-names":false,"suffix":""}],"container-title":"Journal of Hydraulic Research","id":"ITEM-1","issue":"2","issued":{"date-parts":[["1976"]]},"page":"127-144","title":"Erosion And transport Of bed-load sediment","type":"article-journal","volume":"14"},"uris":["http://www.mendeley.com/documents/?uuid=37ec7e22-fff7-40a0-8565-9da0f7fbc265"]}],"mendeley":{"formattedCitation":"(Fernandez Luque &amp; Van Beek, 1976)","manualFormatting":"Fernandez Luque &amp; Van Beek (1976)","plainTextFormattedCitation":"(Fernandez Luque &amp; Van Beek, 1976)","previouslyFormattedCitation":"(Fernandez Luque &amp; Van Beek, 1976)"},"properties":{"noteIndex":0},"schema":"https://github.com/citation-style-language/schema/raw/master/csl-citation.json"}</w:instrText>
      </w:r>
      <w:r w:rsidR="00F9423A" w:rsidRPr="0040044E">
        <w:rPr>
          <w:lang w:val="en-US"/>
        </w:rPr>
        <w:fldChar w:fldCharType="separate"/>
      </w:r>
      <w:r w:rsidR="00F9423A" w:rsidRPr="0040044E">
        <w:rPr>
          <w:noProof/>
          <w:lang w:val="en-US"/>
        </w:rPr>
        <w:t>Fernandez Luque &amp; Van Beek (1976)</w:t>
      </w:r>
      <w:r w:rsidR="00F9423A" w:rsidRPr="0040044E">
        <w:rPr>
          <w:lang w:val="en-US"/>
        </w:rPr>
        <w:fldChar w:fldCharType="end"/>
      </w:r>
      <w:r w:rsidR="00F9423A">
        <w:rPr>
          <w:lang w:val="en-US"/>
        </w:rPr>
        <w:t xml:space="preserve"> (0.0311 m/m)</w:t>
      </w:r>
      <w:commentRangeEnd w:id="235"/>
      <w:r w:rsidR="00E83EAF">
        <w:rPr>
          <w:rStyle w:val="CommentReference"/>
        </w:rPr>
        <w:commentReference w:id="235"/>
      </w:r>
      <w:r w:rsidR="001F32F9">
        <w:rPr>
          <w:lang w:val="en-US"/>
        </w:rPr>
        <w:t xml:space="preserve">. </w:t>
      </w:r>
      <w:r w:rsidR="00EF4D51" w:rsidRPr="0040044E">
        <w:rPr>
          <w:lang w:val="en-US"/>
        </w:rPr>
        <w:fldChar w:fldCharType="begin" w:fldLock="1"/>
      </w:r>
      <w:r w:rsidR="00EF4D51">
        <w:rPr>
          <w:lang w:val="en-US"/>
        </w:rPr>
        <w:instrText>ADDIN CSL_CITATION {"citationItems":[{"id":"ITEM-1","itemData":{"DOI":"10.1080/00221689009499058","ISBN":"0022-1686","ISSN":"0022-1686","abstract":"Bedload transport in gravel-bed rivers is accomplished by means of the mobilization of grains exposed on the bed surface. This mobilization is due to the action of fluid forces on the exposed grains. Substrate particles can participate in the bedload only to the extent that local or global scour results in their exposure on the surface. It follows that a calculation of the bedload transport rate of mixtures should be based on the availability of each size range in the surface layer. Herein an existing empirical substrate-based bedload relation for gravel mixtures, developed solely with reference to field data, is transformed into a surface-based relation.","author":[{"dropping-particle":"","family":"Parker","given":"Gary","non-dropping-particle":"","parse-names":false,"suffix":""}],"container-title":"Journal of Hydraulic Research","id":"ITEM-1","issue":"4","issued":{"date-parts":[["1990","7","19"]]},"language":"en","note":"From Duplicate 2 (Surface-based bedload transport relation for gravel rivers - Parker, G.)\n\nFrom Duplicate 1 (Surface-based bedload transport relation for gravel rivers - Parker, G.)\n\nParker 1990","page":"417-436","publisher":"Taylor &amp; Francis Group","title":"Surface-based bedload transport relation for gravel rivers","type":"article-journal","volume":"28"},"uris":["http://www.mendeley.com/documents/?uuid=69b2904c-f79c-4f25-b666-2b389c666d4b"]}],"mendeley":{"formattedCitation":"(Parker, 1990)","manualFormatting":"Parker (1990)","plainTextFormattedCitation":"(Parker, 1990)","previouslyFormattedCitation":"(Parker, 1990)"},"properties":{"noteIndex":0},"schema":"https://github.com/citation-style-language/schema/raw/master/csl-citation.json"}</w:instrText>
      </w:r>
      <w:r w:rsidR="00EF4D51" w:rsidRPr="0040044E">
        <w:rPr>
          <w:lang w:val="en-US"/>
        </w:rPr>
        <w:fldChar w:fldCharType="separate"/>
      </w:r>
      <w:r w:rsidR="00EF4D51" w:rsidRPr="0040044E">
        <w:rPr>
          <w:noProof/>
          <w:lang w:val="en-US"/>
        </w:rPr>
        <w:t>Parker (1990)</w:t>
      </w:r>
      <w:r w:rsidR="00EF4D51" w:rsidRPr="0040044E">
        <w:rPr>
          <w:lang w:val="en-US"/>
        </w:rPr>
        <w:fldChar w:fldCharType="end"/>
      </w:r>
      <w:r w:rsidR="00EF4D51">
        <w:rPr>
          <w:lang w:val="en-US"/>
        </w:rPr>
        <w:t xml:space="preserve"> predicts </w:t>
      </w:r>
      <w:r w:rsidR="001F32F9">
        <w:rPr>
          <w:lang w:val="en-US"/>
        </w:rPr>
        <w:t xml:space="preserve">an average bed slope of </w:t>
      </w:r>
      <w:r w:rsidR="00E65370">
        <w:rPr>
          <w:lang w:val="en-US"/>
        </w:rPr>
        <w:t xml:space="preserve">0.0407 m/m. In general, predictions of </w:t>
      </w:r>
      <w:proofErr w:type="spellStart"/>
      <w:r w:rsidR="00E65370">
        <w:rPr>
          <w:lang w:val="en-US"/>
        </w:rPr>
        <w:t>riverBedDynamics</w:t>
      </w:r>
      <w:proofErr w:type="spellEnd"/>
      <w:r w:rsidR="00E65370">
        <w:rPr>
          <w:lang w:val="en-US"/>
        </w:rPr>
        <w:t xml:space="preserve"> </w:t>
      </w:r>
      <w:r w:rsidR="00057FD1">
        <w:rPr>
          <w:lang w:val="en-US"/>
        </w:rPr>
        <w:t xml:space="preserve">using the model of </w:t>
      </w:r>
      <w:r w:rsidR="00057FD1" w:rsidRPr="0040044E">
        <w:rPr>
          <w:lang w:val="en-US"/>
        </w:rPr>
        <w:fldChar w:fldCharType="begin" w:fldLock="1"/>
      </w:r>
      <w:r w:rsidR="00057FD1" w:rsidRPr="0040044E">
        <w:rPr>
          <w:lang w:val="en-US"/>
        </w:rPr>
        <w:instrText>ADDIN CSL_CITATION {"citationItems":[{"id":"ITEM-1","itemData":{"DOI":"10.1061/(ASCE)0733-9429(2003)129:2(120)","ISSN":"0733-9429","author":[{"dropping-particle":"","family":"Wilcock","given":"Peter R.","non-dropping-particle":"","parse-names":false,"suffix":""},{"dropping-particle":"","family":"Crowe","given":"Joanna C.","non-dropping-particle":"","parse-names":false,"suffix":""}],"container-title":"Journal of Hydraulic Engineering","id":"ITEM-1","issue":"2","issued":{"date-parts":[["2003","1","15"]]},"note":"From Duplicate 1 (Surface-based Transport Model for Mixed-Size Sediment - Wilcock, Peter R; Asce, M; Crowe, Joanna C)\n\nFrom Duplicate 1 (Surface-based Transport Model for Mixed-Size Sediment - Wilcock, P; Crowe, J)\n\ndoi: 10.1061/(ASCE)0733-9429(2003)129:2(120)\n\nFrom Duplicate 2 (Surface-based Transport Model for Mixed-Size Sediment - Wilcock, P; Crowe, J)\n\ndoi: 10.1061/(ASCE)0733-9429(2003)129:2(120)","page":"120-128","publisher":"American Society of Civil Engineers","title":"Surface-based transport model for mixed-size sediment","type":"article-journal","volume":"129"},"uris":["http://www.mendeley.com/documents/?uuid=91b9cfbe-2782-4835-a6e6-708b95fcf293"]}],"mendeley":{"formattedCitation":"(Wilcock &amp; Crowe, 2003)","manualFormatting":"Wilcock &amp; Crowe (2003)","plainTextFormattedCitation":"(Wilcock &amp; Crowe, 2003)","previouslyFormattedCitation":"(Wilcock &amp; Crowe, 2003)"},"properties":{"noteIndex":0},"schema":"https://github.com/citation-style-language/schema/raw/master/csl-citation.json"}</w:instrText>
      </w:r>
      <w:r w:rsidR="00057FD1" w:rsidRPr="0040044E">
        <w:rPr>
          <w:lang w:val="en-US"/>
        </w:rPr>
        <w:fldChar w:fldCharType="separate"/>
      </w:r>
      <w:r w:rsidR="00057FD1" w:rsidRPr="0040044E">
        <w:rPr>
          <w:noProof/>
          <w:lang w:val="en-US"/>
        </w:rPr>
        <w:t>Wilcock &amp; Crowe (2003)</w:t>
      </w:r>
      <w:r w:rsidR="00057FD1" w:rsidRPr="0040044E">
        <w:rPr>
          <w:lang w:val="en-US"/>
        </w:rPr>
        <w:fldChar w:fldCharType="end"/>
      </w:r>
      <w:r w:rsidR="00057FD1">
        <w:rPr>
          <w:lang w:val="en-US"/>
        </w:rPr>
        <w:t xml:space="preserve"> are in good agreement with those predicted</w:t>
      </w:r>
      <w:r w:rsidR="00645D03">
        <w:rPr>
          <w:lang w:val="en-US"/>
        </w:rPr>
        <w:t xml:space="preserve"> in Parker-</w:t>
      </w:r>
      <w:proofErr w:type="spellStart"/>
      <w:r w:rsidR="00645D03">
        <w:rPr>
          <w:lang w:val="en-US"/>
        </w:rPr>
        <w:t>ebook</w:t>
      </w:r>
      <w:proofErr w:type="spellEnd"/>
      <w:r w:rsidR="00645D03">
        <w:rPr>
          <w:lang w:val="en-US"/>
        </w:rPr>
        <w:t xml:space="preserve">, but are slightly underpredicted (max </w:t>
      </w:r>
      <w:r w:rsidR="0020734B">
        <w:rPr>
          <w:lang w:val="en-US"/>
        </w:rPr>
        <w:t xml:space="preserve">difference of </w:t>
      </w:r>
      <w:r w:rsidR="007601A1">
        <w:rPr>
          <w:lang w:val="en-US"/>
        </w:rPr>
        <w:t>3.4 m at the most upstream node)</w:t>
      </w:r>
      <w:r w:rsidR="0020734B">
        <w:rPr>
          <w:lang w:val="en-US"/>
        </w:rPr>
        <w:t xml:space="preserve"> when using </w:t>
      </w:r>
      <w:r w:rsidR="0020734B" w:rsidRPr="0040044E">
        <w:rPr>
          <w:lang w:val="en-US"/>
        </w:rPr>
        <w:fldChar w:fldCharType="begin" w:fldLock="1"/>
      </w:r>
      <w:r w:rsidR="0020734B">
        <w:rPr>
          <w:lang w:val="en-US"/>
        </w:rPr>
        <w:instrText>ADDIN CSL_CITATION {"citationItems":[{"id":"ITEM-1","itemData":{"DOI":"10.1080/00221689009499058","ISBN":"0022-1686","ISSN":"0022-1686","abstract":"Bedload transport in gravel-bed rivers is accomplished by means of the mobilization of grains exposed on the bed surface. This mobilization is due to the action of fluid forces on the exposed grains. Substrate particles can participate in the bedload only to the extent that local or global scour results in their exposure on the surface. It follows that a calculation of the bedload transport rate of mixtures should be based on the availability of each size range in the surface layer. Herein an existing empirical substrate-based bedload relation for gravel mixtures, developed solely with reference to field data, is transformed into a surface-based relation.","author":[{"dropping-particle":"","family":"Parker","given":"Gary","non-dropping-particle":"","parse-names":false,"suffix":""}],"container-title":"Journal of Hydraulic Research","id":"ITEM-1","issue":"4","issued":{"date-parts":[["1990","7","19"]]},"language":"en","note":"From Duplicate 2 (Surface-based bedload transport relation for gravel rivers - Parker, G.)\n\nFrom Duplicate 1 (Surface-based bedload transport relation for gravel rivers - Parker, G.)\n\nParker 1990","page":"417-436","publisher":"Taylor &amp; Francis Group","title":"Surface-based bedload transport relation for gravel rivers","type":"article-journal","volume":"28"},"uris":["http://www.mendeley.com/documents/?uuid=69b2904c-f79c-4f25-b666-2b389c666d4b"]}],"mendeley":{"formattedCitation":"(Parker, 1990)","manualFormatting":"Parker (1990)","plainTextFormattedCitation":"(Parker, 1990)","previouslyFormattedCitation":"(Parker, 1990)"},"properties":{"noteIndex":0},"schema":"https://github.com/citation-style-language/schema/raw/master/csl-citation.json"}</w:instrText>
      </w:r>
      <w:r w:rsidR="0020734B" w:rsidRPr="0040044E">
        <w:rPr>
          <w:lang w:val="en-US"/>
        </w:rPr>
        <w:fldChar w:fldCharType="separate"/>
      </w:r>
      <w:r w:rsidR="0020734B" w:rsidRPr="0040044E">
        <w:rPr>
          <w:noProof/>
          <w:lang w:val="en-US"/>
        </w:rPr>
        <w:t>Parker (1990)</w:t>
      </w:r>
      <w:r w:rsidR="0020734B" w:rsidRPr="0040044E">
        <w:rPr>
          <w:lang w:val="en-US"/>
        </w:rPr>
        <w:fldChar w:fldCharType="end"/>
      </w:r>
      <w:r w:rsidR="0020734B">
        <w:rPr>
          <w:lang w:val="en-US"/>
        </w:rPr>
        <w:t xml:space="preserve">. </w:t>
      </w:r>
      <w:r w:rsidR="00477120">
        <w:rPr>
          <w:lang w:val="en-US"/>
        </w:rPr>
        <w:t xml:space="preserve">However, these differences are </w:t>
      </w:r>
      <w:r w:rsidR="00616AAA">
        <w:rPr>
          <w:lang w:val="en-US"/>
        </w:rPr>
        <w:t xml:space="preserve">only </w:t>
      </w:r>
      <w:r w:rsidR="00E04476">
        <w:rPr>
          <w:lang w:val="en-US"/>
        </w:rPr>
        <w:t>referential</w:t>
      </w:r>
      <w:r w:rsidR="00616AAA">
        <w:rPr>
          <w:lang w:val="en-US"/>
        </w:rPr>
        <w:t xml:space="preserve"> because we did not </w:t>
      </w:r>
      <w:r w:rsidR="00E04476">
        <w:rPr>
          <w:lang w:val="en-US"/>
        </w:rPr>
        <w:t>try</w:t>
      </w:r>
      <w:r w:rsidR="00616AAA">
        <w:rPr>
          <w:lang w:val="en-US"/>
        </w:rPr>
        <w:t xml:space="preserve"> to calibrate the models in Parker-</w:t>
      </w:r>
      <w:proofErr w:type="spellStart"/>
      <w:r w:rsidR="00616AAA">
        <w:rPr>
          <w:lang w:val="en-US"/>
        </w:rPr>
        <w:t>ebook</w:t>
      </w:r>
      <w:proofErr w:type="spellEnd"/>
      <w:r w:rsidR="00D01306">
        <w:rPr>
          <w:lang w:val="en-US"/>
        </w:rPr>
        <w:t xml:space="preserve"> and </w:t>
      </w:r>
      <w:r w:rsidR="00F55A76">
        <w:rPr>
          <w:lang w:val="en-US"/>
        </w:rPr>
        <w:t xml:space="preserve">only </w:t>
      </w:r>
      <w:r w:rsidR="00B20828">
        <w:rPr>
          <w:lang w:val="en-US"/>
        </w:rPr>
        <w:t>used</w:t>
      </w:r>
      <w:r w:rsidR="00D01306">
        <w:rPr>
          <w:lang w:val="en-US"/>
        </w:rPr>
        <w:t xml:space="preserve"> an estimate of the </w:t>
      </w:r>
      <w:r w:rsidR="00960C12">
        <w:rPr>
          <w:lang w:val="en-US"/>
        </w:rPr>
        <w:t>c</w:t>
      </w:r>
      <w:r w:rsidR="00960C12" w:rsidRPr="00960C12">
        <w:rPr>
          <w:lang w:val="en-US"/>
        </w:rPr>
        <w:t>oefficient in Manning-Strickler resistance relation</w:t>
      </w:r>
      <w:r w:rsidR="00B20828">
        <w:rPr>
          <w:lang w:val="en-US"/>
        </w:rPr>
        <w:t xml:space="preserve"> (</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r</m:t>
            </m:r>
          </m:sub>
        </m:sSub>
        <m:r>
          <w:rPr>
            <w:rFonts w:ascii="Cambria Math" w:hAnsi="Cambria Math"/>
            <w:lang w:val="en-US"/>
          </w:rPr>
          <m:t>=9.7</m:t>
        </m:r>
      </m:oMath>
      <w:r w:rsidR="00523B5B">
        <w:rPr>
          <w:lang w:val="en-US"/>
        </w:rPr>
        <w:t>)</w:t>
      </w:r>
      <w:r w:rsidR="00E04476">
        <w:rPr>
          <w:lang w:val="en-US"/>
        </w:rPr>
        <w:t>.</w:t>
      </w:r>
      <w:r w:rsidR="003A68FF">
        <w:rPr>
          <w:lang w:val="en-US"/>
        </w:rPr>
        <w:t xml:space="preserve"> </w:t>
      </w:r>
      <w:r w:rsidR="00F67D35">
        <w:rPr>
          <w:lang w:val="en-US"/>
        </w:rPr>
        <w:t>The elevation predicted</w:t>
      </w:r>
      <w:r w:rsidR="00616751">
        <w:rPr>
          <w:lang w:val="en-US"/>
        </w:rPr>
        <w:t xml:space="preserve"> by the models of </w:t>
      </w:r>
      <w:r w:rsidR="00616751" w:rsidRPr="0040044E">
        <w:rPr>
          <w:lang w:val="en-US"/>
        </w:rPr>
        <w:fldChar w:fldCharType="begin" w:fldLock="1"/>
      </w:r>
      <w:r w:rsidR="00616751" w:rsidRPr="0040044E">
        <w:rPr>
          <w:lang w:val="en-US"/>
        </w:rPr>
        <w:instrText>ADDIN CSL_CITATION {"citationItems":[{"id":"ITEM-1","itemData":{"DOI":"1948-06-07","abstract":"In the following paper, a brief summary is first of all given of the results and interpretation of tests already made known in former publications of the Laboratory for Hydraulic Research and Soil Mechanics at the Federal Institute of Technology, Zurich. After that, an attempt is made to derive an empirical law of bed-load transport based on recent experimental data. We desire to state expressly that by bed-load transport is meant the movement of the solid material rolling or jumping along the bed of a river; transport of matter in suspension is not included.","author":[{"dropping-particle":"","family":"Meyer-Peter","given":"E.","non-dropping-particle":"","parse-names":false,"suffix":""},{"dropping-particle":"","family":"Müller","given":"R.","non-dropping-particle":"","parse-names":false,"suffix":""}],"container-title":"Proceedings of the 2nd Meeting of the International Association of Hydraulic Research","id":"ITEM-1","issued":{"date-parts":[["1948"]]},"page":"39-64","title":"Formulas for Bed-Load Transport","type":"paper-conference"},"uris":["http://www.mendeley.com/documents/?uuid=f372aaf2-d402-4bb1-a3dd-67f01be0d3ee"]}],"mendeley":{"formattedCitation":"(Meyer-Peter &amp; Müller, 1948)","manualFormatting":"Meyer-Peter &amp; Müller (1948)","plainTextFormattedCitation":"(Meyer-Peter &amp; Müller, 1948)","previouslyFormattedCitation":"(Meyer-Peter &amp; Müller, 1948)"},"properties":{"noteIndex":0},"schema":"https://github.com/citation-style-language/schema/raw/master/csl-citation.json"}</w:instrText>
      </w:r>
      <w:r w:rsidR="00616751" w:rsidRPr="0040044E">
        <w:rPr>
          <w:lang w:val="en-US"/>
        </w:rPr>
        <w:fldChar w:fldCharType="separate"/>
      </w:r>
      <w:r w:rsidR="00616751" w:rsidRPr="0040044E">
        <w:rPr>
          <w:noProof/>
          <w:lang w:val="en-US"/>
        </w:rPr>
        <w:t>Meyer-Peter &amp; Müller (1948)</w:t>
      </w:r>
      <w:r w:rsidR="00616751" w:rsidRPr="0040044E">
        <w:rPr>
          <w:lang w:val="en-US"/>
        </w:rPr>
        <w:fldChar w:fldCharType="end"/>
      </w:r>
      <w:r w:rsidR="00616751">
        <w:rPr>
          <w:lang w:val="en-US"/>
        </w:rPr>
        <w:t xml:space="preserve"> (0.0249 m/m) and </w:t>
      </w:r>
      <w:r w:rsidR="00616751" w:rsidRPr="0040044E">
        <w:rPr>
          <w:lang w:val="en-US"/>
        </w:rPr>
        <w:fldChar w:fldCharType="begin" w:fldLock="1"/>
      </w:r>
      <w:r w:rsidR="00616751" w:rsidRPr="0040044E">
        <w:rPr>
          <w:lang w:val="en-US"/>
        </w:rPr>
        <w:instrText>ADDIN CSL_CITATION {"citationItems":[{"id":"ITEM-1","itemData":{"DOI":"10.1080/00221687609499677","ISBN":"0022-1686","ISSN":"0022-1686","abstract":"Results are presented of a series of experiments in which were measured: the mean critical bed shear stress at SHIELDS' grain-movement condition and at the initiation of non-ceasing scour, the rate of bedload transport, the average particle velocity, the rate of deposition, and the average length of individual steps of saltating bed-load particles, in water, as a function of the time-mean bed shear stress. These experiments were performed in a closed rectangular flow channel at different slopes of the bed surface and using five different bed materials (two sands, gravel, magnetite and walnut grains). Comparing the threshold drag acting at different downward slopes of the bed surface (0°, 12°, 18° and 22°) a surprisingly large critical-drag angle of 47° was found. The initiation of non-ceasing scour of a loose granular bed was studied experimentally behind a consolidated bed of the same material as the loose bed. The corresponding instantaneous threshold drag was about three times larger than the threshold drag acting at SHIELDS' grain movement condition. The rate of bed-load transport measured as a function of the mean bed-shear stress satisfies a generalised MEYER-PETER and MULLER formula (1948), also at various downward slopes of the bed surface, as investigated up to 22°. The rate of particle deposition was found to be proportional to the rate of bed-load transport, and the average length of individual particle steps was found to be a constant. This implies that the probability of a bed-load particle being deposited when striking the bed surface is independent of the flow rate within the experimental range. This result contradicts EINSTEIN'S theory of bed-load transport (1950). Close examination of the motion of saltating bed-load particles revealed that these particles are transported almost in suspension for the greater part of their trajectory. The average transport velocity of the suspended particles was found to be equal to the average fluid velocity calculated for a turbulent flow without a bed load, at about three particle diameters above the bed surface, minus a constant. The constant was proportional to the critical shear velocity at SHIELDS' grain-movement condition. This can be explained by considering that the turbulent shear flow must exert a lift force on the suspended particles that is practically equal to their submerged weight. Combining the MEYER-PETER and MULLER formula for the rate of bed-load transport and the abovementioned expr…","author":[{"dropping-particle":"","family":"Fernandez Luque","given":"R.","non-dropping-particle":"","parse-names":false,"suffix":""},{"dropping-particle":"","family":"Beek","given":"R.","non-dropping-particle":"Van","parse-names":false,"suffix":""}],"container-title":"Journal of Hydraulic Research","id":"ITEM-1","issue":"2","issued":{"date-parts":[["1976"]]},"page":"127-144","title":"Erosion And transport Of bed-load sediment","type":"article-journal","volume":"14"},"uris":["http://www.mendeley.com/documents/?uuid=37ec7e22-fff7-40a0-8565-9da0f7fbc265"]}],"mendeley":{"formattedCitation":"(Fernandez Luque &amp; Van Beek, 1976)","manualFormatting":"Fernandez Luque &amp; Van Beek (1976)","plainTextFormattedCitation":"(Fernandez Luque &amp; Van Beek, 1976)","previouslyFormattedCitation":"(Fernandez Luque &amp; Van Beek, 1976)"},"properties":{"noteIndex":0},"schema":"https://github.com/citation-style-language/schema/raw/master/csl-citation.json"}</w:instrText>
      </w:r>
      <w:r w:rsidR="00616751" w:rsidRPr="0040044E">
        <w:rPr>
          <w:lang w:val="en-US"/>
        </w:rPr>
        <w:fldChar w:fldCharType="separate"/>
      </w:r>
      <w:r w:rsidR="00616751" w:rsidRPr="0040044E">
        <w:rPr>
          <w:noProof/>
          <w:lang w:val="en-US"/>
        </w:rPr>
        <w:t>Fernandez Luque &amp; Van Beek (1976)</w:t>
      </w:r>
      <w:r w:rsidR="00616751" w:rsidRPr="0040044E">
        <w:rPr>
          <w:lang w:val="en-US"/>
        </w:rPr>
        <w:fldChar w:fldCharType="end"/>
      </w:r>
      <w:r w:rsidR="00616751">
        <w:rPr>
          <w:lang w:val="en-US"/>
        </w:rPr>
        <w:t xml:space="preserve"> are in good agreement to those calculated using the equilibrium slope (</w:t>
      </w:r>
      <w:r w:rsidR="00E3594A">
        <w:rPr>
          <w:lang w:val="en-US"/>
        </w:rPr>
        <w:fldChar w:fldCharType="begin"/>
      </w:r>
      <w:r w:rsidR="00E3594A">
        <w:rPr>
          <w:lang w:val="en-US"/>
        </w:rPr>
        <w:instrText xml:space="preserve"> REF _Ref107414379 </w:instrText>
      </w:r>
      <w:r w:rsidR="00E3594A">
        <w:rPr>
          <w:lang w:val="en-US"/>
        </w:rPr>
        <w:fldChar w:fldCharType="separate"/>
      </w:r>
      <w:r w:rsidR="00F5136C" w:rsidRPr="0040044E">
        <w:rPr>
          <w:lang w:val="en-US"/>
        </w:rPr>
        <w:t xml:space="preserve">Eq. </w:t>
      </w:r>
      <w:r w:rsidR="00F5136C">
        <w:rPr>
          <w:noProof/>
          <w:lang w:val="en-US"/>
        </w:rPr>
        <w:t>33</w:t>
      </w:r>
      <w:r w:rsidR="00E3594A">
        <w:rPr>
          <w:lang w:val="en-US"/>
        </w:rPr>
        <w:fldChar w:fldCharType="end"/>
      </w:r>
      <w:r w:rsidR="00E3594A">
        <w:rPr>
          <w:lang w:val="en-US"/>
        </w:rPr>
        <w:t xml:space="preserve">, errors below </w:t>
      </w:r>
      <w:r w:rsidR="00BF5449">
        <w:rPr>
          <w:lang w:val="en-US"/>
        </w:rPr>
        <w:t>0.23%</w:t>
      </w:r>
      <w:r w:rsidR="00E3594A">
        <w:rPr>
          <w:lang w:val="en-US"/>
        </w:rPr>
        <w:t xml:space="preserve">) </w:t>
      </w:r>
    </w:p>
    <w:p w14:paraId="07323335" w14:textId="53C0A03B" w:rsidR="008D7717" w:rsidRDefault="008D7717" w:rsidP="00794884">
      <w:pPr>
        <w:rPr>
          <w:lang w:val="en-US"/>
        </w:rPr>
      </w:pPr>
    </w:p>
    <w:p w14:paraId="7B41BB91" w14:textId="7896A08F" w:rsidR="00A95B81" w:rsidRDefault="003A0E78" w:rsidP="00DC3842">
      <w:pPr>
        <w:rPr>
          <w:lang w:val="en-US"/>
        </w:rPr>
      </w:pPr>
      <w:r>
        <w:rPr>
          <w:lang w:val="en-US"/>
        </w:rPr>
        <w:t xml:space="preserve">We also </w:t>
      </w:r>
      <w:r w:rsidR="001C0DBF">
        <w:rPr>
          <w:lang w:val="en-US"/>
        </w:rPr>
        <w:t>analyzed</w:t>
      </w:r>
      <w:r>
        <w:rPr>
          <w:lang w:val="en-US"/>
        </w:rPr>
        <w:t xml:space="preserve"> the dynamics of bed surface GSD</w:t>
      </w:r>
      <w:r w:rsidR="00852EDF">
        <w:rPr>
          <w:lang w:val="en-US"/>
        </w:rPr>
        <w:t xml:space="preserve"> in terms of th</w:t>
      </w:r>
      <w:r w:rsidR="00C9696A">
        <w:rPr>
          <w:lang w:val="en-US"/>
        </w:rPr>
        <w:t>e</w:t>
      </w:r>
      <w:r w:rsidR="00852EDF">
        <w:rPr>
          <w:lang w:val="en-US"/>
        </w:rPr>
        <w:t xml:space="preserve"> evolutio</w:t>
      </w:r>
      <w:r w:rsidR="00C9696A">
        <w:rPr>
          <w:lang w:val="en-US"/>
        </w:rPr>
        <w:t>n of t</w:t>
      </w:r>
      <w:r w:rsidR="004D0D9F">
        <w:rPr>
          <w:lang w:val="en-US"/>
        </w:rPr>
        <w:t xml:space="preserve">he surface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sg</m:t>
            </m:r>
          </m:sub>
        </m:sSub>
      </m:oMath>
      <w:r w:rsidR="00C9696A">
        <w:rPr>
          <w:lang w:val="en-US"/>
        </w:rPr>
        <w:t xml:space="preserve"> which we </w:t>
      </w:r>
      <w:r w:rsidR="004D0D9F">
        <w:rPr>
          <w:lang w:val="en-US"/>
        </w:rPr>
        <w:t>evaluated locally at different time during the simulation.</w:t>
      </w:r>
      <w:r w:rsidR="00441B33">
        <w:rPr>
          <w:lang w:val="en-US"/>
        </w:rPr>
        <w:t xml:space="preserve"> </w:t>
      </w:r>
      <w:r w:rsidR="00C9696A">
        <w:rPr>
          <w:lang w:val="en-US"/>
        </w:rPr>
        <w:t xml:space="preserve">In general terms, the </w:t>
      </w:r>
      <w:r w:rsidR="00FA7761">
        <w:rPr>
          <w:lang w:val="en-US"/>
        </w:rPr>
        <w:t>bed quickly adjust</w:t>
      </w:r>
      <w:r w:rsidR="00427346">
        <w:rPr>
          <w:lang w:val="en-US"/>
        </w:rPr>
        <w:t>ed</w:t>
      </w:r>
      <w:r w:rsidR="00FA7761">
        <w:rPr>
          <w:lang w:val="en-US"/>
        </w:rPr>
        <w:t xml:space="preserve"> itself at</w:t>
      </w:r>
      <w:ins w:id="238" w:author="Anderson, Samuel R" w:date="2022-07-31T23:42:00Z">
        <w:r w:rsidR="005A2F6C">
          <w:rPr>
            <w:lang w:val="en-US"/>
          </w:rPr>
          <w:t xml:space="preserve"> the</w:t>
        </w:r>
      </w:ins>
      <w:r w:rsidR="00FA7761">
        <w:rPr>
          <w:lang w:val="en-US"/>
        </w:rPr>
        <w:t xml:space="preserve"> most upstream node (</w:t>
      </w:r>
      <w:r w:rsidR="001C0DBF">
        <w:rPr>
          <w:lang w:val="en-US"/>
        </w:rPr>
        <w:fldChar w:fldCharType="begin"/>
      </w:r>
      <w:r w:rsidR="001C0DBF">
        <w:rPr>
          <w:lang w:val="en-US"/>
        </w:rPr>
        <w:instrText xml:space="preserve"> REF _Ref107411494 </w:instrText>
      </w:r>
      <w:r w:rsidR="001C0DBF">
        <w:rPr>
          <w:lang w:val="en-US"/>
        </w:rPr>
        <w:fldChar w:fldCharType="separate"/>
      </w:r>
      <w:r w:rsidR="00F5136C" w:rsidRPr="00F11948">
        <w:rPr>
          <w:lang w:val="en-US"/>
        </w:rPr>
        <w:t xml:space="preserve">Figure </w:t>
      </w:r>
      <w:r w:rsidR="00F5136C">
        <w:rPr>
          <w:noProof/>
          <w:lang w:val="en-US"/>
        </w:rPr>
        <w:t>9</w:t>
      </w:r>
      <w:r w:rsidR="001C0DBF">
        <w:rPr>
          <w:lang w:val="en-US"/>
        </w:rPr>
        <w:fldChar w:fldCharType="end"/>
      </w:r>
      <w:r w:rsidR="001C0DBF">
        <w:rPr>
          <w:lang w:val="en-US"/>
        </w:rPr>
        <w:t xml:space="preserve"> c, </w:t>
      </w:r>
      <w:r w:rsidR="0085273D">
        <w:rPr>
          <w:lang w:val="en-US"/>
        </w:rPr>
        <w:t>1 day panel)</w:t>
      </w:r>
      <w:r w:rsidR="00BF404C">
        <w:rPr>
          <w:lang w:val="en-US"/>
        </w:rPr>
        <w:t xml:space="preserve"> with an increase in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sg</m:t>
            </m:r>
          </m:sub>
        </m:sSub>
      </m:oMath>
      <w:r w:rsidR="00BF404C">
        <w:rPr>
          <w:lang w:val="en-US"/>
        </w:rPr>
        <w:t xml:space="preserve"> from 28.84 to </w:t>
      </w:r>
      <w:r w:rsidR="00511A24">
        <w:rPr>
          <w:lang w:val="en-US"/>
        </w:rPr>
        <w:t>33.1</w:t>
      </w:r>
      <w:r w:rsidR="002127CE">
        <w:rPr>
          <w:lang w:val="en-US"/>
        </w:rPr>
        <w:t>9 mm</w:t>
      </w:r>
      <w:r w:rsidR="00837C05">
        <w:rPr>
          <w:lang w:val="en-US"/>
        </w:rPr>
        <w:t xml:space="preserve"> which </w:t>
      </w:r>
      <w:r w:rsidR="00977B03">
        <w:rPr>
          <w:lang w:val="en-US"/>
        </w:rPr>
        <w:t xml:space="preserve">then </w:t>
      </w:r>
      <w:r w:rsidR="002127CE">
        <w:rPr>
          <w:lang w:val="en-US"/>
        </w:rPr>
        <w:t xml:space="preserve">remains almost constant until the end of the simulation </w:t>
      </w:r>
      <w:r w:rsidR="00E51749">
        <w:rPr>
          <w:lang w:val="en-US"/>
        </w:rPr>
        <w:t>(</w:t>
      </w:r>
      <w:r w:rsidR="00886AC0">
        <w:rPr>
          <w:lang w:val="en-US"/>
        </w:rPr>
        <w:t xml:space="preserve">final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sg</m:t>
            </m:r>
          </m:sub>
        </m:sSub>
      </m:oMath>
      <w:r w:rsidR="00886AC0">
        <w:rPr>
          <w:lang w:val="en-US"/>
        </w:rPr>
        <w:t xml:space="preserve"> is 33.45 mm)</w:t>
      </w:r>
      <w:r w:rsidR="00977B03">
        <w:rPr>
          <w:lang w:val="en-US"/>
        </w:rPr>
        <w:t xml:space="preserve">. </w:t>
      </w:r>
      <w:r w:rsidR="00C13FC3">
        <w:rPr>
          <w:lang w:val="en-US"/>
        </w:rPr>
        <w:t>Appro</w:t>
      </w:r>
      <w:r w:rsidR="003A5BBD">
        <w:rPr>
          <w:lang w:val="en-US"/>
        </w:rPr>
        <w:t>ximately d</w:t>
      </w:r>
      <w:r w:rsidR="004919FF">
        <w:rPr>
          <w:lang w:val="en-US"/>
        </w:rPr>
        <w:t xml:space="preserve">uring the first </w:t>
      </w:r>
      <w:r w:rsidR="008676BE">
        <w:rPr>
          <w:lang w:val="en-US"/>
        </w:rPr>
        <w:t>9</w:t>
      </w:r>
      <w:r w:rsidR="004919FF">
        <w:rPr>
          <w:lang w:val="en-US"/>
        </w:rPr>
        <w:t xml:space="preserve"> days of simulation, the bed also experiences a local fining</w:t>
      </w:r>
      <w:r w:rsidR="00EA1F25">
        <w:rPr>
          <w:lang w:val="en-US"/>
        </w:rPr>
        <w:t xml:space="preserve"> compared to the initial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sg</m:t>
            </m:r>
          </m:sub>
        </m:sSub>
      </m:oMath>
      <w:r w:rsidR="00EA1F25">
        <w:rPr>
          <w:lang w:val="en-US"/>
        </w:rPr>
        <w:t xml:space="preserve"> (i.e., have loca</w:t>
      </w:r>
      <w:r w:rsidR="00192162">
        <w:rPr>
          <w:lang w:val="en-US"/>
        </w:rPr>
        <w:t>l</w:t>
      </w:r>
      <w:r w:rsidR="00EA1F25">
        <w:rPr>
          <w:lang w:val="en-US"/>
        </w:rP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sg</m:t>
            </m:r>
          </m:sub>
        </m:sSub>
      </m:oMath>
      <w:r w:rsidR="00192162">
        <w:rPr>
          <w:lang w:val="en-US"/>
        </w:rPr>
        <w:t xml:space="preserve"> lower than 28.84 mm)</w:t>
      </w:r>
      <w:r w:rsidR="008D6FA7">
        <w:rPr>
          <w:lang w:val="en-US"/>
        </w:rPr>
        <w:t>, but a</w:t>
      </w:r>
      <w:r w:rsidR="00AF4858">
        <w:rPr>
          <w:lang w:val="en-US"/>
        </w:rPr>
        <w:t xml:space="preserve">fter </w:t>
      </w:r>
      <w:r w:rsidR="008D6FA7">
        <w:rPr>
          <w:lang w:val="en-US"/>
        </w:rPr>
        <w:t>1</w:t>
      </w:r>
      <w:r w:rsidR="00AF4858">
        <w:rPr>
          <w:lang w:val="en-US"/>
        </w:rPr>
        <w:t xml:space="preserve">0 days </w:t>
      </w:r>
      <w:r w:rsidR="00D035A6">
        <w:rPr>
          <w:lang w:val="en-US"/>
        </w:rPr>
        <w:t xml:space="preserve">and until the end of the simulation </w:t>
      </w:r>
      <w:r w:rsidR="00AF4858">
        <w:rPr>
          <w:lang w:val="en-US"/>
        </w:rPr>
        <w:t xml:space="preserve">the </w:t>
      </w:r>
      <w:r w:rsidR="008D6FA7">
        <w:rPr>
          <w:lang w:val="en-US"/>
        </w:rPr>
        <w:t xml:space="preserve">bed has a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sg</m:t>
            </m:r>
          </m:sub>
        </m:sSub>
      </m:oMath>
      <w:r w:rsidR="008D6FA7">
        <w:rPr>
          <w:lang w:val="en-US"/>
        </w:rPr>
        <w:t xml:space="preserve"> </w:t>
      </w:r>
      <w:r w:rsidR="00223250">
        <w:rPr>
          <w:lang w:val="en-US"/>
        </w:rPr>
        <w:t>larger</w:t>
      </w:r>
      <w:r w:rsidR="008D6FA7">
        <w:rPr>
          <w:lang w:val="en-US"/>
        </w:rPr>
        <w:t xml:space="preserve"> than 28.84 mm</w:t>
      </w:r>
      <w:r w:rsidR="00D035A6">
        <w:rPr>
          <w:lang w:val="en-US"/>
        </w:rPr>
        <w:t xml:space="preserve"> everywhere. </w:t>
      </w:r>
      <w:r w:rsidR="00165FCD">
        <w:rPr>
          <w:lang w:val="en-US"/>
        </w:rPr>
        <w:t xml:space="preserve">On the </w:t>
      </w:r>
      <w:r w:rsidR="00162096">
        <w:rPr>
          <w:lang w:val="en-US"/>
        </w:rPr>
        <w:t>60</w:t>
      </w:r>
      <w:r w:rsidR="00162096" w:rsidRPr="00162096">
        <w:rPr>
          <w:vertAlign w:val="superscript"/>
          <w:lang w:val="en-US"/>
        </w:rPr>
        <w:t>th</w:t>
      </w:r>
      <w:r w:rsidR="00162096">
        <w:rPr>
          <w:lang w:val="en-US"/>
        </w:rPr>
        <w:t xml:space="preserve"> day of simulation the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sg</m:t>
            </m:r>
          </m:sub>
        </m:sSub>
      </m:oMath>
      <w:r w:rsidR="00162096">
        <w:rPr>
          <w:lang w:val="en-US"/>
        </w:rPr>
        <w:t xml:space="preserve"> is practically the same </w:t>
      </w:r>
      <w:r w:rsidR="00751645">
        <w:rPr>
          <w:lang w:val="en-US"/>
        </w:rPr>
        <w:t xml:space="preserve">in the whole domain </w:t>
      </w:r>
      <w:r w:rsidR="00E04FCD">
        <w:rPr>
          <w:lang w:val="en-US"/>
        </w:rPr>
        <w:t xml:space="preserve">(33.4 mm at </w:t>
      </w:r>
      <m:oMath>
        <m:r>
          <w:rPr>
            <w:rFonts w:ascii="Cambria Math" w:hAnsi="Cambria Math"/>
            <w:lang w:val="en-US"/>
          </w:rPr>
          <m:t>x=0</m:t>
        </m:r>
      </m:oMath>
      <w:r w:rsidR="00E04FCD">
        <w:rPr>
          <w:lang w:val="en-US"/>
        </w:rPr>
        <w:t xml:space="preserve"> and </w:t>
      </w:r>
      <w:r w:rsidR="00441253">
        <w:rPr>
          <w:lang w:val="en-US"/>
        </w:rPr>
        <w:t>average of 33.3 mm)</w:t>
      </w:r>
      <w:r w:rsidR="00924F30">
        <w:rPr>
          <w:lang w:val="en-US"/>
        </w:rPr>
        <w:t xml:space="preserve">, </w:t>
      </w:r>
      <w:r w:rsidR="00D10D06">
        <w:rPr>
          <w:lang w:val="en-US"/>
        </w:rPr>
        <w:t xml:space="preserve">while </w:t>
      </w:r>
      <w:r w:rsidR="00924F30">
        <w:rPr>
          <w:lang w:val="en-US"/>
        </w:rPr>
        <w:t xml:space="preserve">the downstream end is varying at a rate of </w:t>
      </w:r>
      <w:r w:rsidR="00A33F5B">
        <w:rPr>
          <w:lang w:val="en-US"/>
        </w:rPr>
        <w:t xml:space="preserve">0.008 mm/day. </w:t>
      </w:r>
      <w:r w:rsidR="001F427D">
        <w:rPr>
          <w:lang w:val="en-US"/>
        </w:rPr>
        <w:t>To complement our analysis w</w:t>
      </w:r>
      <w:r w:rsidR="00A80FDA">
        <w:rPr>
          <w:lang w:val="en-US"/>
        </w:rPr>
        <w:t xml:space="preserve">e </w:t>
      </w:r>
      <w:r w:rsidR="00362EFD">
        <w:rPr>
          <w:lang w:val="en-US"/>
        </w:rPr>
        <w:t xml:space="preserve">further </w:t>
      </w:r>
      <w:r w:rsidR="00A80FDA">
        <w:rPr>
          <w:lang w:val="en-US"/>
        </w:rPr>
        <w:t xml:space="preserve">compared the predictions </w:t>
      </w:r>
      <w:r w:rsidR="00362EFD">
        <w:rPr>
          <w:lang w:val="en-US"/>
        </w:rPr>
        <w:t xml:space="preserve">in two cases: </w:t>
      </w:r>
      <w:proofErr w:type="spellStart"/>
      <w:r w:rsidR="00362EFD">
        <w:rPr>
          <w:lang w:val="en-US"/>
        </w:rPr>
        <w:t>i</w:t>
      </w:r>
      <w:proofErr w:type="spellEnd"/>
      <w:r w:rsidR="00362EFD">
        <w:rPr>
          <w:lang w:val="en-US"/>
        </w:rPr>
        <w:t>) updating</w:t>
      </w:r>
      <w:r w:rsidR="0089481C">
        <w:rPr>
          <w:lang w:val="en-US"/>
        </w:rPr>
        <w:t xml:space="preserve"> the substrate GSD</w:t>
      </w:r>
      <w:r w:rsidR="002B2D86">
        <w:rPr>
          <w:lang w:val="en-US"/>
        </w:rPr>
        <w:t xml:space="preserve"> (stratigraphy update in </w:t>
      </w:r>
      <w:r w:rsidR="002B2D86">
        <w:rPr>
          <w:lang w:val="en-US"/>
        </w:rPr>
        <w:fldChar w:fldCharType="begin"/>
      </w:r>
      <w:r w:rsidR="002B2D86">
        <w:rPr>
          <w:lang w:val="en-US"/>
        </w:rPr>
        <w:instrText xml:space="preserve"> REF _Ref107411494 </w:instrText>
      </w:r>
      <w:r w:rsidR="002B2D86">
        <w:rPr>
          <w:lang w:val="en-US"/>
        </w:rPr>
        <w:fldChar w:fldCharType="separate"/>
      </w:r>
      <w:r w:rsidR="00F5136C" w:rsidRPr="00F11948">
        <w:rPr>
          <w:lang w:val="en-US"/>
        </w:rPr>
        <w:t xml:space="preserve">Figure </w:t>
      </w:r>
      <w:r w:rsidR="00F5136C">
        <w:rPr>
          <w:noProof/>
          <w:lang w:val="en-US"/>
        </w:rPr>
        <w:t>9</w:t>
      </w:r>
      <w:r w:rsidR="002B2D86">
        <w:rPr>
          <w:lang w:val="en-US"/>
        </w:rPr>
        <w:fldChar w:fldCharType="end"/>
      </w:r>
      <w:r w:rsidR="002B2D86">
        <w:rPr>
          <w:lang w:val="en-US"/>
        </w:rPr>
        <w:t xml:space="preserve"> c</w:t>
      </w:r>
      <w:r w:rsidR="00DC7A51">
        <w:rPr>
          <w:lang w:val="en-US"/>
        </w:rPr>
        <w:t xml:space="preserve">, </w:t>
      </w:r>
      <w:proofErr w:type="spellStart"/>
      <w:r w:rsidR="00DC7A51" w:rsidRPr="00453FB7">
        <w:rPr>
          <w:i/>
          <w:iCs/>
          <w:lang w:val="en-US"/>
        </w:rPr>
        <w:t>newSurfaceLayerThickness</w:t>
      </w:r>
      <w:proofErr w:type="spellEnd"/>
      <w:r w:rsidR="00DC7A51">
        <w:rPr>
          <w:i/>
          <w:iCs/>
          <w:lang w:val="en-US"/>
        </w:rPr>
        <w:t xml:space="preserve"> </w:t>
      </w:r>
      <w:r w:rsidR="00DC7A51" w:rsidRPr="00865816">
        <w:rPr>
          <w:lang w:val="en-US"/>
        </w:rPr>
        <w:t>equal to 1 m</w:t>
      </w:r>
      <w:r w:rsidR="002B2D86">
        <w:rPr>
          <w:lang w:val="en-US"/>
        </w:rPr>
        <w:t xml:space="preserve">) and </w:t>
      </w:r>
      <w:r w:rsidR="00990AF1">
        <w:rPr>
          <w:lang w:val="en-US"/>
        </w:rPr>
        <w:t>ii) keeping</w:t>
      </w:r>
      <w:r w:rsidR="009279D3">
        <w:rPr>
          <w:lang w:val="en-US"/>
        </w:rPr>
        <w:t xml:space="preserve"> the initial substrate constant during the whole simulation (no stratigraphy update in </w:t>
      </w:r>
      <w:r w:rsidR="009279D3">
        <w:rPr>
          <w:lang w:val="en-US"/>
        </w:rPr>
        <w:fldChar w:fldCharType="begin"/>
      </w:r>
      <w:r w:rsidR="009279D3">
        <w:rPr>
          <w:lang w:val="en-US"/>
        </w:rPr>
        <w:instrText xml:space="preserve"> REF _Ref107411494 </w:instrText>
      </w:r>
      <w:r w:rsidR="009279D3">
        <w:rPr>
          <w:lang w:val="en-US"/>
        </w:rPr>
        <w:fldChar w:fldCharType="separate"/>
      </w:r>
      <w:r w:rsidR="00F5136C" w:rsidRPr="00F11948">
        <w:rPr>
          <w:lang w:val="en-US"/>
        </w:rPr>
        <w:t xml:space="preserve">Figure </w:t>
      </w:r>
      <w:r w:rsidR="00F5136C">
        <w:rPr>
          <w:noProof/>
          <w:lang w:val="en-US"/>
        </w:rPr>
        <w:t>9</w:t>
      </w:r>
      <w:r w:rsidR="009279D3">
        <w:rPr>
          <w:lang w:val="en-US"/>
        </w:rPr>
        <w:fldChar w:fldCharType="end"/>
      </w:r>
      <w:r w:rsidR="009279D3">
        <w:rPr>
          <w:lang w:val="en-US"/>
        </w:rPr>
        <w:t xml:space="preserve"> c). </w:t>
      </w:r>
      <w:r w:rsidR="00722C95">
        <w:rPr>
          <w:lang w:val="en-US"/>
        </w:rPr>
        <w:t>We observed that for</w:t>
      </w:r>
      <w:r w:rsidR="00595A5F">
        <w:rPr>
          <w:lang w:val="en-US"/>
        </w:rPr>
        <w:t xml:space="preserve"> this purely aggradation case updating the substrate GSD has little effect on the surface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sg</m:t>
            </m:r>
          </m:sub>
        </m:sSub>
      </m:oMath>
      <w:r w:rsidR="00595A5F">
        <w:rPr>
          <w:lang w:val="en-US"/>
        </w:rPr>
        <w:t xml:space="preserve"> (notice that solid line overlaps with the cross symbol</w:t>
      </w:r>
      <w:r w:rsidR="00621EA8" w:rsidRPr="00621EA8">
        <w:rPr>
          <w:lang w:val="en-US"/>
        </w:rPr>
        <w:t xml:space="preserve"> </w:t>
      </w:r>
      <w:r w:rsidR="00621EA8">
        <w:rPr>
          <w:lang w:val="en-US"/>
        </w:rPr>
        <w:t xml:space="preserve">in </w:t>
      </w:r>
      <w:r w:rsidR="00621EA8">
        <w:rPr>
          <w:lang w:val="en-US"/>
        </w:rPr>
        <w:fldChar w:fldCharType="begin"/>
      </w:r>
      <w:r w:rsidR="00621EA8">
        <w:rPr>
          <w:lang w:val="en-US"/>
        </w:rPr>
        <w:instrText xml:space="preserve"> REF _Ref107411494 </w:instrText>
      </w:r>
      <w:r w:rsidR="00621EA8">
        <w:rPr>
          <w:lang w:val="en-US"/>
        </w:rPr>
        <w:fldChar w:fldCharType="separate"/>
      </w:r>
      <w:r w:rsidR="00621EA8" w:rsidRPr="00F11948">
        <w:rPr>
          <w:lang w:val="en-US"/>
        </w:rPr>
        <w:t xml:space="preserve">Figure </w:t>
      </w:r>
      <w:r w:rsidR="00621EA8">
        <w:rPr>
          <w:noProof/>
          <w:lang w:val="en-US"/>
        </w:rPr>
        <w:t>9</w:t>
      </w:r>
      <w:r w:rsidR="00621EA8">
        <w:rPr>
          <w:lang w:val="en-US"/>
        </w:rPr>
        <w:fldChar w:fldCharType="end"/>
      </w:r>
      <w:r w:rsidR="00621EA8">
        <w:rPr>
          <w:lang w:val="en-US"/>
        </w:rPr>
        <w:t xml:space="preserve"> c</w:t>
      </w:r>
      <w:r w:rsidR="00595A5F">
        <w:rPr>
          <w:lang w:val="en-US"/>
        </w:rPr>
        <w:t>)</w:t>
      </w:r>
      <w:r w:rsidR="00DC3842">
        <w:rPr>
          <w:lang w:val="en-US"/>
        </w:rPr>
        <w:t xml:space="preserve">. To check if our predictions are </w:t>
      </w:r>
      <w:del w:id="239" w:author="Anderson, Samuel R" w:date="2022-07-31T23:43:00Z">
        <w:r w:rsidR="00DC3842" w:rsidDel="005A2F6C">
          <w:rPr>
            <w:lang w:val="en-US"/>
          </w:rPr>
          <w:delText>correct</w:delText>
        </w:r>
      </w:del>
      <w:ins w:id="240" w:author="Anderson, Samuel R" w:date="2022-07-31T23:43:00Z">
        <w:r w:rsidR="005A2F6C">
          <w:rPr>
            <w:lang w:val="en-US"/>
          </w:rPr>
          <w:t>correct,</w:t>
        </w:r>
      </w:ins>
      <w:r w:rsidR="00DC3842">
        <w:rPr>
          <w:lang w:val="en-US"/>
        </w:rPr>
        <w:t xml:space="preserve"> we</w:t>
      </w:r>
      <w:r w:rsidR="00AA3DD7">
        <w:rPr>
          <w:lang w:val="en-US"/>
        </w:rPr>
        <w:t xml:space="preserve"> compared the</w:t>
      </w:r>
      <w:r w:rsidR="00F62F3A">
        <w:rPr>
          <w:lang w:val="en-US"/>
        </w:rPr>
        <w:t>m</w:t>
      </w:r>
      <w:r w:rsidR="00AA3DD7">
        <w:rPr>
          <w:lang w:val="en-US"/>
        </w:rPr>
        <w:t xml:space="preserve"> to those of Parker-</w:t>
      </w:r>
      <w:proofErr w:type="spellStart"/>
      <w:r w:rsidR="00AA3DD7">
        <w:rPr>
          <w:lang w:val="en-US"/>
        </w:rPr>
        <w:t>ebook</w:t>
      </w:r>
      <w:proofErr w:type="spellEnd"/>
      <w:r w:rsidR="00AA3DD7">
        <w:rPr>
          <w:lang w:val="en-US"/>
        </w:rPr>
        <w:t xml:space="preserve"> and found that </w:t>
      </w:r>
      <w:r w:rsidR="006013C8">
        <w:rPr>
          <w:lang w:val="en-US"/>
        </w:rPr>
        <w:t xml:space="preserve">beside relatively small local differences </w:t>
      </w:r>
      <w:r w:rsidR="003930C8">
        <w:rPr>
          <w:lang w:val="en-US"/>
        </w:rPr>
        <w:t>(max of 1.0</w:t>
      </w:r>
      <w:r w:rsidR="00AD670B">
        <w:rPr>
          <w:lang w:val="en-US"/>
        </w:rPr>
        <w:t xml:space="preserve">4 mm on day 5) </w:t>
      </w:r>
      <w:proofErr w:type="gramStart"/>
      <w:r w:rsidR="00F62F3A">
        <w:rPr>
          <w:lang w:val="en-US"/>
        </w:rPr>
        <w:t>the</w:t>
      </w:r>
      <w:r w:rsidR="00F438B4">
        <w:rPr>
          <w:lang w:val="en-US"/>
        </w:rPr>
        <w:t>e</w:t>
      </w:r>
      <w:proofErr w:type="gramEnd"/>
      <w:r w:rsidR="00F438B4">
        <w:rPr>
          <w:lang w:val="en-US"/>
        </w:rPr>
        <w:t xml:space="preserve"> magnitude and trends are </w:t>
      </w:r>
      <w:r w:rsidR="00020507">
        <w:rPr>
          <w:lang w:val="en-US"/>
        </w:rPr>
        <w:t>match reasonable well</w:t>
      </w:r>
      <w:r w:rsidR="00F438B4">
        <w:rPr>
          <w:lang w:val="en-US"/>
        </w:rPr>
        <w:t>.</w:t>
      </w:r>
      <w:r w:rsidR="00203B98">
        <w:rPr>
          <w:lang w:val="en-US"/>
        </w:rPr>
        <w:t xml:space="preserve"> The</w:t>
      </w:r>
      <w:r w:rsidR="00020507">
        <w:rPr>
          <w:lang w:val="en-US"/>
        </w:rPr>
        <w:t xml:space="preserve"> observed difference</w:t>
      </w:r>
      <w:r w:rsidR="00B66619">
        <w:rPr>
          <w:lang w:val="en-US"/>
        </w:rPr>
        <w:t xml:space="preserve">s in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sg</m:t>
            </m:r>
          </m:sub>
        </m:sSub>
      </m:oMath>
      <w:r w:rsidR="00020507">
        <w:rPr>
          <w:lang w:val="en-US"/>
        </w:rPr>
        <w:t xml:space="preserve">, </w:t>
      </w:r>
      <w:r w:rsidR="00B66619">
        <w:rPr>
          <w:lang w:val="en-US"/>
        </w:rPr>
        <w:t xml:space="preserve">although relatively small, </w:t>
      </w:r>
      <w:r w:rsidR="004302DA">
        <w:rPr>
          <w:lang w:val="en-US"/>
        </w:rPr>
        <w:t xml:space="preserve">can be attributed </w:t>
      </w:r>
      <w:r w:rsidR="00B0356E">
        <w:rPr>
          <w:lang w:val="en-US"/>
        </w:rPr>
        <w:t xml:space="preserve">to the way in which flow is calculated. In </w:t>
      </w:r>
      <w:r w:rsidR="00B66619">
        <w:rPr>
          <w:lang w:val="en-US"/>
        </w:rPr>
        <w:t xml:space="preserve">our LEM </w:t>
      </w:r>
      <w:r w:rsidR="00B0356E">
        <w:rPr>
          <w:lang w:val="en-US"/>
        </w:rPr>
        <w:t xml:space="preserve">we used the results of </w:t>
      </w:r>
      <w:proofErr w:type="spellStart"/>
      <w:r w:rsidR="00B0356E">
        <w:rPr>
          <w:lang w:val="en-US"/>
        </w:rPr>
        <w:t>OverlandFlow</w:t>
      </w:r>
      <w:proofErr w:type="spellEnd"/>
      <w:r w:rsidR="00B0356E">
        <w:rPr>
          <w:lang w:val="en-US"/>
        </w:rPr>
        <w:t>, a 2D flow solver</w:t>
      </w:r>
      <w:r w:rsidR="00973959">
        <w:rPr>
          <w:lang w:val="en-US"/>
        </w:rPr>
        <w:t xml:space="preserve">, </w:t>
      </w:r>
      <w:r w:rsidR="00AD45B3">
        <w:rPr>
          <w:lang w:val="en-US"/>
        </w:rPr>
        <w:t>that</w:t>
      </w:r>
      <w:r w:rsidR="00973959">
        <w:rPr>
          <w:lang w:val="en-US"/>
        </w:rPr>
        <w:t xml:space="preserve"> accounts for the unsteadiness of the flow while in Parker-</w:t>
      </w:r>
      <w:proofErr w:type="spellStart"/>
      <w:r w:rsidR="00973959">
        <w:rPr>
          <w:lang w:val="en-US"/>
        </w:rPr>
        <w:t>ebook</w:t>
      </w:r>
      <w:proofErr w:type="spellEnd"/>
      <w:r w:rsidR="00973959">
        <w:rPr>
          <w:lang w:val="en-US"/>
        </w:rPr>
        <w:t xml:space="preserve"> </w:t>
      </w:r>
      <w:r w:rsidR="00A95B81">
        <w:rPr>
          <w:lang w:val="en-US"/>
        </w:rPr>
        <w:t>t</w:t>
      </w:r>
      <w:r w:rsidR="00A95B81" w:rsidRPr="00A95B81">
        <w:rPr>
          <w:lang w:val="en-US"/>
        </w:rPr>
        <w:t xml:space="preserve">he flow is </w:t>
      </w:r>
      <w:r w:rsidR="004D7013">
        <w:rPr>
          <w:lang w:val="en-US"/>
        </w:rPr>
        <w:t>predicted</w:t>
      </w:r>
      <w:r w:rsidR="00A95B81" w:rsidRPr="00A95B81">
        <w:rPr>
          <w:lang w:val="en-US"/>
        </w:rPr>
        <w:t xml:space="preserve"> using </w:t>
      </w:r>
      <w:r w:rsidR="00A95B81" w:rsidRPr="005365EE">
        <w:t>simplified relations for hydraulic resistance</w:t>
      </w:r>
      <w:r w:rsidR="00A95B81">
        <w:rPr>
          <w:lang w:val="en-US"/>
        </w:rPr>
        <w:t xml:space="preserve"> </w:t>
      </w:r>
      <w:r w:rsidR="006F4EF7">
        <w:rPr>
          <w:lang w:val="en-US"/>
        </w:rPr>
        <w:t xml:space="preserve">and </w:t>
      </w:r>
      <w:r w:rsidR="00A95B81" w:rsidRPr="00A95B81">
        <w:rPr>
          <w:lang w:val="en-US"/>
        </w:rPr>
        <w:t>the normal flow (local equilibrium) approximation.</w:t>
      </w:r>
      <w:r w:rsidR="00EF299D">
        <w:rPr>
          <w:lang w:val="en-US"/>
        </w:rPr>
        <w:t xml:space="preserve"> </w:t>
      </w:r>
      <w:r w:rsidR="00D1377E">
        <w:rPr>
          <w:lang w:val="en-US"/>
        </w:rPr>
        <w:t>Still, a</w:t>
      </w:r>
      <w:r w:rsidR="00EF299D">
        <w:rPr>
          <w:lang w:val="en-US"/>
        </w:rPr>
        <w:t xml:space="preserve">s mentioned earlier, </w:t>
      </w:r>
      <w:r w:rsidR="00D1377E">
        <w:rPr>
          <w:lang w:val="en-US"/>
        </w:rPr>
        <w:t>is not our intention to obtain the same result than Parker-</w:t>
      </w:r>
      <w:proofErr w:type="spellStart"/>
      <w:r w:rsidR="00D1377E">
        <w:rPr>
          <w:lang w:val="en-US"/>
        </w:rPr>
        <w:t>ebook</w:t>
      </w:r>
      <w:proofErr w:type="spellEnd"/>
      <w:r w:rsidR="00D1377E">
        <w:rPr>
          <w:lang w:val="en-US"/>
        </w:rPr>
        <w:t xml:space="preserve"> but rather to have a good comparison </w:t>
      </w:r>
      <w:r w:rsidR="00601918">
        <w:rPr>
          <w:lang w:val="en-US"/>
        </w:rPr>
        <w:t xml:space="preserve">point </w:t>
      </w:r>
      <w:r w:rsidR="00503F56">
        <w:rPr>
          <w:lang w:val="en-US"/>
        </w:rPr>
        <w:t>and validate our results.</w:t>
      </w:r>
    </w:p>
    <w:p w14:paraId="0F95981D" w14:textId="77777777" w:rsidR="00D2747A" w:rsidRDefault="00D2747A" w:rsidP="00794884">
      <w:pPr>
        <w:rPr>
          <w:lang w:val="en-US"/>
        </w:rPr>
      </w:pPr>
    </w:p>
    <w:p w14:paraId="189B149D" w14:textId="2547CD8E" w:rsidR="00D96ACD" w:rsidRDefault="00D96ACD" w:rsidP="00794884">
      <w:pPr>
        <w:rPr>
          <w:lang w:val="en-US"/>
        </w:rPr>
      </w:pPr>
      <w:r>
        <w:rPr>
          <w:lang w:val="en-US"/>
        </w:rPr>
        <w:t xml:space="preserve">Although in this test case </w:t>
      </w:r>
      <w:r w:rsidR="006E018E">
        <w:rPr>
          <w:lang w:val="en-US"/>
        </w:rPr>
        <w:t xml:space="preserve">changes in substrate GSD </w:t>
      </w:r>
      <w:r w:rsidR="00EC7149">
        <w:rPr>
          <w:lang w:val="en-US"/>
        </w:rPr>
        <w:t xml:space="preserve">do not affect the evolution of bed surface elevation and </w:t>
      </w:r>
      <w:proofErr w:type="gramStart"/>
      <w:r w:rsidR="00EC7149">
        <w:rPr>
          <w:lang w:val="en-US"/>
        </w:rPr>
        <w:t>GSD</w:t>
      </w:r>
      <w:proofErr w:type="gramEnd"/>
      <w:r w:rsidR="00EC7149">
        <w:rPr>
          <w:lang w:val="en-US"/>
        </w:rPr>
        <w:t xml:space="preserve"> we still </w:t>
      </w:r>
      <w:r w:rsidR="007D239D">
        <w:rPr>
          <w:lang w:val="en-US"/>
        </w:rPr>
        <w:t xml:space="preserve">analyzed the </w:t>
      </w:r>
      <w:r w:rsidR="00631D27">
        <w:rPr>
          <w:lang w:val="en-US"/>
        </w:rPr>
        <w:t>stratigraphy tracking capabilit</w:t>
      </w:r>
      <w:r w:rsidR="00600FFB">
        <w:rPr>
          <w:lang w:val="en-US"/>
        </w:rPr>
        <w:t>ies</w:t>
      </w:r>
      <w:r w:rsidR="00631D27">
        <w:rPr>
          <w:lang w:val="en-US"/>
        </w:rPr>
        <w:t xml:space="preserve"> of </w:t>
      </w:r>
      <w:proofErr w:type="spellStart"/>
      <w:r w:rsidR="00C40289">
        <w:rPr>
          <w:lang w:val="en-US"/>
        </w:rPr>
        <w:t>riverBedDynamics</w:t>
      </w:r>
      <w:proofErr w:type="spellEnd"/>
      <w:r w:rsidR="00600FFB">
        <w:rPr>
          <w:lang w:val="en-US"/>
        </w:rPr>
        <w:t>. In this case we analyzed</w:t>
      </w:r>
      <w:r w:rsidR="007402BB">
        <w:rPr>
          <w:lang w:val="en-US"/>
        </w:rPr>
        <w:t xml:space="preserve"> a single location located at </w:t>
      </w:r>
      <m:oMath>
        <m:r>
          <w:rPr>
            <w:rFonts w:ascii="Cambria Math" w:hAnsi="Cambria Math"/>
            <w:lang w:val="en-US"/>
          </w:rPr>
          <m:t>x</m:t>
        </m:r>
      </m:oMath>
      <w:r w:rsidR="007402BB">
        <w:rPr>
          <w:lang w:val="en-US"/>
        </w:rPr>
        <w:t xml:space="preserve"> = 1000 m. Contrary to the surface GSD</w:t>
      </w:r>
      <w:r w:rsidR="00454E8E">
        <w:rPr>
          <w:lang w:val="en-US"/>
        </w:rPr>
        <w:t>,</w:t>
      </w:r>
      <w:r w:rsidR="007402BB">
        <w:rPr>
          <w:lang w:val="en-US"/>
        </w:rPr>
        <w:t xml:space="preserve"> the </w:t>
      </w:r>
      <w:r w:rsidR="009971A5">
        <w:rPr>
          <w:lang w:val="en-US"/>
        </w:rPr>
        <w:t xml:space="preserve">substrate only </w:t>
      </w:r>
      <w:r w:rsidR="00EC77C1">
        <w:rPr>
          <w:lang w:val="en-US"/>
        </w:rPr>
        <w:t>i</w:t>
      </w:r>
      <w:r w:rsidR="009971A5">
        <w:rPr>
          <w:lang w:val="en-US"/>
        </w:rPr>
        <w:t>ncrease</w:t>
      </w:r>
      <w:r w:rsidR="00FF5CAA">
        <w:rPr>
          <w:lang w:val="en-US"/>
        </w:rPr>
        <w:t>d</w:t>
      </w:r>
      <w:r w:rsidR="009971A5">
        <w:rPr>
          <w:lang w:val="en-US"/>
        </w:rPr>
        <w:t xml:space="preserve"> in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sg</m:t>
            </m:r>
          </m:sub>
        </m:sSub>
      </m:oMath>
      <w:r w:rsidR="009971A5">
        <w:rPr>
          <w:lang w:val="en-US"/>
        </w:rPr>
        <w:t xml:space="preserve">. </w:t>
      </w:r>
      <w:r w:rsidR="00213C43">
        <w:rPr>
          <w:lang w:val="en-US"/>
        </w:rPr>
        <w:t>This is because</w:t>
      </w:r>
      <w:r w:rsidR="00DD432F">
        <w:rPr>
          <w:lang w:val="en-US"/>
        </w:rPr>
        <w:t xml:space="preserve"> by the time the first </w:t>
      </w:r>
      <w:r w:rsidR="0091645B">
        <w:rPr>
          <w:lang w:val="en-US"/>
        </w:rPr>
        <w:t xml:space="preserve">new </w:t>
      </w:r>
      <w:r w:rsidR="00DD432F">
        <w:rPr>
          <w:lang w:val="en-US"/>
        </w:rPr>
        <w:t xml:space="preserve">layer was </w:t>
      </w:r>
      <w:r w:rsidR="00DD432F">
        <w:rPr>
          <w:lang w:val="en-US"/>
        </w:rPr>
        <w:lastRenderedPageBreak/>
        <w:t xml:space="preserve">created (8.1 days) the GSD of the deposited layer </w:t>
      </w:r>
      <w:r w:rsidR="00343A0A">
        <w:rPr>
          <w:lang w:val="en-US"/>
        </w:rPr>
        <w:t xml:space="preserve">at </w:t>
      </w:r>
      <m:oMath>
        <m:r>
          <w:rPr>
            <w:rFonts w:ascii="Cambria Math" w:hAnsi="Cambria Math"/>
            <w:lang w:val="en-US"/>
          </w:rPr>
          <m:t>x</m:t>
        </m:r>
      </m:oMath>
      <w:r w:rsidR="00343A0A">
        <w:rPr>
          <w:lang w:val="en-US"/>
        </w:rPr>
        <w:t xml:space="preserve"> = 1000 m</w:t>
      </w:r>
      <w:r w:rsidR="00303B88">
        <w:rPr>
          <w:lang w:val="en-US"/>
        </w:rPr>
        <w:t xml:space="preserve"> was </w:t>
      </w:r>
      <w:del w:id="241" w:author="Anderson, Samuel R" w:date="2022-07-31T23:44:00Z">
        <w:r w:rsidR="00303B88" w:rsidDel="005A2F6C">
          <w:rPr>
            <w:lang w:val="en-US"/>
          </w:rPr>
          <w:delText xml:space="preserve">in </w:delText>
        </w:r>
      </w:del>
      <w:ins w:id="242" w:author="Anderson, Samuel R" w:date="2022-07-31T23:44:00Z">
        <w:r w:rsidR="005A2F6C">
          <w:rPr>
            <w:lang w:val="en-US"/>
          </w:rPr>
          <w:t>on</w:t>
        </w:r>
        <w:r w:rsidR="005A2F6C">
          <w:rPr>
            <w:lang w:val="en-US"/>
          </w:rPr>
          <w:t xml:space="preserve"> </w:t>
        </w:r>
      </w:ins>
      <w:r w:rsidR="00303B88">
        <w:rPr>
          <w:lang w:val="en-US"/>
        </w:rPr>
        <w:t>ave</w:t>
      </w:r>
      <w:r w:rsidR="00534A09">
        <w:rPr>
          <w:lang w:val="en-US"/>
        </w:rPr>
        <w:t>rage coarser than the initial GSD (</w:t>
      </w:r>
      <w:r w:rsidR="00534A09">
        <w:rPr>
          <w:lang w:val="en-US"/>
        </w:rPr>
        <w:fldChar w:fldCharType="begin"/>
      </w:r>
      <w:r w:rsidR="00534A09">
        <w:rPr>
          <w:lang w:val="en-US"/>
        </w:rPr>
        <w:instrText xml:space="preserve"> REF _Ref107411494 </w:instrText>
      </w:r>
      <w:r w:rsidR="00534A09">
        <w:rPr>
          <w:lang w:val="en-US"/>
        </w:rPr>
        <w:fldChar w:fldCharType="separate"/>
      </w:r>
      <w:r w:rsidR="00F5136C" w:rsidRPr="00F11948">
        <w:rPr>
          <w:lang w:val="en-US"/>
        </w:rPr>
        <w:t xml:space="preserve">Figure </w:t>
      </w:r>
      <w:r w:rsidR="00F5136C">
        <w:rPr>
          <w:noProof/>
          <w:lang w:val="en-US"/>
        </w:rPr>
        <w:t>9</w:t>
      </w:r>
      <w:r w:rsidR="00534A09">
        <w:rPr>
          <w:lang w:val="en-US"/>
        </w:rPr>
        <w:fldChar w:fldCharType="end"/>
      </w:r>
      <w:r w:rsidR="00534A09">
        <w:rPr>
          <w:lang w:val="en-US"/>
        </w:rPr>
        <w:t xml:space="preserve"> d)</w:t>
      </w:r>
      <w:r w:rsidR="00EC06DE">
        <w:rPr>
          <w:lang w:val="en-US"/>
        </w:rPr>
        <w:t xml:space="preserve">. </w:t>
      </w:r>
      <w:r w:rsidR="007443DA">
        <w:rPr>
          <w:lang w:val="en-US"/>
        </w:rPr>
        <w:t>A total of 12 layers were created during the 120</w:t>
      </w:r>
      <w:r w:rsidR="00C61179">
        <w:rPr>
          <w:lang w:val="en-US"/>
        </w:rPr>
        <w:t xml:space="preserve"> days of simulations, the last one after 93.9 days</w:t>
      </w:r>
      <w:r w:rsidR="003B078C">
        <w:rPr>
          <w:lang w:val="en-US"/>
        </w:rPr>
        <w:t xml:space="preserve">. Ten of these layers </w:t>
      </w:r>
      <w:r w:rsidR="006272A9">
        <w:rPr>
          <w:lang w:val="en-US"/>
        </w:rPr>
        <w:t xml:space="preserve">were added before 50 days and </w:t>
      </w:r>
      <w:r w:rsidR="00467F34">
        <w:rPr>
          <w:lang w:val="en-US"/>
        </w:rPr>
        <w:t>seven before 30 days</w:t>
      </w:r>
      <w:r w:rsidR="00D24304">
        <w:rPr>
          <w:lang w:val="en-US"/>
        </w:rPr>
        <w:t xml:space="preserve">, indicating that most of the </w:t>
      </w:r>
      <w:r w:rsidR="006B4398">
        <w:rPr>
          <w:lang w:val="en-US"/>
        </w:rPr>
        <w:t xml:space="preserve">substrate GSD updated </w:t>
      </w:r>
      <w:r w:rsidR="002F234B">
        <w:rPr>
          <w:lang w:val="en-US"/>
        </w:rPr>
        <w:t>occurred during the first quarter of simulation</w:t>
      </w:r>
      <w:r w:rsidR="00107C5E">
        <w:rPr>
          <w:lang w:val="en-US"/>
        </w:rPr>
        <w:t xml:space="preserve"> (</w:t>
      </w:r>
      <w:r w:rsidR="00107C5E">
        <w:rPr>
          <w:lang w:val="en-US"/>
        </w:rPr>
        <w:fldChar w:fldCharType="begin"/>
      </w:r>
      <w:r w:rsidR="00107C5E">
        <w:rPr>
          <w:lang w:val="en-US"/>
        </w:rPr>
        <w:instrText xml:space="preserve"> REF _Ref107411494 </w:instrText>
      </w:r>
      <w:r w:rsidR="00107C5E">
        <w:rPr>
          <w:lang w:val="en-US"/>
        </w:rPr>
        <w:fldChar w:fldCharType="separate"/>
      </w:r>
      <w:r w:rsidR="00F5136C" w:rsidRPr="00F11948">
        <w:rPr>
          <w:lang w:val="en-US"/>
        </w:rPr>
        <w:t xml:space="preserve">Figure </w:t>
      </w:r>
      <w:r w:rsidR="00F5136C">
        <w:rPr>
          <w:noProof/>
          <w:lang w:val="en-US"/>
        </w:rPr>
        <w:t>9</w:t>
      </w:r>
      <w:r w:rsidR="00107C5E">
        <w:rPr>
          <w:lang w:val="en-US"/>
        </w:rPr>
        <w:fldChar w:fldCharType="end"/>
      </w:r>
      <w:r w:rsidR="00107C5E">
        <w:rPr>
          <w:lang w:val="en-US"/>
        </w:rPr>
        <w:t xml:space="preserve"> d subplot)</w:t>
      </w:r>
      <w:r w:rsidR="002F234B">
        <w:rPr>
          <w:lang w:val="en-US"/>
        </w:rPr>
        <w:t>, where the bed conditions were mo</w:t>
      </w:r>
      <w:r w:rsidR="006B40FC">
        <w:rPr>
          <w:lang w:val="en-US"/>
        </w:rPr>
        <w:t xml:space="preserve">re different than those </w:t>
      </w:r>
      <w:r w:rsidR="00663120">
        <w:rPr>
          <w:lang w:val="en-US"/>
        </w:rPr>
        <w:t>observed</w:t>
      </w:r>
      <w:r w:rsidR="006B40FC">
        <w:rPr>
          <w:lang w:val="en-US"/>
        </w:rPr>
        <w:t xml:space="preserve"> </w:t>
      </w:r>
      <w:r w:rsidR="00663120">
        <w:rPr>
          <w:lang w:val="en-US"/>
        </w:rPr>
        <w:t>i</w:t>
      </w:r>
      <w:r w:rsidR="006B40FC">
        <w:rPr>
          <w:lang w:val="en-US"/>
        </w:rPr>
        <w:t>n equilibrium conditions</w:t>
      </w:r>
      <w:r w:rsidR="00467F34">
        <w:rPr>
          <w:lang w:val="en-US"/>
        </w:rPr>
        <w:t>.</w:t>
      </w:r>
    </w:p>
    <w:p w14:paraId="37FBA4A4" w14:textId="77777777" w:rsidR="007402BB" w:rsidRDefault="007402BB" w:rsidP="00794884">
      <w:pPr>
        <w:rPr>
          <w:lang w:val="en-US"/>
        </w:rPr>
      </w:pPr>
    </w:p>
    <w:p w14:paraId="5D11F7EA" w14:textId="301F3285" w:rsidR="000E426E" w:rsidRDefault="00C13FC3" w:rsidP="00FE6BC0">
      <w:pPr>
        <w:jc w:val="center"/>
        <w:rPr>
          <w:lang w:val="en-US"/>
        </w:rPr>
      </w:pPr>
      <w:r>
        <w:rPr>
          <w:noProof/>
        </w:rPr>
        <w:drawing>
          <wp:inline distT="0" distB="0" distL="0" distR="0" wp14:anchorId="58A1365D" wp14:editId="61285E37">
            <wp:extent cx="6204947" cy="4106333"/>
            <wp:effectExtent l="0" t="0" r="5715"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10537" cy="4110032"/>
                    </a:xfrm>
                    <a:prstGeom prst="rect">
                      <a:avLst/>
                    </a:prstGeom>
                    <a:noFill/>
                    <a:ln>
                      <a:noFill/>
                    </a:ln>
                  </pic:spPr>
                </pic:pic>
              </a:graphicData>
            </a:graphic>
          </wp:inline>
        </w:drawing>
      </w:r>
    </w:p>
    <w:p w14:paraId="657B6DD7" w14:textId="589D5A24" w:rsidR="002430CE" w:rsidRDefault="002430CE" w:rsidP="00271237">
      <w:pPr>
        <w:pStyle w:val="Caption"/>
        <w:rPr>
          <w:szCs w:val="24"/>
          <w:lang w:val="en-US"/>
        </w:rPr>
      </w:pPr>
      <w:bookmarkStart w:id="243" w:name="_Ref107411494"/>
      <w:r w:rsidRPr="00F11948">
        <w:rPr>
          <w:lang w:val="en-US"/>
        </w:rPr>
        <w:t xml:space="preserve">Figure </w:t>
      </w:r>
      <w:r w:rsidRPr="00F11948">
        <w:rPr>
          <w:lang w:val="en-US"/>
        </w:rPr>
        <w:fldChar w:fldCharType="begin"/>
      </w:r>
      <w:r w:rsidRPr="00F11948">
        <w:rPr>
          <w:lang w:val="en-US"/>
        </w:rPr>
        <w:instrText xml:space="preserve"> SEQ Figure \* ARABIC </w:instrText>
      </w:r>
      <w:r w:rsidRPr="00F11948">
        <w:rPr>
          <w:lang w:val="en-US"/>
        </w:rPr>
        <w:fldChar w:fldCharType="separate"/>
      </w:r>
      <w:r w:rsidR="00C83179">
        <w:rPr>
          <w:noProof/>
          <w:lang w:val="en-US"/>
        </w:rPr>
        <w:t>9</w:t>
      </w:r>
      <w:r w:rsidRPr="00F11948">
        <w:rPr>
          <w:lang w:val="en-US"/>
        </w:rPr>
        <w:fldChar w:fldCharType="end"/>
      </w:r>
      <w:bookmarkEnd w:id="243"/>
      <w:r w:rsidRPr="00F11948">
        <w:rPr>
          <w:lang w:val="en-US"/>
        </w:rPr>
        <w:t>: Changes</w:t>
      </w:r>
      <w:r w:rsidR="00A0295E">
        <w:rPr>
          <w:lang w:val="en-US"/>
        </w:rPr>
        <w:t xml:space="preserve"> in </w:t>
      </w:r>
      <w:r w:rsidR="00A0295E" w:rsidRPr="00A0295E">
        <w:rPr>
          <w:lang w:val="en-US"/>
        </w:rPr>
        <w:t xml:space="preserve">bed surface elevation and local GSD for all bed load transport models included in </w:t>
      </w:r>
      <w:proofErr w:type="spellStart"/>
      <w:r w:rsidR="002717A3">
        <w:rPr>
          <w:lang w:val="en-US"/>
        </w:rPr>
        <w:t>riverBedDynamics</w:t>
      </w:r>
      <w:proofErr w:type="spellEnd"/>
      <w:r w:rsidR="002717A3">
        <w:rPr>
          <w:lang w:val="en-US"/>
        </w:rPr>
        <w:t xml:space="preserve">. </w:t>
      </w:r>
      <w:r w:rsidR="005068F2">
        <w:rPr>
          <w:lang w:val="en-US"/>
        </w:rPr>
        <w:t>Predicted longitudinal bed surface profile</w:t>
      </w:r>
      <w:r w:rsidR="00276C43">
        <w:rPr>
          <w:lang w:val="en-US"/>
        </w:rPr>
        <w:t xml:space="preserve"> after </w:t>
      </w:r>
      <w:r w:rsidR="005A3F60">
        <w:rPr>
          <w:lang w:val="en-US"/>
        </w:rPr>
        <w:t xml:space="preserve">a) </w:t>
      </w:r>
      <w:r w:rsidR="00276C43">
        <w:rPr>
          <w:lang w:val="en-US"/>
        </w:rPr>
        <w:t xml:space="preserve">10 </w:t>
      </w:r>
      <w:r w:rsidR="005A3F60">
        <w:rPr>
          <w:lang w:val="en-US"/>
        </w:rPr>
        <w:t xml:space="preserve">and b) 120 </w:t>
      </w:r>
      <w:r w:rsidR="00276C43">
        <w:rPr>
          <w:lang w:val="en-US"/>
        </w:rPr>
        <w:t>days of simulation</w:t>
      </w:r>
      <w:r w:rsidR="002C19E5">
        <w:rPr>
          <w:lang w:val="en-US"/>
        </w:rPr>
        <w:t>.</w:t>
      </w:r>
      <w:r w:rsidR="007A24CB">
        <w:rPr>
          <w:lang w:val="en-US"/>
        </w:rPr>
        <w:t xml:space="preserve"> c) Changes in space and time of</w:t>
      </w:r>
      <w:r w:rsidR="009A5F23">
        <w:rPr>
          <w:lang w:val="en-US"/>
        </w:rPr>
        <w:t xml:space="preserve"> bed surface</w:t>
      </w:r>
      <w:r w:rsidR="007A24CB">
        <w:rPr>
          <w:lang w:val="en-US"/>
        </w:rPr>
        <w:t xml:space="preserve"> </w:t>
      </w:r>
      <m:oMath>
        <m:sSub>
          <m:sSubPr>
            <m:ctrlPr>
              <w:rPr>
                <w:rFonts w:ascii="Cambria Math" w:hAnsi="Cambria Math"/>
                <w:i/>
                <w:szCs w:val="24"/>
                <w:lang w:val="en-US"/>
              </w:rPr>
            </m:ctrlPr>
          </m:sSubPr>
          <m:e>
            <m:r>
              <w:rPr>
                <w:rFonts w:ascii="Cambria Math" w:hAnsi="Cambria Math"/>
                <w:lang w:val="en-US"/>
              </w:rPr>
              <m:t>D</m:t>
            </m:r>
          </m:e>
          <m:sub>
            <m:r>
              <w:rPr>
                <w:rFonts w:ascii="Cambria Math" w:hAnsi="Cambria Math"/>
                <w:lang w:val="en-US"/>
              </w:rPr>
              <m:t>sg</m:t>
            </m:r>
          </m:sub>
        </m:sSub>
      </m:oMath>
      <w:r w:rsidR="000D1ED3">
        <w:rPr>
          <w:lang w:val="en-US"/>
        </w:rPr>
        <w:t xml:space="preserve">. </w:t>
      </w:r>
      <w:r w:rsidR="00DF787E">
        <w:rPr>
          <w:lang w:val="en-US"/>
        </w:rPr>
        <w:t>Initial values correspond to those at the beginning of the simulation</w:t>
      </w:r>
      <w:r w:rsidR="00E87713">
        <w:rPr>
          <w:lang w:val="en-US"/>
        </w:rPr>
        <w:t xml:space="preserve"> and are repeated in every panel for magnitude reference</w:t>
      </w:r>
      <w:r w:rsidR="00DF787E">
        <w:rPr>
          <w:lang w:val="en-US"/>
        </w:rPr>
        <w:t>. No stratigraphy update correspond to the case in which substrate GSD</w:t>
      </w:r>
      <w:r w:rsidR="00DD4423">
        <w:rPr>
          <w:lang w:val="en-US"/>
        </w:rPr>
        <w:t xml:space="preserve"> </w:t>
      </w:r>
      <w:r w:rsidR="00DF787E">
        <w:rPr>
          <w:lang w:val="en-US"/>
        </w:rPr>
        <w:t>is constant during the whole simulation</w:t>
      </w:r>
      <w:r w:rsidR="00052386">
        <w:rPr>
          <w:lang w:val="en-US"/>
        </w:rPr>
        <w:t xml:space="preserve"> and Stratigraphy update </w:t>
      </w:r>
      <w:r w:rsidR="00FB1B2E">
        <w:rPr>
          <w:lang w:val="en-US"/>
        </w:rPr>
        <w:t xml:space="preserve">varies the substrate GSD depending on the parameters used in the simulation. </w:t>
      </w:r>
      <w:r w:rsidR="00875E52">
        <w:rPr>
          <w:lang w:val="en-US"/>
        </w:rPr>
        <w:t>d) Changes in substrate GSD</w:t>
      </w:r>
      <w:r w:rsidR="00F51160">
        <w:rPr>
          <w:lang w:val="en-US"/>
        </w:rPr>
        <w:t xml:space="preserve"> at different simulation times</w:t>
      </w:r>
      <w:r w:rsidR="00E176E7">
        <w:rPr>
          <w:lang w:val="en-US"/>
        </w:rPr>
        <w:t xml:space="preserve"> for the node located at </w:t>
      </w:r>
      <m:oMath>
        <m:r>
          <w:rPr>
            <w:rFonts w:ascii="Cambria Math" w:hAnsi="Cambria Math"/>
            <w:lang w:val="en-US"/>
          </w:rPr>
          <m:t>x</m:t>
        </m:r>
      </m:oMath>
      <w:r w:rsidR="00E176E7">
        <w:rPr>
          <w:lang w:val="en-US"/>
        </w:rPr>
        <w:t xml:space="preserve"> = 1000 m</w:t>
      </w:r>
      <w:r w:rsidR="000053A5">
        <w:rPr>
          <w:lang w:val="en-US"/>
        </w:rPr>
        <w:t xml:space="preserve">. </w:t>
      </w:r>
      <w:r w:rsidR="00F01780">
        <w:rPr>
          <w:lang w:val="en-US"/>
        </w:rPr>
        <w:t>Time c</w:t>
      </w:r>
      <w:r w:rsidR="001B573A">
        <w:rPr>
          <w:lang w:val="en-US"/>
        </w:rPr>
        <w:t xml:space="preserve">hanges in surface and substrate </w:t>
      </w:r>
      <m:oMath>
        <m:sSub>
          <m:sSubPr>
            <m:ctrlPr>
              <w:rPr>
                <w:rFonts w:ascii="Cambria Math" w:hAnsi="Cambria Math"/>
                <w:i/>
                <w:szCs w:val="24"/>
                <w:lang w:val="en-US"/>
              </w:rPr>
            </m:ctrlPr>
          </m:sSubPr>
          <m:e>
            <m:r>
              <w:rPr>
                <w:rFonts w:ascii="Cambria Math" w:hAnsi="Cambria Math"/>
                <w:lang w:val="en-US"/>
              </w:rPr>
              <m:t>D</m:t>
            </m:r>
          </m:e>
          <m:sub>
            <m:r>
              <w:rPr>
                <w:rFonts w:ascii="Cambria Math" w:hAnsi="Cambria Math"/>
                <w:lang w:val="en-US"/>
              </w:rPr>
              <m:t>sg</m:t>
            </m:r>
          </m:sub>
        </m:sSub>
      </m:oMath>
      <w:r w:rsidR="001B573A">
        <w:rPr>
          <w:szCs w:val="24"/>
          <w:lang w:val="en-US"/>
        </w:rPr>
        <w:t xml:space="preserve"> are shown in the </w:t>
      </w:r>
      <w:r w:rsidR="00F01780">
        <w:rPr>
          <w:szCs w:val="24"/>
          <w:lang w:val="en-US"/>
        </w:rPr>
        <w:t xml:space="preserve">subplot. </w:t>
      </w:r>
      <w:r w:rsidR="00113E8B">
        <w:rPr>
          <w:szCs w:val="24"/>
          <w:lang w:val="en-US"/>
        </w:rPr>
        <w:t xml:space="preserve">The location of individual circle markers indicates the time when a new layer was </w:t>
      </w:r>
      <w:proofErr w:type="gramStart"/>
      <w:r w:rsidR="00113E8B">
        <w:rPr>
          <w:szCs w:val="24"/>
          <w:lang w:val="en-US"/>
        </w:rPr>
        <w:t>formed</w:t>
      </w:r>
      <w:proofErr w:type="gramEnd"/>
      <w:r w:rsidR="00113E8B">
        <w:rPr>
          <w:szCs w:val="24"/>
          <w:lang w:val="en-US"/>
        </w:rPr>
        <w:t xml:space="preserve"> and the substrate GSD updated. Filled circles correspond to those times shown in the </w:t>
      </w:r>
      <w:r w:rsidR="00DB595C">
        <w:rPr>
          <w:szCs w:val="24"/>
          <w:lang w:val="en-US"/>
        </w:rPr>
        <w:t xml:space="preserve">GSD curves. </w:t>
      </w:r>
    </w:p>
    <w:p w14:paraId="7564F9BF" w14:textId="670A7229" w:rsidR="00E978A5" w:rsidRDefault="00E978A5" w:rsidP="00E978A5">
      <w:pPr>
        <w:pStyle w:val="Heading2"/>
        <w:rPr>
          <w:lang w:val="en-US"/>
        </w:rPr>
      </w:pPr>
      <w:bookmarkStart w:id="244" w:name="_Hlk109392884"/>
      <w:r w:rsidRPr="0040044E">
        <w:rPr>
          <w:lang w:val="en-US"/>
        </w:rPr>
        <w:lastRenderedPageBreak/>
        <w:t>5.</w:t>
      </w:r>
      <w:r w:rsidR="00980D5D">
        <w:rPr>
          <w:lang w:val="en-US"/>
        </w:rPr>
        <w:t>4</w:t>
      </w:r>
      <w:r w:rsidRPr="0040044E">
        <w:rPr>
          <w:lang w:val="en-US"/>
        </w:rPr>
        <w:t xml:space="preserve"> </w:t>
      </w:r>
      <w:r>
        <w:rPr>
          <w:lang w:val="en-US"/>
        </w:rPr>
        <w:t xml:space="preserve">Application to a large </w:t>
      </w:r>
      <w:r w:rsidR="00980D5D">
        <w:rPr>
          <w:lang w:val="en-US"/>
        </w:rPr>
        <w:t xml:space="preserve">watershed </w:t>
      </w:r>
      <w:bookmarkEnd w:id="244"/>
      <w:r w:rsidR="00A262C1">
        <w:rPr>
          <w:lang w:val="en-US"/>
        </w:rPr>
        <w:t xml:space="preserve">– Effect of rainfall </w:t>
      </w:r>
      <w:r w:rsidR="00A02A3B">
        <w:rPr>
          <w:lang w:val="en-US"/>
        </w:rPr>
        <w:t>intensity</w:t>
      </w:r>
      <w:r w:rsidR="00C92F41">
        <w:rPr>
          <w:lang w:val="en-US"/>
        </w:rPr>
        <w:t xml:space="preserve"> on morphological changes</w:t>
      </w:r>
    </w:p>
    <w:p w14:paraId="16CA8150" w14:textId="2BE0A2F4" w:rsidR="00CD6349" w:rsidRDefault="00275C03" w:rsidP="00CD6349">
      <w:pPr>
        <w:rPr>
          <w:lang w:val="en-US"/>
        </w:rPr>
      </w:pPr>
      <w:r>
        <w:rPr>
          <w:lang w:val="en-US"/>
        </w:rPr>
        <w:t xml:space="preserve">All our previous </w:t>
      </w:r>
      <w:r w:rsidR="002725B1">
        <w:rPr>
          <w:lang w:val="en-US"/>
        </w:rPr>
        <w:t>bed evolution test</w:t>
      </w:r>
      <w:r w:rsidR="005265E1">
        <w:rPr>
          <w:lang w:val="en-US"/>
        </w:rPr>
        <w:t>s</w:t>
      </w:r>
      <w:r w:rsidR="002725B1">
        <w:rPr>
          <w:lang w:val="en-US"/>
        </w:rPr>
        <w:t xml:space="preserve"> had a predominant flow direction </w:t>
      </w:r>
      <w:r w:rsidR="00065688">
        <w:rPr>
          <w:lang w:val="en-US"/>
        </w:rPr>
        <w:t xml:space="preserve">and were </w:t>
      </w:r>
      <w:r w:rsidR="00C82A64">
        <w:rPr>
          <w:lang w:val="en-US"/>
        </w:rPr>
        <w:t>restricted to pure erosion or deposition.</w:t>
      </w:r>
      <w:r w:rsidR="00536642">
        <w:rPr>
          <w:lang w:val="en-US"/>
        </w:rPr>
        <w:t xml:space="preserve"> We conducted a final test</w:t>
      </w:r>
      <w:r>
        <w:rPr>
          <w:lang w:val="en-US"/>
        </w:rPr>
        <w:t xml:space="preserve"> </w:t>
      </w:r>
      <w:r w:rsidR="006C7E0E">
        <w:rPr>
          <w:lang w:val="en-US"/>
        </w:rPr>
        <w:t xml:space="preserve">of </w:t>
      </w:r>
      <w:r w:rsidR="005265E1">
        <w:rPr>
          <w:lang w:val="en-US"/>
        </w:rPr>
        <w:t>our LEM</w:t>
      </w:r>
      <w:r w:rsidR="006C7E0E">
        <w:rPr>
          <w:lang w:val="en-US"/>
        </w:rPr>
        <w:t xml:space="preserve"> </w:t>
      </w:r>
      <w:r w:rsidR="00515FD9">
        <w:rPr>
          <w:lang w:val="en-US"/>
        </w:rPr>
        <w:t xml:space="preserve">in a </w:t>
      </w:r>
      <w:r w:rsidR="00B25451">
        <w:rPr>
          <w:lang w:val="en-US"/>
        </w:rPr>
        <w:t xml:space="preserve">more </w:t>
      </w:r>
      <w:r w:rsidR="00515FD9">
        <w:rPr>
          <w:lang w:val="en-US"/>
        </w:rPr>
        <w:t xml:space="preserve">complex </w:t>
      </w:r>
      <w:r w:rsidR="00487C79">
        <w:rPr>
          <w:lang w:val="en-US"/>
        </w:rPr>
        <w:t xml:space="preserve">and larger </w:t>
      </w:r>
      <w:r w:rsidR="00515FD9">
        <w:rPr>
          <w:lang w:val="en-US"/>
        </w:rPr>
        <w:t xml:space="preserve">watershed </w:t>
      </w:r>
      <w:r w:rsidR="001E4A4F">
        <w:rPr>
          <w:lang w:val="en-US"/>
        </w:rPr>
        <w:t xml:space="preserve">to </w:t>
      </w:r>
      <w:r w:rsidR="00B25451">
        <w:rPr>
          <w:lang w:val="en-US"/>
        </w:rPr>
        <w:t>analyze</w:t>
      </w:r>
      <w:r w:rsidR="001E4A4F">
        <w:rPr>
          <w:lang w:val="en-US"/>
        </w:rPr>
        <w:t xml:space="preserve"> the how </w:t>
      </w:r>
      <w:r w:rsidR="00192A8B">
        <w:rPr>
          <w:lang w:val="en-US"/>
        </w:rPr>
        <w:t xml:space="preserve">flow </w:t>
      </w:r>
      <w:r w:rsidR="002A4D57">
        <w:rPr>
          <w:lang w:val="en-US"/>
        </w:rPr>
        <w:t xml:space="preserve">discharge </w:t>
      </w:r>
      <w:r w:rsidR="009E7C87">
        <w:rPr>
          <w:lang w:val="en-US"/>
        </w:rPr>
        <w:t xml:space="preserve">and bed surface elevation </w:t>
      </w:r>
      <w:r w:rsidR="002A4D57">
        <w:rPr>
          <w:lang w:val="en-US"/>
        </w:rPr>
        <w:t xml:space="preserve">varies at different </w:t>
      </w:r>
      <w:r w:rsidR="009E7C87">
        <w:rPr>
          <w:lang w:val="en-US"/>
        </w:rPr>
        <w:t>locations within the domain under different</w:t>
      </w:r>
      <w:r w:rsidR="00A50461">
        <w:rPr>
          <w:lang w:val="en-US"/>
        </w:rPr>
        <w:t xml:space="preserve"> rainfall events</w:t>
      </w:r>
      <w:r w:rsidR="005D5E3D">
        <w:rPr>
          <w:lang w:val="en-US"/>
        </w:rPr>
        <w:t>.</w:t>
      </w:r>
      <w:r w:rsidR="00F131BB">
        <w:rPr>
          <w:lang w:val="en-US"/>
        </w:rPr>
        <w:t xml:space="preserve"> </w:t>
      </w:r>
      <w:r w:rsidR="00212679">
        <w:rPr>
          <w:lang w:val="en-US"/>
        </w:rPr>
        <w:t xml:space="preserve">We used the synthetic square watershed </w:t>
      </w:r>
      <w:del w:id="245" w:author="Anderson, Samuel R" w:date="2022-07-31T23:45:00Z">
        <w:r w:rsidR="00212679" w:rsidDel="005A2F6C">
          <w:rPr>
            <w:lang w:val="en-US"/>
          </w:rPr>
          <w:delText xml:space="preserve">of </w:delText>
        </w:r>
      </w:del>
      <w:ins w:id="246" w:author="Anderson, Samuel R" w:date="2022-07-31T23:45:00Z">
        <w:r w:rsidR="005A2F6C">
          <w:rPr>
            <w:lang w:val="en-US"/>
          </w:rPr>
          <w:t>from</w:t>
        </w:r>
        <w:r w:rsidR="005A2F6C">
          <w:rPr>
            <w:lang w:val="en-US"/>
          </w:rPr>
          <w:t xml:space="preserve"> </w:t>
        </w:r>
      </w:ins>
      <w:r w:rsidR="00212679">
        <w:rPr>
          <w:lang w:val="en-US"/>
        </w:rPr>
        <w:fldChar w:fldCharType="begin" w:fldLock="1"/>
      </w:r>
      <w:r w:rsidR="00F565C8">
        <w:rPr>
          <w:lang w:val="en-US"/>
        </w:rPr>
        <w:instrText>ADDIN CSL_CITATION {"citationItems":[{"id":"ITEM-1","itemData":{"DOI":"10.5194/gmd-10-1645-2017","ISSN":"19919603","abstract":"Representation of flowing water in landscape evolution models (LEMs) is often simplified compared to hydrodynamic models, as LEMs make assumptions reducing physical complexity in favor of computational efficiency. The Landlab modeling framework can be used to bridge the divide between complex runoff models and more traditional LEMs, creating a new type of framework not commonly used in the geomorphology or hydrology communities. Landlab is a Python-language library that includes tools and process components that can be used to create models of Earth-surface dynamics over a range of temporal and spatial scales. The Landlab OverlandFlow component is based on a simplified inertial approximation of the shallow water equations, following the solution of de Almeida et al.(2012). This explicit two-dimensional hydrodynamic algorithm simulates a flood wave across a model domain, where water discharge and flow depth are calculated at all locations within a structured (raster) grid. Here, we illustrate how the OverlandFlow component contained within Landlab can be applied as a simplified event-based runoff model and how to couple the runoff model with an incision model operating on decadal timescales. Examples of flow routing on both real and synthetic landscapes are shown. Hydrographs from a single storm at multiple locations in the Spring Creek watershed, Colorado, USA, are illustrated, along with a map of shear stress applied on the land surface by flowing water. The OverlandFlow component can also be coupled with the Landlab DetachmentLtdErosion component to illustrate how the non-steady flow routing regime impacts incision across a watershed. The hydrograph and incision results are compared to simulations driven by steady-state runoff. Results from the coupled runoff and incision model indicate that runoff dynamics can impact landscape relief and channel concavity, suggesting that, on landscape evolution timescales, the OverlandFlow model may lead to differences in simulated topography in comparison with traditional methods. The exploratory test cases described within demonstrate how the OverlandFlow component can be used in both hydrologic and geomorphic applications.","author":[{"dropping-particle":"","family":"Adams","given":"Jordan M.","non-dropping-particle":"","parse-names":false,"suffix":""},{"dropping-particle":"","family":"Gasparini","given":"Nicole M.","non-dropping-particle":"","parse-names":false,"suffix":""},{"dropping-particle":"","family":"Hobley","given":"Daniel E.J.","non-dropping-particle":"","parse-names":false,"suffix":""},{"dropping-particle":"","family":"Tucker","given":"Gregory E.","non-dropping-particle":"","parse-names":false,"suffix":""},{"dropping-particle":"","family":"Hutton","given":"Eric W.H.","non-dropping-particle":"","parse-names":false,"suffix":""},{"dropping-particle":"","family":"Nudurupati","given":"Sai S.","non-dropping-particle":"","parse-names":false,"suffix":""},{"dropping-particle":"","family":"Istanbulluoglu","given":"Erkan","non-dropping-particle":"","parse-names":false,"suffix":""}],"container-title":"Geoscientific Model Development","id":"ITEM-1","issue":"4","issued":{"date-parts":[["2017"]]},"page":"1645-1663","title":"The Landlab v1.0 OverlandFlow component: A Python tool for computing shallow-water flow across watersheds","type":"article-journal","volume":"10"},"uris":["http://www.mendeley.com/documents/?uuid=aa97b1f6-cfd7-4c7b-ac4e-0fcb5b804bbe"]}],"mendeley":{"formattedCitation":"(Adams et al., 2017)","manualFormatting":"Adams et al. (2017)","plainTextFormattedCitation":"(Adams et al., 2017)","previouslyFormattedCitation":"(Adams et al., 2017)"},"properties":{"noteIndex":0},"schema":"https://github.com/citation-style-language/schema/raw/master/csl-citation.json"}</w:instrText>
      </w:r>
      <w:r w:rsidR="00212679">
        <w:rPr>
          <w:lang w:val="en-US"/>
        </w:rPr>
        <w:fldChar w:fldCharType="separate"/>
      </w:r>
      <w:r w:rsidR="00212679" w:rsidRPr="00212679">
        <w:rPr>
          <w:noProof/>
          <w:lang w:val="en-US"/>
        </w:rPr>
        <w:t xml:space="preserve">Adams et al. </w:t>
      </w:r>
      <w:r w:rsidR="00212679">
        <w:rPr>
          <w:noProof/>
          <w:lang w:val="en-US"/>
        </w:rPr>
        <w:t>(</w:t>
      </w:r>
      <w:r w:rsidR="00212679" w:rsidRPr="00212679">
        <w:rPr>
          <w:noProof/>
          <w:lang w:val="en-US"/>
        </w:rPr>
        <w:t>2017)</w:t>
      </w:r>
      <w:r w:rsidR="00212679">
        <w:rPr>
          <w:lang w:val="en-US"/>
        </w:rPr>
        <w:fldChar w:fldCharType="end"/>
      </w:r>
      <w:r w:rsidR="00E95A41">
        <w:rPr>
          <w:lang w:val="en-US"/>
        </w:rPr>
        <w:t xml:space="preserve"> which has an area of </w:t>
      </w:r>
      <w:r w:rsidR="00A80AC0">
        <w:rPr>
          <w:lang w:val="en-US"/>
        </w:rPr>
        <w:t>36</w:t>
      </w:r>
      <w:r w:rsidR="004858C3">
        <w:rPr>
          <w:lang w:val="en-US"/>
        </w:rPr>
        <w:t xml:space="preserve"> </w:t>
      </w:r>
      <w:r w:rsidR="00A80AC0">
        <w:rPr>
          <w:lang w:val="en-US"/>
        </w:rPr>
        <w:t>k</w:t>
      </w:r>
      <w:r w:rsidR="004858C3">
        <w:rPr>
          <w:lang w:val="en-US"/>
        </w:rPr>
        <w:t>m</w:t>
      </w:r>
      <w:r w:rsidR="00A80AC0" w:rsidRPr="00A80AC0">
        <w:rPr>
          <w:vertAlign w:val="superscript"/>
          <w:lang w:val="en-US"/>
        </w:rPr>
        <w:t>2</w:t>
      </w:r>
      <w:r w:rsidR="004858C3">
        <w:rPr>
          <w:lang w:val="en-US"/>
        </w:rPr>
        <w:t xml:space="preserve"> </w:t>
      </w:r>
      <w:r w:rsidR="00A80AC0">
        <w:rPr>
          <w:lang w:val="en-US"/>
        </w:rPr>
        <w:t xml:space="preserve">with a resolution of 30 x 30 m </w:t>
      </w:r>
      <w:r w:rsidR="00290FEB">
        <w:rPr>
          <w:lang w:val="en-US"/>
        </w:rPr>
        <w:t xml:space="preserve">per </w:t>
      </w:r>
      <w:r w:rsidR="00A80AC0">
        <w:rPr>
          <w:lang w:val="en-US"/>
        </w:rPr>
        <w:t>pixel</w:t>
      </w:r>
      <w:r w:rsidR="00290FEB">
        <w:rPr>
          <w:lang w:val="en-US"/>
        </w:rPr>
        <w:t xml:space="preserve"> a</w:t>
      </w:r>
      <w:r w:rsidR="00AC4E8E">
        <w:rPr>
          <w:lang w:val="en-US"/>
        </w:rPr>
        <w:t>nd elevations ranging from 0</w:t>
      </w:r>
      <w:r w:rsidR="001215A0">
        <w:rPr>
          <w:lang w:val="en-US"/>
        </w:rPr>
        <w:t xml:space="preserve"> m</w:t>
      </w:r>
      <w:r w:rsidR="00AC4E8E">
        <w:rPr>
          <w:lang w:val="en-US"/>
        </w:rPr>
        <w:t xml:space="preserve"> at the basin outlet to </w:t>
      </w:r>
      <w:r w:rsidR="00F8026B">
        <w:rPr>
          <w:lang w:val="en-US"/>
        </w:rPr>
        <w:t>225</w:t>
      </w:r>
      <w:r w:rsidR="001215A0">
        <w:rPr>
          <w:lang w:val="en-US"/>
        </w:rPr>
        <w:t xml:space="preserve"> m</w:t>
      </w:r>
      <w:r w:rsidR="00F8026B">
        <w:rPr>
          <w:lang w:val="en-US"/>
        </w:rPr>
        <w:t xml:space="preserve"> </w:t>
      </w:r>
      <w:r w:rsidR="001215A0">
        <w:rPr>
          <w:lang w:val="en-US"/>
        </w:rPr>
        <w:t>at the highest point</w:t>
      </w:r>
      <w:r w:rsidR="001C1697">
        <w:rPr>
          <w:lang w:val="en-US"/>
        </w:rPr>
        <w:t xml:space="preserve"> (</w:t>
      </w:r>
      <w:r w:rsidR="001C1697">
        <w:rPr>
          <w:lang w:val="en-US"/>
        </w:rPr>
        <w:fldChar w:fldCharType="begin"/>
      </w:r>
      <w:r w:rsidR="001C1697">
        <w:rPr>
          <w:lang w:val="en-US"/>
        </w:rPr>
        <w:instrText xml:space="preserve"> REF _Ref109117118 </w:instrText>
      </w:r>
      <w:r w:rsidR="001C1697">
        <w:rPr>
          <w:lang w:val="en-US"/>
        </w:rPr>
        <w:fldChar w:fldCharType="separate"/>
      </w:r>
      <w:r w:rsidR="00F5136C" w:rsidRPr="00F11948">
        <w:rPr>
          <w:lang w:val="en-US"/>
        </w:rPr>
        <w:t xml:space="preserve">Figure </w:t>
      </w:r>
      <w:r w:rsidR="00F5136C">
        <w:rPr>
          <w:noProof/>
          <w:lang w:val="en-US"/>
        </w:rPr>
        <w:t>10</w:t>
      </w:r>
      <w:r w:rsidR="001C1697">
        <w:rPr>
          <w:lang w:val="en-US"/>
        </w:rPr>
        <w:fldChar w:fldCharType="end"/>
      </w:r>
      <w:r w:rsidR="001C1697">
        <w:rPr>
          <w:lang w:val="en-US"/>
        </w:rPr>
        <w:t xml:space="preserve"> a)</w:t>
      </w:r>
      <w:r w:rsidR="001215A0">
        <w:rPr>
          <w:lang w:val="en-US"/>
        </w:rPr>
        <w:t xml:space="preserve">. </w:t>
      </w:r>
      <w:r w:rsidR="00F54837">
        <w:rPr>
          <w:lang w:val="en-US"/>
        </w:rPr>
        <w:t xml:space="preserve">Two </w:t>
      </w:r>
      <w:r w:rsidR="00B53072">
        <w:rPr>
          <w:lang w:val="en-US"/>
        </w:rPr>
        <w:t xml:space="preserve">cases of </w:t>
      </w:r>
      <w:r w:rsidR="00F54837">
        <w:rPr>
          <w:lang w:val="en-US"/>
        </w:rPr>
        <w:t>temporal distribution of rainfall intensity</w:t>
      </w:r>
      <w:r w:rsidR="006D1C66">
        <w:rPr>
          <w:lang w:val="en-US"/>
        </w:rPr>
        <w:t xml:space="preserve"> were considered</w:t>
      </w:r>
      <w:r w:rsidR="00942F18">
        <w:rPr>
          <w:lang w:val="en-US"/>
        </w:rPr>
        <w:t>, b</w:t>
      </w:r>
      <w:r w:rsidR="00536554">
        <w:rPr>
          <w:lang w:val="en-US"/>
        </w:rPr>
        <w:t>o</w:t>
      </w:r>
      <w:r w:rsidR="00942F18">
        <w:rPr>
          <w:lang w:val="en-US"/>
        </w:rPr>
        <w:t>th having the</w:t>
      </w:r>
      <w:r w:rsidR="00FF5328">
        <w:rPr>
          <w:lang w:val="en-US"/>
        </w:rPr>
        <w:t xml:space="preserve"> same total </w:t>
      </w:r>
      <w:r w:rsidR="00B106ED">
        <w:rPr>
          <w:lang w:val="en-US"/>
        </w:rPr>
        <w:t xml:space="preserve">volume </w:t>
      </w:r>
      <w:r w:rsidR="00FF5328">
        <w:rPr>
          <w:lang w:val="en-US"/>
        </w:rPr>
        <w:t xml:space="preserve">of </w:t>
      </w:r>
      <w:r w:rsidR="00B106ED">
        <w:rPr>
          <w:lang w:val="en-US"/>
        </w:rPr>
        <w:t>water precipitated</w:t>
      </w:r>
      <w:r w:rsidR="00536554">
        <w:rPr>
          <w:lang w:val="en-US"/>
        </w:rPr>
        <w:t xml:space="preserve"> (10 mm)</w:t>
      </w:r>
      <w:r w:rsidR="00AC61C2">
        <w:rPr>
          <w:lang w:val="en-US"/>
        </w:rPr>
        <w:t xml:space="preserve">. We referred to these cases as </w:t>
      </w:r>
      <w:proofErr w:type="spellStart"/>
      <w:r w:rsidR="00AC61C2">
        <w:rPr>
          <w:lang w:val="en-US"/>
        </w:rPr>
        <w:t>i</w:t>
      </w:r>
      <w:proofErr w:type="spellEnd"/>
      <w:r w:rsidR="00AC61C2">
        <w:rPr>
          <w:lang w:val="en-US"/>
        </w:rPr>
        <w:t xml:space="preserve">) </w:t>
      </w:r>
      <w:r w:rsidR="005F0936">
        <w:rPr>
          <w:lang w:val="en-US"/>
        </w:rPr>
        <w:t>uniform</w:t>
      </w:r>
      <w:r w:rsidR="00AC61C2">
        <w:rPr>
          <w:lang w:val="en-US"/>
        </w:rPr>
        <w:t xml:space="preserve">, in which the </w:t>
      </w:r>
      <w:r w:rsidR="005F0936">
        <w:rPr>
          <w:lang w:val="en-US"/>
        </w:rPr>
        <w:t xml:space="preserve">rainfall </w:t>
      </w:r>
      <w:r w:rsidR="003428F4">
        <w:rPr>
          <w:lang w:val="en-US"/>
        </w:rPr>
        <w:t>intensity</w:t>
      </w:r>
      <w:r w:rsidR="005F0936">
        <w:rPr>
          <w:lang w:val="en-US"/>
        </w:rPr>
        <w:t xml:space="preserve"> </w:t>
      </w:r>
      <w:r w:rsidR="00AC61C2">
        <w:rPr>
          <w:lang w:val="en-US"/>
        </w:rPr>
        <w:t>was</w:t>
      </w:r>
      <w:r w:rsidR="005F0936">
        <w:rPr>
          <w:lang w:val="en-US"/>
        </w:rPr>
        <w:t xml:space="preserve"> 5 mm/</w:t>
      </w:r>
      <w:proofErr w:type="spellStart"/>
      <w:r w:rsidR="005F0936">
        <w:rPr>
          <w:lang w:val="en-US"/>
        </w:rPr>
        <w:t>hr</w:t>
      </w:r>
      <w:proofErr w:type="spellEnd"/>
      <w:r w:rsidR="005F0936">
        <w:rPr>
          <w:lang w:val="en-US"/>
        </w:rPr>
        <w:t xml:space="preserve"> </w:t>
      </w:r>
      <w:r w:rsidR="00AC61C2">
        <w:rPr>
          <w:lang w:val="en-US"/>
        </w:rPr>
        <w:t>lasting for two hours</w:t>
      </w:r>
      <w:r w:rsidR="006A18B4">
        <w:rPr>
          <w:lang w:val="en-US"/>
        </w:rPr>
        <w:t xml:space="preserve"> and ii) intermittent, where </w:t>
      </w:r>
      <w:r w:rsidR="002F5374">
        <w:rPr>
          <w:lang w:val="en-US"/>
        </w:rPr>
        <w:t>rainfall</w:t>
      </w:r>
      <w:r w:rsidR="00045F14">
        <w:rPr>
          <w:lang w:val="en-US"/>
        </w:rPr>
        <w:t xml:space="preserve"> </w:t>
      </w:r>
      <w:r w:rsidR="00760EB7">
        <w:rPr>
          <w:lang w:val="en-US"/>
        </w:rPr>
        <w:t xml:space="preserve">can </w:t>
      </w:r>
      <w:r w:rsidR="00045F14">
        <w:rPr>
          <w:lang w:val="en-US"/>
        </w:rPr>
        <w:t xml:space="preserve">reach </w:t>
      </w:r>
      <w:r w:rsidR="00760EB7">
        <w:rPr>
          <w:lang w:val="en-US"/>
        </w:rPr>
        <w:t xml:space="preserve">up to </w:t>
      </w:r>
      <w:r w:rsidR="00045F14">
        <w:rPr>
          <w:lang w:val="en-US"/>
        </w:rPr>
        <w:t>25 mm/</w:t>
      </w:r>
      <w:proofErr w:type="spellStart"/>
      <w:r w:rsidR="00045F14">
        <w:rPr>
          <w:lang w:val="en-US"/>
        </w:rPr>
        <w:t>hr</w:t>
      </w:r>
      <w:proofErr w:type="spellEnd"/>
      <w:r w:rsidR="00045F14">
        <w:rPr>
          <w:lang w:val="en-US"/>
        </w:rPr>
        <w:t xml:space="preserve"> </w:t>
      </w:r>
      <w:r w:rsidR="00760EB7">
        <w:rPr>
          <w:lang w:val="en-US"/>
        </w:rPr>
        <w:t xml:space="preserve">during </w:t>
      </w:r>
      <w:r w:rsidR="008E4E73">
        <w:rPr>
          <w:lang w:val="en-US"/>
        </w:rPr>
        <w:t xml:space="preserve">350 s and then </w:t>
      </w:r>
      <w:r w:rsidR="00B638DA">
        <w:rPr>
          <w:lang w:val="en-US"/>
        </w:rPr>
        <w:t>goes back to zero</w:t>
      </w:r>
      <w:r w:rsidR="0052011E">
        <w:rPr>
          <w:lang w:val="en-US"/>
        </w:rPr>
        <w:t xml:space="preserve"> (</w:t>
      </w:r>
      <w:r w:rsidR="0052011E">
        <w:rPr>
          <w:lang w:val="en-US"/>
        </w:rPr>
        <w:fldChar w:fldCharType="begin"/>
      </w:r>
      <w:r w:rsidR="0052011E">
        <w:rPr>
          <w:lang w:val="en-US"/>
        </w:rPr>
        <w:instrText xml:space="preserve"> REF _Ref109117118 </w:instrText>
      </w:r>
      <w:r w:rsidR="0052011E">
        <w:rPr>
          <w:lang w:val="en-US"/>
        </w:rPr>
        <w:fldChar w:fldCharType="separate"/>
      </w:r>
      <w:r w:rsidR="00F5136C" w:rsidRPr="00F11948">
        <w:rPr>
          <w:lang w:val="en-US"/>
        </w:rPr>
        <w:t xml:space="preserve">Figure </w:t>
      </w:r>
      <w:r w:rsidR="00F5136C">
        <w:rPr>
          <w:noProof/>
          <w:lang w:val="en-US"/>
        </w:rPr>
        <w:t>10</w:t>
      </w:r>
      <w:r w:rsidR="0052011E">
        <w:rPr>
          <w:lang w:val="en-US"/>
        </w:rPr>
        <w:fldChar w:fldCharType="end"/>
      </w:r>
      <w:r w:rsidR="0052011E">
        <w:rPr>
          <w:lang w:val="en-US"/>
        </w:rPr>
        <w:t xml:space="preserve"> b)</w:t>
      </w:r>
      <w:r w:rsidR="00B638DA">
        <w:rPr>
          <w:lang w:val="en-US"/>
        </w:rPr>
        <w:t xml:space="preserve">. </w:t>
      </w:r>
      <w:r w:rsidR="00B11AED">
        <w:rPr>
          <w:lang w:val="en-US"/>
        </w:rPr>
        <w:t xml:space="preserve">Changes in </w:t>
      </w:r>
      <w:r w:rsidR="00720656">
        <w:rPr>
          <w:lang w:val="en-US"/>
        </w:rPr>
        <w:t>flow discharge and bed surface elevation were quantified in three</w:t>
      </w:r>
      <w:r w:rsidR="00701643">
        <w:rPr>
          <w:lang w:val="en-US"/>
        </w:rPr>
        <w:t xml:space="preserve"> locations: Site 1</w:t>
      </w:r>
      <w:r w:rsidR="00AA2369">
        <w:rPr>
          <w:lang w:val="en-US"/>
        </w:rPr>
        <w:t xml:space="preserve"> </w:t>
      </w:r>
      <w:r w:rsidR="00EF501C">
        <w:rPr>
          <w:lang w:val="en-US"/>
        </w:rPr>
        <w:t>which coincides with</w:t>
      </w:r>
      <w:r w:rsidR="00701643">
        <w:rPr>
          <w:lang w:val="en-US"/>
        </w:rPr>
        <w:t xml:space="preserve"> the </w:t>
      </w:r>
      <w:r w:rsidR="00AA2369">
        <w:rPr>
          <w:lang w:val="en-US"/>
        </w:rPr>
        <w:t xml:space="preserve">watershed outlet, Site 2 </w:t>
      </w:r>
      <w:r w:rsidR="00EF501C">
        <w:rPr>
          <w:lang w:val="en-US"/>
        </w:rPr>
        <w:t>located upstream the outlet</w:t>
      </w:r>
      <w:r w:rsidR="00F743BA">
        <w:rPr>
          <w:lang w:val="en-US"/>
        </w:rPr>
        <w:t xml:space="preserve"> </w:t>
      </w:r>
      <w:r w:rsidR="005D3955">
        <w:rPr>
          <w:lang w:val="en-US"/>
        </w:rPr>
        <w:t xml:space="preserve">and upstream the </w:t>
      </w:r>
      <w:r w:rsidR="00780E74">
        <w:rPr>
          <w:lang w:val="en-US"/>
        </w:rPr>
        <w:t xml:space="preserve">confluence of the most downstream tributaries, and Site 3 </w:t>
      </w:r>
      <w:r w:rsidR="007643E3">
        <w:rPr>
          <w:lang w:val="en-US"/>
        </w:rPr>
        <w:t>located</w:t>
      </w:r>
      <w:r w:rsidR="00CE31FF">
        <w:rPr>
          <w:lang w:val="en-US"/>
        </w:rPr>
        <w:t xml:space="preserve"> approximately </w:t>
      </w:r>
      <w:r w:rsidR="007643E3">
        <w:rPr>
          <w:lang w:val="en-US"/>
        </w:rPr>
        <w:t xml:space="preserve">at </w:t>
      </w:r>
      <w:r w:rsidR="00CE31FF">
        <w:rPr>
          <w:lang w:val="en-US"/>
        </w:rPr>
        <w:t>the center of the watershed</w:t>
      </w:r>
      <w:r w:rsidR="00090CB5">
        <w:rPr>
          <w:lang w:val="en-US"/>
        </w:rPr>
        <w:t xml:space="preserve"> (</w:t>
      </w:r>
      <w:r w:rsidR="00090CB5">
        <w:rPr>
          <w:lang w:val="en-US"/>
        </w:rPr>
        <w:fldChar w:fldCharType="begin"/>
      </w:r>
      <w:r w:rsidR="00090CB5">
        <w:rPr>
          <w:lang w:val="en-US"/>
        </w:rPr>
        <w:instrText xml:space="preserve"> REF _Ref109117118 </w:instrText>
      </w:r>
      <w:r w:rsidR="00090CB5">
        <w:rPr>
          <w:lang w:val="en-US"/>
        </w:rPr>
        <w:fldChar w:fldCharType="separate"/>
      </w:r>
      <w:r w:rsidR="00F5136C" w:rsidRPr="00F11948">
        <w:rPr>
          <w:lang w:val="en-US"/>
        </w:rPr>
        <w:t xml:space="preserve">Figure </w:t>
      </w:r>
      <w:r w:rsidR="00F5136C">
        <w:rPr>
          <w:noProof/>
          <w:lang w:val="en-US"/>
        </w:rPr>
        <w:t>10</w:t>
      </w:r>
      <w:r w:rsidR="00090CB5">
        <w:rPr>
          <w:lang w:val="en-US"/>
        </w:rPr>
        <w:fldChar w:fldCharType="end"/>
      </w:r>
      <w:r w:rsidR="00090CB5">
        <w:rPr>
          <w:lang w:val="en-US"/>
        </w:rPr>
        <w:t xml:space="preserve"> a)</w:t>
      </w:r>
      <w:r w:rsidR="00CE31FF">
        <w:rPr>
          <w:lang w:val="en-US"/>
        </w:rPr>
        <w:t>.</w:t>
      </w:r>
      <w:r w:rsidR="00090CB5">
        <w:rPr>
          <w:lang w:val="en-US"/>
        </w:rPr>
        <w:t xml:space="preserve"> </w:t>
      </w:r>
    </w:p>
    <w:p w14:paraId="4B270409" w14:textId="2DD52583" w:rsidR="00D33366" w:rsidRDefault="00D33366" w:rsidP="00CD6349">
      <w:pPr>
        <w:rPr>
          <w:lang w:val="en-US"/>
        </w:rPr>
      </w:pPr>
    </w:p>
    <w:p w14:paraId="2138755E" w14:textId="11D28679" w:rsidR="00627213" w:rsidRPr="00431814" w:rsidRDefault="00196CF1" w:rsidP="000D7DC0">
      <w:pPr>
        <w:rPr>
          <w:lang w:val="en-US"/>
        </w:rPr>
      </w:pPr>
      <w:r>
        <w:rPr>
          <w:lang w:val="en-US"/>
        </w:rPr>
        <w:t xml:space="preserve">We </w:t>
      </w:r>
      <w:del w:id="247" w:author="Anderson, Samuel R" w:date="2022-08-01T11:17:00Z">
        <w:r w:rsidDel="00C049BA">
          <w:rPr>
            <w:lang w:val="en-US"/>
          </w:rPr>
          <w:delText xml:space="preserve">run </w:delText>
        </w:r>
      </w:del>
      <w:ins w:id="248" w:author="Anderson, Samuel R" w:date="2022-08-01T11:17:00Z">
        <w:r w:rsidR="00C049BA">
          <w:rPr>
            <w:lang w:val="en-US"/>
          </w:rPr>
          <w:t>ran</w:t>
        </w:r>
        <w:r w:rsidR="00C049BA">
          <w:rPr>
            <w:lang w:val="en-US"/>
          </w:rPr>
          <w:t xml:space="preserve"> </w:t>
        </w:r>
      </w:ins>
      <w:r>
        <w:rPr>
          <w:lang w:val="en-US"/>
        </w:rPr>
        <w:t>each model for 24 hours</w:t>
      </w:r>
      <w:r w:rsidR="00D47BDB">
        <w:rPr>
          <w:lang w:val="en-US"/>
        </w:rPr>
        <w:t xml:space="preserve">, </w:t>
      </w:r>
      <w:r w:rsidR="009F625D">
        <w:rPr>
          <w:lang w:val="en-US"/>
        </w:rPr>
        <w:t>set Manning’s n constant in the whole watershed with a value of 0.035</w:t>
      </w:r>
      <w:r w:rsidR="002E20A4">
        <w:rPr>
          <w:lang w:val="en-US"/>
        </w:rPr>
        <w:t>, set</w:t>
      </w:r>
      <w:ins w:id="249" w:author="Anderson, Samuel R" w:date="2022-08-01T11:16:00Z">
        <w:r w:rsidR="00C049BA">
          <w:rPr>
            <w:lang w:val="en-US"/>
          </w:rPr>
          <w:t xml:space="preserve"> the option</w:t>
        </w:r>
      </w:ins>
      <w:ins w:id="250" w:author="Anderson, Samuel R" w:date="2022-08-01T11:17:00Z">
        <w:r w:rsidR="00C049BA">
          <w:rPr>
            <w:lang w:val="en-US"/>
          </w:rPr>
          <w:t xml:space="preserve"> for </w:t>
        </w:r>
      </w:ins>
      <w:r w:rsidR="002E20A4" w:rsidRPr="00C337E5">
        <w:rPr>
          <w:i/>
          <w:iCs/>
          <w:lang w:val="en-US"/>
        </w:rPr>
        <w:t xml:space="preserve"> </w:t>
      </w:r>
      <w:proofErr w:type="spellStart"/>
      <w:ins w:id="251" w:author="Anderson, Samuel R" w:date="2022-08-01T11:17:00Z">
        <w:r w:rsidR="00C049BA" w:rsidRPr="00C337E5">
          <w:rPr>
            <w:i/>
            <w:iCs/>
            <w:lang w:val="en-US"/>
          </w:rPr>
          <w:t>steep_slopes</w:t>
        </w:r>
        <w:proofErr w:type="spellEnd"/>
        <w:r w:rsidR="00C049BA" w:rsidRPr="00C337E5">
          <w:rPr>
            <w:lang w:val="en-US"/>
          </w:rPr>
          <w:t xml:space="preserve"> </w:t>
        </w:r>
        <w:r w:rsidR="00C049BA">
          <w:rPr>
            <w:lang w:val="en-US"/>
          </w:rPr>
          <w:t xml:space="preserve">to </w:t>
        </w:r>
      </w:ins>
      <w:r w:rsidR="002E20A4" w:rsidRPr="00C337E5">
        <w:rPr>
          <w:i/>
          <w:iCs/>
          <w:lang w:val="en-US"/>
        </w:rPr>
        <w:t>True</w:t>
      </w:r>
      <w:r w:rsidR="003F6913">
        <w:rPr>
          <w:lang w:val="en-US"/>
        </w:rPr>
        <w:t xml:space="preserve"> </w:t>
      </w:r>
      <w:del w:id="252" w:author="Anderson, Samuel R" w:date="2022-08-01T11:16:00Z">
        <w:r w:rsidR="003F6913" w:rsidDel="00C049BA">
          <w:rPr>
            <w:lang w:val="en-US"/>
          </w:rPr>
          <w:delText xml:space="preserve">the option </w:delText>
        </w:r>
      </w:del>
      <w:del w:id="253" w:author="Anderson, Samuel R" w:date="2022-08-01T11:17:00Z">
        <w:r w:rsidR="003F6913" w:rsidRPr="00C337E5" w:rsidDel="00C049BA">
          <w:rPr>
            <w:i/>
            <w:iCs/>
            <w:lang w:val="en-US"/>
          </w:rPr>
          <w:delText>steep_slopes</w:delText>
        </w:r>
        <w:r w:rsidR="00C337E5" w:rsidRPr="00C337E5" w:rsidDel="00C049BA">
          <w:rPr>
            <w:lang w:val="en-US"/>
          </w:rPr>
          <w:delText xml:space="preserve"> </w:delText>
        </w:r>
      </w:del>
      <w:r w:rsidR="00C337E5" w:rsidRPr="00C337E5">
        <w:rPr>
          <w:lang w:val="en-US"/>
        </w:rPr>
        <w:t xml:space="preserve">in </w:t>
      </w:r>
      <w:proofErr w:type="spellStart"/>
      <w:r w:rsidR="00C337E5">
        <w:rPr>
          <w:lang w:val="en-US"/>
        </w:rPr>
        <w:t>OverlandFlow</w:t>
      </w:r>
      <w:proofErr w:type="spellEnd"/>
      <w:r w:rsidR="00112430" w:rsidRPr="00F565C8">
        <w:rPr>
          <w:lang w:val="en-US"/>
        </w:rPr>
        <w:t xml:space="preserve">, </w:t>
      </w:r>
      <w:r w:rsidR="00D7010F">
        <w:rPr>
          <w:lang w:val="en-US"/>
        </w:rPr>
        <w:t>used</w:t>
      </w:r>
      <w:r w:rsidR="002E20A4">
        <w:rPr>
          <w:lang w:val="en-US"/>
        </w:rPr>
        <w:t xml:space="preserve"> </w:t>
      </w:r>
      <w:r w:rsidR="00F565C8">
        <w:rPr>
          <w:lang w:val="en-US"/>
        </w:rPr>
        <w:t>t</w:t>
      </w:r>
      <w:r w:rsidR="00112430" w:rsidRPr="00F565C8">
        <w:rPr>
          <w:lang w:val="en-US"/>
        </w:rPr>
        <w:t>he</w:t>
      </w:r>
      <w:r w:rsidR="00F565C8">
        <w:rPr>
          <w:lang w:val="en-US"/>
        </w:rPr>
        <w:t xml:space="preserve"> bed load transport equation of </w:t>
      </w:r>
      <w:r w:rsidR="00F565C8">
        <w:rPr>
          <w:lang w:val="en-US"/>
        </w:rPr>
        <w:fldChar w:fldCharType="begin" w:fldLock="1"/>
      </w:r>
      <w:r w:rsidR="00896589">
        <w:rPr>
          <w:lang w:val="en-US"/>
        </w:rPr>
        <w:instrText>ADDIN CSL_CITATION {"citationItems":[{"id":"ITEM-1","itemData":{"DOI":"1948-06-07","abstract":"In the following paper, a brief summary is first of all given of the results and interpretation of tests already made known in former publications of the Laboratory for Hydraulic Research and Soil Mechanics at the Federal Institute of Technology, Zurich. After that, an attempt is made to derive an empirical law of bed-load transport based on recent experimental data. We desire to state expressly that by bed-load transport is meant the movement of the solid material rolling or jumping along the bed of a river; transport of matter in suspension is not included.","author":[{"dropping-particle":"","family":"Meyer-Peter","given":"E.","non-dropping-particle":"","parse-names":false,"suffix":""},{"dropping-particle":"","family":"Müller","given":"R.","non-dropping-particle":"","parse-names":false,"suffix":""}],"container-title":"Proceedings of the 2nd Meeting of the International Association of Hydraulic Research","id":"ITEM-1","issued":{"date-parts":[["1948"]]},"page":"39-64","title":"Formulas for Bed-Load Transport","type":"paper-conference"},"uris":["http://www.mendeley.com/documents/?uuid=f372aaf2-d402-4bb1-a3dd-67f01be0d3ee"]}],"mendeley":{"formattedCitation":"(Meyer-Peter &amp; Müller, 1948)","manualFormatting":"Meyer-Peter &amp; Müller (1948)","plainTextFormattedCitation":"(Meyer-Peter &amp; Müller, 1948)","previouslyFormattedCitation":"(Meyer-Peter &amp; Müller, 1948)"},"properties":{"noteIndex":0},"schema":"https://github.com/citation-style-language/schema/raw/master/csl-citation.json"}</w:instrText>
      </w:r>
      <w:r w:rsidR="00F565C8">
        <w:rPr>
          <w:lang w:val="en-US"/>
        </w:rPr>
        <w:fldChar w:fldCharType="separate"/>
      </w:r>
      <w:r w:rsidR="00F565C8" w:rsidRPr="00F565C8">
        <w:rPr>
          <w:noProof/>
          <w:lang w:val="en-US"/>
        </w:rPr>
        <w:t>Meyer-Peter &amp; Müller</w:t>
      </w:r>
      <w:r w:rsidR="00F565C8">
        <w:rPr>
          <w:noProof/>
          <w:lang w:val="en-US"/>
        </w:rPr>
        <w:t xml:space="preserve"> (</w:t>
      </w:r>
      <w:r w:rsidR="00F565C8" w:rsidRPr="00F565C8">
        <w:rPr>
          <w:noProof/>
          <w:lang w:val="en-US"/>
        </w:rPr>
        <w:t>1948)</w:t>
      </w:r>
      <w:r w:rsidR="00F565C8">
        <w:rPr>
          <w:lang w:val="en-US"/>
        </w:rPr>
        <w:fldChar w:fldCharType="end"/>
      </w:r>
      <w:r w:rsidR="00CC7791">
        <w:rPr>
          <w:lang w:val="en-US"/>
        </w:rPr>
        <w:t xml:space="preserve"> with a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50</m:t>
            </m:r>
          </m:sub>
        </m:sSub>
      </m:oMath>
      <w:r w:rsidR="009246C6">
        <w:rPr>
          <w:lang w:val="en-US"/>
        </w:rPr>
        <w:t xml:space="preserve"> </w:t>
      </w:r>
      <w:r w:rsidR="00CC7791">
        <w:rPr>
          <w:lang w:val="en-US"/>
        </w:rPr>
        <w:t>of</w:t>
      </w:r>
      <w:r w:rsidR="003068E4">
        <w:rPr>
          <w:lang w:val="en-US"/>
        </w:rPr>
        <w:t xml:space="preserve"> 32 mm, and </w:t>
      </w:r>
      <w:r w:rsidR="00FD102A">
        <w:rPr>
          <w:lang w:val="en-US"/>
        </w:rPr>
        <w:t>allowed</w:t>
      </w:r>
      <w:r w:rsidR="00CC7791">
        <w:rPr>
          <w:lang w:val="en-US"/>
        </w:rPr>
        <w:t xml:space="preserve"> the critical</w:t>
      </w:r>
      <w:r w:rsidR="009F206F">
        <w:rPr>
          <w:lang w:val="en-US"/>
        </w:rPr>
        <w:t xml:space="preserve"> shear stress to vary spatially using </w:t>
      </w:r>
      <w:r w:rsidR="003068E4">
        <w:rPr>
          <w:lang w:val="en-US"/>
        </w:rPr>
        <w:t>the</w:t>
      </w:r>
      <w:r w:rsidR="009F206F">
        <w:rPr>
          <w:lang w:val="en-US"/>
        </w:rPr>
        <w:t xml:space="preserve"> equation of</w:t>
      </w:r>
      <w:r w:rsidR="00896589">
        <w:rPr>
          <w:lang w:val="en-US"/>
        </w:rPr>
        <w:t xml:space="preserve"> </w:t>
      </w:r>
      <w:r w:rsidR="00896589">
        <w:rPr>
          <w:lang w:val="en-US"/>
        </w:rPr>
        <w:fldChar w:fldCharType="begin" w:fldLock="1"/>
      </w:r>
      <w:r w:rsidR="00486F29">
        <w:rPr>
          <w:lang w:val="en-US"/>
        </w:rPr>
        <w:instrText>ADDIN CSL_CITATION {"citationItems":[{"id":"ITEM-1","itemData":{"DOI":"10.1029/2004WR003692","ISBN":"0043-1397","ISSN":"00431397","abstract":"[1] The present study examines variations in the reference shear stress for bed load transport (tau(r)) using coupled measurements of flow and bed load transport in 45 gravel-bed streams and rivers. The study streams encompass a wide range in bank-full discharge ( 1 - 2600 m(3)/s), average channel gradient (0.0003 - 0.05), and median surface grain size (0.027 - 0.21 m). A bed load transport relation was formed for each site by plotting individual values of the dimensionless transport rate W* versus the reach-average dimensionless shear stress tau*. The reference dimensionless shear stress tau(r)* was then estimated by selecting the value of t* corresponding to a reference transport rate of W* = 0.002. The results indicate that the discharge corresponding to tau(r)* averages 67% of the bank-full discharge, with the variation independent of reach-scale morphologic and sediment properties. However, values of tau(r)* increase systematically with average channel gradient, ranging from 0.025 - 0.035 at sites with slopes of 0.001 - 0.006 to values greater than 0.10 at sites with slopes greater than 0.02. A corresponding relation for the bank-full dimensionless shear stress tau(bf)*, formulated with data from 159 sites in North America and England, mirrors the relation between tau(r)* and channel gradient, suggesting that the bank-full channel geometry of gravel- and cobble-bedded streams is adjusted to a relatively constant excess shear stress, tau(bf)* - tau(r)*, across a wide range of slopes.","author":[{"dropping-particle":"","family":"Mueller","given":"Erich R.","non-dropping-particle":"","parse-names":false,"suffix":""},{"dropping-particle":"","family":"Pitlick","given":"John","non-dropping-particle":"","parse-names":false,"suffix":""},{"dropping-particle":"","family":"Nelson","given":"Jonathan M.","non-dropping-particle":"","parse-names":false,"suffix":""}],"container-title":"Water Resources Research","id":"ITEM-1","issue":"4","issued":{"date-parts":[["2005"]]},"page":"1-10","title":"Variation in the reference Shields stress for bed load transport in gravel-bed streams and rivers","type":"article-journal","volume":"41"},"uris":["http://www.mendeley.com/documents/?uuid=428d6329-3325-43a3-812c-2e981dc2d580"]}],"mendeley":{"formattedCitation":"(Mueller et al., 2005)","manualFormatting":" Mueller et al. (2005)","plainTextFormattedCitation":"(Mueller et al., 2005)","previouslyFormattedCitation":"(Mueller et al., 2005)"},"properties":{"noteIndex":0},"schema":"https://github.com/citation-style-language/schema/raw/master/csl-citation.json"}</w:instrText>
      </w:r>
      <w:r w:rsidR="00896589">
        <w:rPr>
          <w:lang w:val="en-US"/>
        </w:rPr>
        <w:fldChar w:fldCharType="separate"/>
      </w:r>
      <w:r w:rsidR="007C1607">
        <w:rPr>
          <w:noProof/>
          <w:lang w:val="en-US"/>
        </w:rPr>
        <w:t xml:space="preserve"> </w:t>
      </w:r>
      <w:r w:rsidR="00896589" w:rsidRPr="00896589">
        <w:rPr>
          <w:noProof/>
          <w:lang w:val="en-US"/>
        </w:rPr>
        <w:t>Mueller et al.</w:t>
      </w:r>
      <w:r w:rsidR="007C1607">
        <w:rPr>
          <w:noProof/>
          <w:lang w:val="en-US"/>
        </w:rPr>
        <w:t xml:space="preserve"> (</w:t>
      </w:r>
      <w:r w:rsidR="00896589" w:rsidRPr="00896589">
        <w:rPr>
          <w:noProof/>
          <w:lang w:val="en-US"/>
        </w:rPr>
        <w:t>2005)</w:t>
      </w:r>
      <w:r w:rsidR="00896589">
        <w:rPr>
          <w:lang w:val="en-US"/>
        </w:rPr>
        <w:fldChar w:fldCharType="end"/>
      </w:r>
      <w:r w:rsidR="009F206F">
        <w:rPr>
          <w:lang w:val="en-US"/>
        </w:rPr>
        <w:t xml:space="preserve"> (</w:t>
      </w:r>
      <w:proofErr w:type="spellStart"/>
      <w:r w:rsidR="009F206F" w:rsidRPr="00FD102A">
        <w:rPr>
          <w:i/>
          <w:iCs/>
          <w:lang w:val="en-US"/>
        </w:rPr>
        <w:t>variableCriticalShearStress</w:t>
      </w:r>
      <w:proofErr w:type="spellEnd"/>
      <w:r w:rsidR="009F206F" w:rsidRPr="0079299B">
        <w:rPr>
          <w:lang w:val="en-US"/>
        </w:rPr>
        <w:t xml:space="preserve"> = True</w:t>
      </w:r>
      <w:r w:rsidR="009F206F">
        <w:rPr>
          <w:lang w:val="en-US"/>
        </w:rPr>
        <w:t>)</w:t>
      </w:r>
      <w:r w:rsidR="00024D82">
        <w:rPr>
          <w:lang w:val="en-US"/>
        </w:rPr>
        <w:t xml:space="preserve">. </w:t>
      </w:r>
      <w:r w:rsidR="005F6EA2">
        <w:rPr>
          <w:lang w:val="en-US"/>
        </w:rPr>
        <w:t xml:space="preserve">All other variables </w:t>
      </w:r>
      <w:r w:rsidR="00890FDF">
        <w:rPr>
          <w:lang w:val="en-US"/>
        </w:rPr>
        <w:t xml:space="preserve">during </w:t>
      </w:r>
      <w:r w:rsidR="00A764EF">
        <w:rPr>
          <w:lang w:val="en-US"/>
        </w:rPr>
        <w:t>the instantiation</w:t>
      </w:r>
      <w:r w:rsidR="00890FDF">
        <w:rPr>
          <w:lang w:val="en-US"/>
        </w:rPr>
        <w:t xml:space="preserve"> of the component</w:t>
      </w:r>
      <w:r w:rsidR="00E9052A">
        <w:rPr>
          <w:lang w:val="en-US"/>
        </w:rPr>
        <w:t>s</w:t>
      </w:r>
      <w:r w:rsidR="00890FDF">
        <w:rPr>
          <w:lang w:val="en-US"/>
        </w:rPr>
        <w:t xml:space="preserve"> had default values. </w:t>
      </w:r>
      <w:r w:rsidR="000A5DC2">
        <w:rPr>
          <w:lang w:val="en-US"/>
        </w:rPr>
        <w:t xml:space="preserve">Each rainfall intensity case was simulated with and without </w:t>
      </w:r>
      <w:r w:rsidR="00540B85">
        <w:rPr>
          <w:lang w:val="en-US"/>
        </w:rPr>
        <w:t xml:space="preserve">activating </w:t>
      </w:r>
      <w:proofErr w:type="spellStart"/>
      <w:r w:rsidR="00540B85">
        <w:rPr>
          <w:lang w:val="en-US"/>
        </w:rPr>
        <w:t>riverBedDynamics</w:t>
      </w:r>
      <w:proofErr w:type="spellEnd"/>
      <w:r w:rsidR="00FA7806">
        <w:rPr>
          <w:lang w:val="en-US"/>
        </w:rPr>
        <w:t xml:space="preserve"> (4 cases in total)</w:t>
      </w:r>
      <w:r w:rsidR="00540B85">
        <w:rPr>
          <w:lang w:val="en-US"/>
        </w:rPr>
        <w:t xml:space="preserve"> to </w:t>
      </w:r>
      <w:r w:rsidR="00722729">
        <w:rPr>
          <w:lang w:val="en-US"/>
        </w:rPr>
        <w:t>analyze</w:t>
      </w:r>
      <w:r w:rsidR="00540B85">
        <w:rPr>
          <w:lang w:val="en-US"/>
        </w:rPr>
        <w:t xml:space="preserve"> the effect </w:t>
      </w:r>
      <w:r w:rsidR="007F1D53">
        <w:rPr>
          <w:lang w:val="en-US"/>
        </w:rPr>
        <w:t>that the selected temporal distribution of rainfall intensity has on flow hydraulics (e.g., flow discharge) and in turn on morphological changes.</w:t>
      </w:r>
      <w:r w:rsidR="004F39A4">
        <w:rPr>
          <w:lang w:val="en-US"/>
        </w:rPr>
        <w:t xml:space="preserve"> </w:t>
      </w:r>
      <w:r w:rsidR="002A1083">
        <w:rPr>
          <w:lang w:val="en-US"/>
        </w:rPr>
        <w:t xml:space="preserve">When </w:t>
      </w:r>
      <w:r w:rsidR="00916881">
        <w:rPr>
          <w:lang w:val="en-US"/>
        </w:rPr>
        <w:t xml:space="preserve">running only </w:t>
      </w:r>
      <w:proofErr w:type="spellStart"/>
      <w:r w:rsidR="00916881">
        <w:rPr>
          <w:lang w:val="en-US"/>
        </w:rPr>
        <w:t>OverlandFlow</w:t>
      </w:r>
      <w:proofErr w:type="spellEnd"/>
      <w:r w:rsidR="00916881">
        <w:rPr>
          <w:lang w:val="en-US"/>
        </w:rPr>
        <w:t xml:space="preserve"> </w:t>
      </w:r>
      <w:r w:rsidR="00EE3168">
        <w:rPr>
          <w:lang w:val="en-US"/>
        </w:rPr>
        <w:t xml:space="preserve">(i.e., </w:t>
      </w:r>
      <w:proofErr w:type="spellStart"/>
      <w:r w:rsidR="00EE3168">
        <w:rPr>
          <w:lang w:val="en-US"/>
        </w:rPr>
        <w:t>riverBedDynamics</w:t>
      </w:r>
      <w:proofErr w:type="spellEnd"/>
      <w:r w:rsidR="00EE3168">
        <w:rPr>
          <w:lang w:val="en-US"/>
        </w:rPr>
        <w:t xml:space="preserve"> deactivated) </w:t>
      </w:r>
      <w:r w:rsidR="00916881">
        <w:rPr>
          <w:lang w:val="en-US"/>
        </w:rPr>
        <w:t>the resulting hydrograph for both the uniform</w:t>
      </w:r>
      <w:r w:rsidR="001D3394">
        <w:rPr>
          <w:lang w:val="en-US"/>
        </w:rPr>
        <w:t xml:space="preserve"> </w:t>
      </w:r>
      <w:r w:rsidR="00916881">
        <w:rPr>
          <w:lang w:val="en-US"/>
        </w:rPr>
        <w:t xml:space="preserve">and </w:t>
      </w:r>
      <w:r w:rsidR="005C424C">
        <w:rPr>
          <w:lang w:val="en-US"/>
        </w:rPr>
        <w:t>intermittent cases ha</w:t>
      </w:r>
      <w:r w:rsidR="004C6F2C">
        <w:rPr>
          <w:lang w:val="en-US"/>
        </w:rPr>
        <w:t>ve</w:t>
      </w:r>
      <w:r w:rsidR="005C424C">
        <w:rPr>
          <w:lang w:val="en-US"/>
        </w:rPr>
        <w:t xml:space="preserve"> a relatively smooth shape at the three sites (</w:t>
      </w:r>
      <w:r w:rsidR="005C424C">
        <w:rPr>
          <w:lang w:val="en-US"/>
        </w:rPr>
        <w:fldChar w:fldCharType="begin"/>
      </w:r>
      <w:r w:rsidR="005C424C">
        <w:rPr>
          <w:lang w:val="en-US"/>
        </w:rPr>
        <w:instrText xml:space="preserve"> REF _Ref109117118 </w:instrText>
      </w:r>
      <w:r w:rsidR="005C424C">
        <w:rPr>
          <w:lang w:val="en-US"/>
        </w:rPr>
        <w:fldChar w:fldCharType="separate"/>
      </w:r>
      <w:r w:rsidR="00F5136C" w:rsidRPr="00F11948">
        <w:rPr>
          <w:lang w:val="en-US"/>
        </w:rPr>
        <w:t xml:space="preserve">Figure </w:t>
      </w:r>
      <w:r w:rsidR="00F5136C">
        <w:rPr>
          <w:noProof/>
          <w:lang w:val="en-US"/>
        </w:rPr>
        <w:t>10</w:t>
      </w:r>
      <w:r w:rsidR="005C424C">
        <w:rPr>
          <w:lang w:val="en-US"/>
        </w:rPr>
        <w:fldChar w:fldCharType="end"/>
      </w:r>
      <w:r w:rsidR="005C424C">
        <w:rPr>
          <w:lang w:val="en-US"/>
        </w:rPr>
        <w:t xml:space="preserve"> b)</w:t>
      </w:r>
      <w:r w:rsidR="003C69EC">
        <w:rPr>
          <w:lang w:val="en-US"/>
        </w:rPr>
        <w:t xml:space="preserve">. </w:t>
      </w:r>
      <w:r w:rsidR="00673252">
        <w:rPr>
          <w:lang w:val="en-US"/>
        </w:rPr>
        <w:t>In the intermittent case, t</w:t>
      </w:r>
      <w:r w:rsidR="004F24C4">
        <w:rPr>
          <w:lang w:val="en-US"/>
        </w:rPr>
        <w:t>he peak discharge arrives first at</w:t>
      </w:r>
      <w:r w:rsidR="001C6523">
        <w:rPr>
          <w:lang w:val="en-US"/>
        </w:rPr>
        <w:t xml:space="preserve"> every site </w:t>
      </w:r>
      <w:r w:rsidR="009211F2">
        <w:rPr>
          <w:lang w:val="en-US"/>
        </w:rPr>
        <w:t>and</w:t>
      </w:r>
      <w:r w:rsidR="001C6523">
        <w:rPr>
          <w:lang w:val="en-US"/>
        </w:rPr>
        <w:t xml:space="preserve"> has a larger magnitude</w:t>
      </w:r>
      <w:r w:rsidR="00673252">
        <w:rPr>
          <w:lang w:val="en-US"/>
        </w:rPr>
        <w:t xml:space="preserve"> (</w:t>
      </w:r>
      <w:r w:rsidR="000D24CC">
        <w:rPr>
          <w:lang w:val="en-US"/>
        </w:rPr>
        <w:t xml:space="preserve">50.9 </w:t>
      </w:r>
      <w:r w:rsidR="00690F68">
        <w:rPr>
          <w:lang w:val="en-US"/>
        </w:rPr>
        <w:t>m</w:t>
      </w:r>
      <w:r w:rsidR="00690F68" w:rsidRPr="00F862BA">
        <w:rPr>
          <w:vertAlign w:val="superscript"/>
          <w:lang w:val="en-US"/>
        </w:rPr>
        <w:t>3</w:t>
      </w:r>
      <w:r w:rsidR="00690F68">
        <w:rPr>
          <w:lang w:val="en-US"/>
        </w:rPr>
        <w:t xml:space="preserve">/s arriving after </w:t>
      </w:r>
      <w:r w:rsidR="00663A65">
        <w:rPr>
          <w:lang w:val="en-US"/>
        </w:rPr>
        <w:t xml:space="preserve">2.1 hours </w:t>
      </w:r>
      <w:r w:rsidR="000D24CC">
        <w:rPr>
          <w:lang w:val="en-US"/>
        </w:rPr>
        <w:t>compared to 42.8 m</w:t>
      </w:r>
      <w:r w:rsidR="000D24CC" w:rsidRPr="000D24CC">
        <w:rPr>
          <w:vertAlign w:val="superscript"/>
          <w:lang w:val="en-US"/>
        </w:rPr>
        <w:t>3</w:t>
      </w:r>
      <w:r w:rsidR="000D24CC">
        <w:rPr>
          <w:lang w:val="en-US"/>
        </w:rPr>
        <w:t xml:space="preserve">/s </w:t>
      </w:r>
      <w:r w:rsidR="00F862BA">
        <w:rPr>
          <w:lang w:val="en-US"/>
        </w:rPr>
        <w:t xml:space="preserve">at 2.6 hours </w:t>
      </w:r>
      <w:r w:rsidR="000D24CC">
        <w:rPr>
          <w:lang w:val="en-US"/>
        </w:rPr>
        <w:t>for the uniform case)</w:t>
      </w:r>
      <w:r w:rsidR="00BD22DF">
        <w:rPr>
          <w:lang w:val="en-US"/>
        </w:rPr>
        <w:t xml:space="preserve">. </w:t>
      </w:r>
      <w:r w:rsidR="006F119E">
        <w:rPr>
          <w:lang w:val="en-US"/>
        </w:rPr>
        <w:t>If the</w:t>
      </w:r>
      <w:r w:rsidR="009464DC">
        <w:rPr>
          <w:lang w:val="en-US"/>
        </w:rPr>
        <w:t xml:space="preserve"> bed surface elevation evolve</w:t>
      </w:r>
      <w:r w:rsidR="007F4258">
        <w:rPr>
          <w:lang w:val="en-US"/>
        </w:rPr>
        <w:t>s</w:t>
      </w:r>
      <w:r w:rsidR="009464DC">
        <w:rPr>
          <w:lang w:val="en-US"/>
        </w:rPr>
        <w:t xml:space="preserve"> as a </w:t>
      </w:r>
      <w:r w:rsidR="0006406C">
        <w:rPr>
          <w:lang w:val="en-US"/>
        </w:rPr>
        <w:t>function</w:t>
      </w:r>
      <w:r w:rsidR="009464DC">
        <w:rPr>
          <w:lang w:val="en-US"/>
        </w:rPr>
        <w:t xml:space="preserve"> of the local flow conditions (i.e., </w:t>
      </w:r>
      <w:proofErr w:type="spellStart"/>
      <w:r w:rsidR="00940059">
        <w:rPr>
          <w:lang w:val="en-US"/>
        </w:rPr>
        <w:t>riverBedDynamics</w:t>
      </w:r>
      <w:proofErr w:type="spellEnd"/>
      <w:r w:rsidR="00940059">
        <w:rPr>
          <w:lang w:val="en-US"/>
        </w:rPr>
        <w:t xml:space="preserve"> is activated</w:t>
      </w:r>
      <w:r w:rsidR="009464DC">
        <w:rPr>
          <w:lang w:val="en-US"/>
        </w:rPr>
        <w:t xml:space="preserve">) </w:t>
      </w:r>
      <w:r w:rsidR="00AF5FA9">
        <w:rPr>
          <w:lang w:val="en-US"/>
        </w:rPr>
        <w:t xml:space="preserve">the resulting hydrograph </w:t>
      </w:r>
      <w:r w:rsidR="00BC1CA8">
        <w:rPr>
          <w:lang w:val="en-US"/>
        </w:rPr>
        <w:t>had a lower peak discharge</w:t>
      </w:r>
      <w:r w:rsidR="000F454B">
        <w:rPr>
          <w:lang w:val="en-US"/>
        </w:rPr>
        <w:t xml:space="preserve">. </w:t>
      </w:r>
      <w:r w:rsidR="005B22C5">
        <w:rPr>
          <w:lang w:val="en-US"/>
        </w:rPr>
        <w:t>At the outlet</w:t>
      </w:r>
      <w:r w:rsidR="00D50352">
        <w:rPr>
          <w:lang w:val="en-US"/>
        </w:rPr>
        <w:t xml:space="preserve"> </w:t>
      </w:r>
      <w:r w:rsidR="00DF14EC">
        <w:rPr>
          <w:lang w:val="en-US"/>
        </w:rPr>
        <w:t xml:space="preserve">and at Site 2 </w:t>
      </w:r>
      <w:r w:rsidR="00D50352">
        <w:rPr>
          <w:lang w:val="en-US"/>
        </w:rPr>
        <w:t xml:space="preserve">the </w:t>
      </w:r>
      <w:r w:rsidR="00F86948">
        <w:rPr>
          <w:lang w:val="en-US"/>
        </w:rPr>
        <w:t>reduction</w:t>
      </w:r>
      <w:r w:rsidR="00DF14EC">
        <w:rPr>
          <w:lang w:val="en-US"/>
        </w:rPr>
        <w:t>s</w:t>
      </w:r>
      <w:r w:rsidR="00F86948">
        <w:rPr>
          <w:lang w:val="en-US"/>
        </w:rPr>
        <w:t xml:space="preserve"> </w:t>
      </w:r>
      <w:r w:rsidR="00DF14EC">
        <w:rPr>
          <w:lang w:val="en-US"/>
        </w:rPr>
        <w:t xml:space="preserve">are </w:t>
      </w:r>
      <w:r w:rsidR="00970348">
        <w:rPr>
          <w:lang w:val="en-US"/>
        </w:rPr>
        <w:t>nearly</w:t>
      </w:r>
      <w:r w:rsidR="00F86948">
        <w:rPr>
          <w:lang w:val="en-US"/>
        </w:rPr>
        <w:t xml:space="preserve"> 15%</w:t>
      </w:r>
      <w:r w:rsidR="006260BC">
        <w:rPr>
          <w:lang w:val="en-US"/>
        </w:rPr>
        <w:t xml:space="preserve"> </w:t>
      </w:r>
      <w:r w:rsidR="009073C9">
        <w:rPr>
          <w:lang w:val="en-US"/>
        </w:rPr>
        <w:t xml:space="preserve">and 33% </w:t>
      </w:r>
      <w:r w:rsidR="006260BC">
        <w:rPr>
          <w:lang w:val="en-US"/>
        </w:rPr>
        <w:t xml:space="preserve">for the uniform </w:t>
      </w:r>
      <w:r w:rsidR="00342106">
        <w:rPr>
          <w:lang w:val="en-US"/>
        </w:rPr>
        <w:t>and intermittent</w:t>
      </w:r>
      <w:r w:rsidR="009073C9">
        <w:rPr>
          <w:lang w:val="en-US"/>
        </w:rPr>
        <w:t xml:space="preserve"> case</w:t>
      </w:r>
      <w:r w:rsidR="00970348">
        <w:rPr>
          <w:lang w:val="en-US"/>
        </w:rPr>
        <w:t>, respectively</w:t>
      </w:r>
      <w:r w:rsidR="006C6FF0">
        <w:rPr>
          <w:lang w:val="en-US"/>
        </w:rPr>
        <w:t xml:space="preserve"> (</w:t>
      </w:r>
      <w:r w:rsidR="006C6FF0">
        <w:rPr>
          <w:lang w:val="en-US"/>
        </w:rPr>
        <w:fldChar w:fldCharType="begin"/>
      </w:r>
      <w:r w:rsidR="006C6FF0">
        <w:rPr>
          <w:lang w:val="en-US"/>
        </w:rPr>
        <w:instrText xml:space="preserve"> REF _Ref109117118 </w:instrText>
      </w:r>
      <w:r w:rsidR="006C6FF0">
        <w:rPr>
          <w:lang w:val="en-US"/>
        </w:rPr>
        <w:fldChar w:fldCharType="separate"/>
      </w:r>
      <w:r w:rsidR="00F5136C" w:rsidRPr="00F11948">
        <w:rPr>
          <w:lang w:val="en-US"/>
        </w:rPr>
        <w:t xml:space="preserve">Figure </w:t>
      </w:r>
      <w:r w:rsidR="00F5136C">
        <w:rPr>
          <w:noProof/>
          <w:lang w:val="en-US"/>
        </w:rPr>
        <w:t>10</w:t>
      </w:r>
      <w:r w:rsidR="006C6FF0">
        <w:rPr>
          <w:lang w:val="en-US"/>
        </w:rPr>
        <w:fldChar w:fldCharType="end"/>
      </w:r>
      <w:r w:rsidR="006C6FF0">
        <w:rPr>
          <w:lang w:val="en-US"/>
        </w:rPr>
        <w:t xml:space="preserve"> b)</w:t>
      </w:r>
      <w:r w:rsidR="009073C9">
        <w:rPr>
          <w:lang w:val="en-US"/>
        </w:rPr>
        <w:t>.</w:t>
      </w:r>
      <w:r w:rsidR="00441B33">
        <w:rPr>
          <w:lang w:val="en-US"/>
        </w:rPr>
        <w:t xml:space="preserve"> </w:t>
      </w:r>
      <w:r w:rsidR="00DA5A2D">
        <w:rPr>
          <w:lang w:val="en-US"/>
        </w:rPr>
        <w:t xml:space="preserve">At </w:t>
      </w:r>
      <w:r w:rsidR="00342106">
        <w:rPr>
          <w:lang w:val="en-US"/>
        </w:rPr>
        <w:t>S</w:t>
      </w:r>
      <w:r w:rsidR="00DA5A2D">
        <w:rPr>
          <w:lang w:val="en-US"/>
        </w:rPr>
        <w:t>ite 3</w:t>
      </w:r>
      <w:r w:rsidR="00342106">
        <w:rPr>
          <w:lang w:val="en-US"/>
        </w:rPr>
        <w:t xml:space="preserve"> </w:t>
      </w:r>
      <w:r w:rsidR="00C93BF1">
        <w:rPr>
          <w:lang w:val="en-US"/>
        </w:rPr>
        <w:t xml:space="preserve">the changes </w:t>
      </w:r>
      <w:r w:rsidR="0001770D">
        <w:rPr>
          <w:lang w:val="en-US"/>
        </w:rPr>
        <w:t xml:space="preserve">in hydrograph shape </w:t>
      </w:r>
      <w:r w:rsidR="0024290A">
        <w:rPr>
          <w:lang w:val="en-US"/>
        </w:rPr>
        <w:t>are relatively small</w:t>
      </w:r>
      <w:r w:rsidR="00B204AB">
        <w:rPr>
          <w:lang w:val="en-US"/>
        </w:rPr>
        <w:t xml:space="preserve"> with discharge peak </w:t>
      </w:r>
      <w:r w:rsidR="0021253F">
        <w:rPr>
          <w:lang w:val="en-US"/>
        </w:rPr>
        <w:t xml:space="preserve">decreasing from </w:t>
      </w:r>
      <w:r w:rsidR="001B0D34" w:rsidRPr="001B0D34">
        <w:rPr>
          <w:lang w:val="en-US"/>
        </w:rPr>
        <w:t xml:space="preserve">14.7 to 14.2 </w:t>
      </w:r>
      <w:r w:rsidR="001B0D34">
        <w:rPr>
          <w:lang w:val="en-US"/>
        </w:rPr>
        <w:t>m</w:t>
      </w:r>
      <w:r w:rsidR="001B0D34" w:rsidRPr="00D714F7">
        <w:rPr>
          <w:vertAlign w:val="superscript"/>
          <w:lang w:val="en-US"/>
        </w:rPr>
        <w:t>3</w:t>
      </w:r>
      <w:r w:rsidR="001B0D34">
        <w:rPr>
          <w:lang w:val="en-US"/>
        </w:rPr>
        <w:t xml:space="preserve">/s in the uniform case </w:t>
      </w:r>
      <w:r w:rsidR="001B0D34" w:rsidRPr="001B0D34">
        <w:rPr>
          <w:lang w:val="en-US"/>
        </w:rPr>
        <w:t xml:space="preserve">and </w:t>
      </w:r>
      <w:r w:rsidR="001B0D34">
        <w:rPr>
          <w:lang w:val="en-US"/>
        </w:rPr>
        <w:t xml:space="preserve">from </w:t>
      </w:r>
      <w:r w:rsidR="001B0D34" w:rsidRPr="001B0D34">
        <w:rPr>
          <w:lang w:val="en-US"/>
        </w:rPr>
        <w:t xml:space="preserve">20.3 to 18.9 </w:t>
      </w:r>
      <w:r w:rsidR="001B0D34">
        <w:rPr>
          <w:lang w:val="en-US"/>
        </w:rPr>
        <w:t>m</w:t>
      </w:r>
      <w:r w:rsidR="001B0D34" w:rsidRPr="00D714F7">
        <w:rPr>
          <w:vertAlign w:val="superscript"/>
          <w:lang w:val="en-US"/>
        </w:rPr>
        <w:t>3</w:t>
      </w:r>
      <w:r w:rsidR="001B0D34">
        <w:rPr>
          <w:lang w:val="en-US"/>
        </w:rPr>
        <w:t xml:space="preserve">/s </w:t>
      </w:r>
      <w:r w:rsidR="00B204AB">
        <w:rPr>
          <w:lang w:val="en-US"/>
        </w:rPr>
        <w:t>in</w:t>
      </w:r>
      <w:r w:rsidR="00D714F7">
        <w:rPr>
          <w:lang w:val="en-US"/>
        </w:rPr>
        <w:t xml:space="preserve"> the intermittent</w:t>
      </w:r>
      <w:r w:rsidR="009A4CAC">
        <w:rPr>
          <w:lang w:val="en-US"/>
        </w:rPr>
        <w:t xml:space="preserve"> </w:t>
      </w:r>
      <w:r w:rsidR="00E27A7E">
        <w:rPr>
          <w:lang w:val="en-US"/>
        </w:rPr>
        <w:t xml:space="preserve">scenario. </w:t>
      </w:r>
      <w:r w:rsidR="007818A6">
        <w:rPr>
          <w:lang w:val="en-US"/>
        </w:rPr>
        <w:t>Additionally, t</w:t>
      </w:r>
      <w:r w:rsidR="000F454B">
        <w:rPr>
          <w:lang w:val="en-US"/>
        </w:rPr>
        <w:t>he</w:t>
      </w:r>
      <w:r w:rsidR="00BC1CA8">
        <w:rPr>
          <w:lang w:val="en-US"/>
        </w:rPr>
        <w:t xml:space="preserve"> shape</w:t>
      </w:r>
      <w:r w:rsidR="007818A6">
        <w:rPr>
          <w:lang w:val="en-US"/>
        </w:rPr>
        <w:t xml:space="preserve"> of the hydrograph </w:t>
      </w:r>
      <w:r w:rsidR="006B5AE1">
        <w:rPr>
          <w:lang w:val="en-US"/>
        </w:rPr>
        <w:t>at sites 1 and 2</w:t>
      </w:r>
      <w:r w:rsidR="00BC1CA8">
        <w:rPr>
          <w:lang w:val="en-US"/>
        </w:rPr>
        <w:t xml:space="preserve"> is no longer smooth everywhere</w:t>
      </w:r>
      <w:r w:rsidR="00643828">
        <w:rPr>
          <w:lang w:val="en-US"/>
        </w:rPr>
        <w:t xml:space="preserve"> and </w:t>
      </w:r>
      <w:r w:rsidR="000F454B">
        <w:rPr>
          <w:lang w:val="en-US"/>
        </w:rPr>
        <w:t xml:space="preserve">contains </w:t>
      </w:r>
      <w:r w:rsidR="00643828">
        <w:rPr>
          <w:lang w:val="en-US"/>
        </w:rPr>
        <w:t xml:space="preserve">a small spike </w:t>
      </w:r>
      <w:r w:rsidR="00E30562">
        <w:rPr>
          <w:lang w:val="en-US"/>
        </w:rPr>
        <w:t>at the location of the highest discharge</w:t>
      </w:r>
      <w:r w:rsidR="00BC1CA8">
        <w:rPr>
          <w:lang w:val="en-US"/>
        </w:rPr>
        <w:t>.</w:t>
      </w:r>
      <w:r w:rsidR="00F34E3D">
        <w:rPr>
          <w:lang w:val="en-US"/>
        </w:rPr>
        <w:t xml:space="preserve"> </w:t>
      </w:r>
      <w:r w:rsidR="006B293E">
        <w:rPr>
          <w:lang w:val="en-US"/>
        </w:rPr>
        <w:t xml:space="preserve">In general, the </w:t>
      </w:r>
      <w:r w:rsidR="004B4D48">
        <w:rPr>
          <w:lang w:val="en-US"/>
        </w:rPr>
        <w:t xml:space="preserve">rising and falling </w:t>
      </w:r>
      <w:r w:rsidR="000719F8">
        <w:rPr>
          <w:lang w:val="en-US"/>
        </w:rPr>
        <w:t xml:space="preserve">hydrograph </w:t>
      </w:r>
      <w:r w:rsidR="004B4D48">
        <w:rPr>
          <w:lang w:val="en-US"/>
        </w:rPr>
        <w:t xml:space="preserve">limbs </w:t>
      </w:r>
      <w:r w:rsidR="00FF5AA3">
        <w:rPr>
          <w:lang w:val="en-US"/>
        </w:rPr>
        <w:t xml:space="preserve">in </w:t>
      </w:r>
      <w:r w:rsidR="00114716">
        <w:rPr>
          <w:lang w:val="en-US"/>
        </w:rPr>
        <w:t>both rainfall scenarios and in all sites are similar</w:t>
      </w:r>
      <w:r w:rsidR="00357FB4">
        <w:rPr>
          <w:lang w:val="en-US"/>
        </w:rPr>
        <w:t xml:space="preserve"> and the curves practically overlap each other</w:t>
      </w:r>
      <w:r w:rsidR="0046421E">
        <w:rPr>
          <w:lang w:val="en-US"/>
        </w:rPr>
        <w:t>. T</w:t>
      </w:r>
      <w:r w:rsidR="000719F8">
        <w:rPr>
          <w:lang w:val="en-US"/>
        </w:rPr>
        <w:t xml:space="preserve">he largest differences </w:t>
      </w:r>
      <w:r w:rsidR="00500144">
        <w:rPr>
          <w:lang w:val="en-US"/>
        </w:rPr>
        <w:t xml:space="preserve">in magnitude </w:t>
      </w:r>
      <w:r w:rsidR="000719F8">
        <w:rPr>
          <w:lang w:val="en-US"/>
        </w:rPr>
        <w:t xml:space="preserve">are </w:t>
      </w:r>
      <w:r w:rsidR="00500144">
        <w:rPr>
          <w:lang w:val="en-US"/>
        </w:rPr>
        <w:t xml:space="preserve">concentrated </w:t>
      </w:r>
      <w:r w:rsidR="000719F8">
        <w:rPr>
          <w:lang w:val="en-US"/>
        </w:rPr>
        <w:t xml:space="preserve">around the </w:t>
      </w:r>
      <w:r w:rsidR="00500144">
        <w:rPr>
          <w:lang w:val="en-US"/>
        </w:rPr>
        <w:t>peak discharge.</w:t>
      </w:r>
      <w:r w:rsidR="00C9205E">
        <w:rPr>
          <w:lang w:val="en-US"/>
        </w:rPr>
        <w:t xml:space="preserve"> </w:t>
      </w:r>
      <w:r w:rsidR="00FD4FD7">
        <w:rPr>
          <w:lang w:val="en-US"/>
        </w:rPr>
        <w:t xml:space="preserve">To better understand </w:t>
      </w:r>
      <w:r w:rsidR="00492D8A">
        <w:rPr>
          <w:lang w:val="en-US"/>
        </w:rPr>
        <w:t>how bed evolution affects flow dynamics w</w:t>
      </w:r>
      <w:r w:rsidR="00CD15AB">
        <w:rPr>
          <w:lang w:val="en-US"/>
        </w:rPr>
        <w:t>e</w:t>
      </w:r>
      <w:r w:rsidR="00C9205E">
        <w:rPr>
          <w:lang w:val="en-US"/>
        </w:rPr>
        <w:t xml:space="preserve"> </w:t>
      </w:r>
      <w:r w:rsidR="00357FB4">
        <w:rPr>
          <w:lang w:val="en-US"/>
        </w:rPr>
        <w:t>integrated the</w:t>
      </w:r>
      <w:r w:rsidR="00492D8A">
        <w:rPr>
          <w:lang w:val="en-US"/>
        </w:rPr>
        <w:t xml:space="preserve"> </w:t>
      </w:r>
      <w:r w:rsidR="00C9205E">
        <w:rPr>
          <w:lang w:val="en-US"/>
        </w:rPr>
        <w:t xml:space="preserve">hydrographs in time </w:t>
      </w:r>
      <w:r w:rsidR="00492D8A">
        <w:rPr>
          <w:lang w:val="en-US"/>
        </w:rPr>
        <w:t>and</w:t>
      </w:r>
      <w:r w:rsidR="00CD15AB">
        <w:rPr>
          <w:lang w:val="en-US"/>
        </w:rPr>
        <w:t xml:space="preserve"> obtain</w:t>
      </w:r>
      <w:r w:rsidR="00492D8A">
        <w:rPr>
          <w:lang w:val="en-US"/>
        </w:rPr>
        <w:t>ed</w:t>
      </w:r>
      <w:r w:rsidR="00C9205E">
        <w:rPr>
          <w:lang w:val="en-US"/>
        </w:rPr>
        <w:t xml:space="preserve"> the </w:t>
      </w:r>
      <w:r w:rsidR="00645EE8">
        <w:rPr>
          <w:lang w:val="en-US"/>
        </w:rPr>
        <w:t>cumulative flow volume</w:t>
      </w:r>
      <w:r w:rsidR="00891B26">
        <w:rPr>
          <w:lang w:val="en-US"/>
        </w:rPr>
        <w:t xml:space="preserve"> (subpanel cumulative flow volume, </w:t>
      </w:r>
      <w:r w:rsidR="00891B26">
        <w:rPr>
          <w:lang w:val="en-US"/>
        </w:rPr>
        <w:fldChar w:fldCharType="begin"/>
      </w:r>
      <w:r w:rsidR="00891B26">
        <w:rPr>
          <w:lang w:val="en-US"/>
        </w:rPr>
        <w:instrText xml:space="preserve"> REF _Ref109117118 </w:instrText>
      </w:r>
      <w:r w:rsidR="00891B26">
        <w:rPr>
          <w:lang w:val="en-US"/>
        </w:rPr>
        <w:fldChar w:fldCharType="separate"/>
      </w:r>
      <w:r w:rsidR="00F5136C" w:rsidRPr="00F11948">
        <w:rPr>
          <w:lang w:val="en-US"/>
        </w:rPr>
        <w:t xml:space="preserve">Figure </w:t>
      </w:r>
      <w:r w:rsidR="00F5136C">
        <w:rPr>
          <w:noProof/>
          <w:lang w:val="en-US"/>
        </w:rPr>
        <w:t>10</w:t>
      </w:r>
      <w:r w:rsidR="00891B26">
        <w:rPr>
          <w:lang w:val="en-US"/>
        </w:rPr>
        <w:fldChar w:fldCharType="end"/>
      </w:r>
      <w:r w:rsidR="00891B26">
        <w:rPr>
          <w:lang w:val="en-US"/>
        </w:rPr>
        <w:t xml:space="preserve"> b)</w:t>
      </w:r>
      <w:r w:rsidR="00472A80">
        <w:rPr>
          <w:lang w:val="en-US"/>
        </w:rPr>
        <w:t xml:space="preserve">. </w:t>
      </w:r>
      <w:r w:rsidR="00854C8A">
        <w:rPr>
          <w:lang w:val="en-US"/>
        </w:rPr>
        <w:t xml:space="preserve">When considering the </w:t>
      </w:r>
      <w:r w:rsidR="00230831">
        <w:rPr>
          <w:lang w:val="en-US"/>
        </w:rPr>
        <w:t>no bed evolution case, a</w:t>
      </w:r>
      <w:r w:rsidR="00E30F09">
        <w:rPr>
          <w:lang w:val="en-US"/>
        </w:rPr>
        <w:t>pproximately a</w:t>
      </w:r>
      <w:r w:rsidR="00472A80">
        <w:rPr>
          <w:lang w:val="en-US"/>
        </w:rPr>
        <w:t xml:space="preserve">fter one day of simulation the flow </w:t>
      </w:r>
      <w:r w:rsidR="00046525">
        <w:rPr>
          <w:lang w:val="en-US"/>
        </w:rPr>
        <w:t xml:space="preserve">exiting the watershed (sampled at the outlet) </w:t>
      </w:r>
      <w:r w:rsidR="00706EF4">
        <w:rPr>
          <w:lang w:val="en-US"/>
        </w:rPr>
        <w:t>is equal to</w:t>
      </w:r>
      <w:r w:rsidR="00D577EE">
        <w:rPr>
          <w:lang w:val="en-US"/>
        </w:rPr>
        <w:t xml:space="preserve"> the </w:t>
      </w:r>
      <w:r w:rsidR="00055E0F">
        <w:rPr>
          <w:lang w:val="en-US"/>
        </w:rPr>
        <w:t xml:space="preserve">volume of water </w:t>
      </w:r>
      <w:r w:rsidR="00D577EE">
        <w:rPr>
          <w:lang w:val="en-US"/>
        </w:rPr>
        <w:t>that entered as precipitation (</w:t>
      </w:r>
      <w:r w:rsidR="00127054">
        <w:rPr>
          <w:lang w:val="en-US"/>
        </w:rPr>
        <w:t>36</w:t>
      </w:r>
      <w:r w:rsidR="00127054">
        <w:rPr>
          <w:rFonts w:ascii="Calibri" w:hAnsi="Calibri" w:cs="Calibri"/>
          <w:lang w:val="en-US"/>
        </w:rPr>
        <w:t>·</w:t>
      </w:r>
      <w:r w:rsidR="00127054">
        <w:rPr>
          <w:lang w:val="en-US"/>
        </w:rPr>
        <w:t>10</w:t>
      </w:r>
      <w:r w:rsidR="00127054" w:rsidRPr="00127054">
        <w:rPr>
          <w:vertAlign w:val="superscript"/>
          <w:lang w:val="en-US"/>
        </w:rPr>
        <w:t>4</w:t>
      </w:r>
      <w:r w:rsidR="00127054">
        <w:rPr>
          <w:lang w:val="en-US"/>
        </w:rPr>
        <w:t xml:space="preserve"> m</w:t>
      </w:r>
      <w:r w:rsidR="00127054" w:rsidRPr="00127054">
        <w:rPr>
          <w:vertAlign w:val="superscript"/>
          <w:lang w:val="en-US"/>
        </w:rPr>
        <w:t>3</w:t>
      </w:r>
      <w:r w:rsidR="00127054" w:rsidRPr="00127054">
        <w:rPr>
          <w:lang w:val="en-US"/>
        </w:rPr>
        <w:t>)</w:t>
      </w:r>
      <w:r w:rsidR="00D577EE">
        <w:rPr>
          <w:lang w:val="en-US"/>
        </w:rPr>
        <w:t xml:space="preserve">. </w:t>
      </w:r>
      <w:r w:rsidR="008E2F53">
        <w:rPr>
          <w:lang w:val="en-US"/>
        </w:rPr>
        <w:t xml:space="preserve">This </w:t>
      </w:r>
      <w:r w:rsidR="00C637BD">
        <w:rPr>
          <w:lang w:val="en-US"/>
        </w:rPr>
        <w:t xml:space="preserve">proves that mass is well preserved </w:t>
      </w:r>
      <w:r w:rsidR="008C3ACC">
        <w:rPr>
          <w:lang w:val="en-US"/>
        </w:rPr>
        <w:t xml:space="preserve">in </w:t>
      </w:r>
      <w:proofErr w:type="spellStart"/>
      <w:r w:rsidR="008C3ACC">
        <w:rPr>
          <w:lang w:val="en-US"/>
        </w:rPr>
        <w:t>OverlandFlow</w:t>
      </w:r>
      <w:proofErr w:type="spellEnd"/>
      <w:r w:rsidR="000D7DC0">
        <w:rPr>
          <w:lang w:val="en-US"/>
        </w:rPr>
        <w:t xml:space="preserve"> and that the</w:t>
      </w:r>
      <w:r w:rsidR="008E2F53">
        <w:rPr>
          <w:lang w:val="en-US"/>
        </w:rPr>
        <w:t xml:space="preserve"> </w:t>
      </w:r>
      <w:r w:rsidR="00CC7494">
        <w:rPr>
          <w:lang w:val="en-US"/>
        </w:rPr>
        <w:t xml:space="preserve">square </w:t>
      </w:r>
      <w:r w:rsidR="008E2F53">
        <w:rPr>
          <w:lang w:val="en-US"/>
        </w:rPr>
        <w:t xml:space="preserve">watershed </w:t>
      </w:r>
      <w:r w:rsidR="00627213">
        <w:rPr>
          <w:lang w:val="en-US"/>
        </w:rPr>
        <w:t>has no sinkholes</w:t>
      </w:r>
      <w:r w:rsidR="008D3742">
        <w:rPr>
          <w:lang w:val="en-US"/>
        </w:rPr>
        <w:t xml:space="preserve">. </w:t>
      </w:r>
      <w:r w:rsidR="00CF7626">
        <w:rPr>
          <w:lang w:val="en-US"/>
        </w:rPr>
        <w:t>However, a</w:t>
      </w:r>
      <w:r w:rsidR="00820F06">
        <w:rPr>
          <w:lang w:val="en-US"/>
        </w:rPr>
        <w:t xml:space="preserve"> difference of </w:t>
      </w:r>
      <w:r w:rsidR="00BE1F18">
        <w:rPr>
          <w:lang w:val="en-US"/>
        </w:rPr>
        <w:t>19.4</w:t>
      </w:r>
      <w:r w:rsidR="00BE1F18">
        <w:rPr>
          <w:rFonts w:ascii="Calibri" w:hAnsi="Calibri" w:cs="Calibri"/>
          <w:lang w:val="en-US"/>
        </w:rPr>
        <w:t>·</w:t>
      </w:r>
      <w:r w:rsidR="00BE1F18">
        <w:rPr>
          <w:lang w:val="en-US"/>
        </w:rPr>
        <w:t>10</w:t>
      </w:r>
      <w:r w:rsidR="00BE1F18">
        <w:rPr>
          <w:vertAlign w:val="superscript"/>
          <w:lang w:val="en-US"/>
        </w:rPr>
        <w:t>3</w:t>
      </w:r>
      <w:r w:rsidR="00BE1F18">
        <w:rPr>
          <w:lang w:val="en-US"/>
        </w:rPr>
        <w:t xml:space="preserve"> and</w:t>
      </w:r>
      <w:r w:rsidR="009F7658">
        <w:rPr>
          <w:lang w:val="en-US"/>
        </w:rPr>
        <w:t xml:space="preserve"> 48.6</w:t>
      </w:r>
      <w:r w:rsidR="009F7658">
        <w:rPr>
          <w:rFonts w:ascii="Calibri" w:hAnsi="Calibri" w:cs="Calibri"/>
          <w:lang w:val="en-US"/>
        </w:rPr>
        <w:t>·</w:t>
      </w:r>
      <w:r w:rsidR="009F7658">
        <w:rPr>
          <w:lang w:val="en-US"/>
        </w:rPr>
        <w:t>10</w:t>
      </w:r>
      <w:r w:rsidR="009F7658">
        <w:rPr>
          <w:vertAlign w:val="superscript"/>
          <w:lang w:val="en-US"/>
        </w:rPr>
        <w:t>3</w:t>
      </w:r>
      <w:r w:rsidR="009F7658">
        <w:rPr>
          <w:lang w:val="en-US"/>
        </w:rPr>
        <w:t xml:space="preserve"> </w:t>
      </w:r>
      <w:r w:rsidR="00BE1F18">
        <w:rPr>
          <w:lang w:val="en-US"/>
        </w:rPr>
        <w:t>m</w:t>
      </w:r>
      <w:r w:rsidR="00BE1F18" w:rsidRPr="00127054">
        <w:rPr>
          <w:vertAlign w:val="superscript"/>
          <w:lang w:val="en-US"/>
        </w:rPr>
        <w:t>3</w:t>
      </w:r>
      <w:r w:rsidR="00431814">
        <w:rPr>
          <w:vertAlign w:val="superscript"/>
          <w:lang w:val="en-US"/>
        </w:rPr>
        <w:t xml:space="preserve"> </w:t>
      </w:r>
      <w:r w:rsidR="0061471A" w:rsidRPr="0061471A">
        <w:rPr>
          <w:lang w:val="en-US"/>
        </w:rPr>
        <w:t>between the</w:t>
      </w:r>
      <w:r w:rsidR="0061471A">
        <w:rPr>
          <w:vertAlign w:val="superscript"/>
          <w:lang w:val="en-US"/>
        </w:rPr>
        <w:t xml:space="preserve"> </w:t>
      </w:r>
      <w:r w:rsidR="0061471A">
        <w:rPr>
          <w:lang w:val="en-US"/>
        </w:rPr>
        <w:t xml:space="preserve">predicted </w:t>
      </w:r>
      <w:r w:rsidR="00B81A6C">
        <w:rPr>
          <w:lang w:val="en-US"/>
        </w:rPr>
        <w:t xml:space="preserve">cumulative flow volume </w:t>
      </w:r>
      <w:r w:rsidR="00B81A6C">
        <w:rPr>
          <w:lang w:val="en-US"/>
        </w:rPr>
        <w:lastRenderedPageBreak/>
        <w:t xml:space="preserve">and </w:t>
      </w:r>
      <w:r w:rsidR="00BB7030">
        <w:rPr>
          <w:lang w:val="en-US"/>
        </w:rPr>
        <w:t>total rainfall</w:t>
      </w:r>
      <w:r w:rsidR="00B81A6C">
        <w:rPr>
          <w:lang w:val="en-US"/>
        </w:rPr>
        <w:t xml:space="preserve"> </w:t>
      </w:r>
      <w:r w:rsidR="009F617D">
        <w:rPr>
          <w:lang w:val="en-US"/>
        </w:rPr>
        <w:t>is</w:t>
      </w:r>
      <w:r w:rsidR="009E0DA0">
        <w:rPr>
          <w:lang w:val="en-US"/>
        </w:rPr>
        <w:t xml:space="preserve"> observed </w:t>
      </w:r>
      <w:r w:rsidR="00682A8C">
        <w:rPr>
          <w:lang w:val="en-US"/>
        </w:rPr>
        <w:t>in the uniform and intermittent cases, respectively</w:t>
      </w:r>
      <w:r w:rsidR="00E8109A">
        <w:rPr>
          <w:lang w:val="en-US"/>
        </w:rPr>
        <w:t>, when we let the bed evolve</w:t>
      </w:r>
      <w:r w:rsidR="00682A8C">
        <w:rPr>
          <w:lang w:val="en-US"/>
        </w:rPr>
        <w:t xml:space="preserve">. </w:t>
      </w:r>
      <w:r w:rsidR="009F617D">
        <w:rPr>
          <w:lang w:val="en-US"/>
        </w:rPr>
        <w:t>This is not a mass conservation problem but rather a</w:t>
      </w:r>
      <w:r w:rsidR="00481EBC">
        <w:rPr>
          <w:lang w:val="en-US"/>
        </w:rPr>
        <w:t xml:space="preserve"> consequence of erosion and deposition patterns within the </w:t>
      </w:r>
      <w:r w:rsidR="00BE475A">
        <w:rPr>
          <w:lang w:val="en-US"/>
        </w:rPr>
        <w:t>basin</w:t>
      </w:r>
      <w:r w:rsidR="00B67565">
        <w:rPr>
          <w:lang w:val="en-US"/>
        </w:rPr>
        <w:t>.</w:t>
      </w:r>
      <w:r w:rsidR="00C21C44">
        <w:rPr>
          <w:lang w:val="en-US"/>
        </w:rPr>
        <w:t xml:space="preserve"> </w:t>
      </w:r>
      <w:r w:rsidR="0075659C">
        <w:rPr>
          <w:lang w:val="en-US"/>
        </w:rPr>
        <w:t>In the selected sites</w:t>
      </w:r>
      <w:r w:rsidR="008C5A0B">
        <w:rPr>
          <w:lang w:val="en-US"/>
        </w:rPr>
        <w:t xml:space="preserve"> </w:t>
      </w:r>
      <w:proofErr w:type="spellStart"/>
      <w:r w:rsidR="008C5A0B">
        <w:rPr>
          <w:lang w:val="en-US"/>
        </w:rPr>
        <w:t>riverBedDynamics</w:t>
      </w:r>
      <w:proofErr w:type="spellEnd"/>
      <w:r w:rsidR="008C5A0B">
        <w:rPr>
          <w:lang w:val="en-US"/>
        </w:rPr>
        <w:t xml:space="preserve"> predicts only deposition of sediment</w:t>
      </w:r>
      <w:r w:rsidR="00B309D4">
        <w:rPr>
          <w:lang w:val="en-US"/>
        </w:rPr>
        <w:t>, except for Site 3 in the uniform rainfall intensity where the change is practically null</w:t>
      </w:r>
      <w:r w:rsidR="0045720A">
        <w:rPr>
          <w:lang w:val="en-US"/>
        </w:rPr>
        <w:t xml:space="preserve">. </w:t>
      </w:r>
      <w:r w:rsidR="00ED3A6D">
        <w:rPr>
          <w:lang w:val="en-US"/>
        </w:rPr>
        <w:t xml:space="preserve">For these places, </w:t>
      </w:r>
      <w:r w:rsidR="00416CD2">
        <w:rPr>
          <w:lang w:val="en-US"/>
        </w:rPr>
        <w:t xml:space="preserve">the intermittent scenario generates consistently larger depositions compared to the uniform case. </w:t>
      </w:r>
      <w:r w:rsidR="00166B1E">
        <w:rPr>
          <w:lang w:val="en-US"/>
        </w:rPr>
        <w:t xml:space="preserve">Most of the </w:t>
      </w:r>
      <w:r w:rsidR="001A5514">
        <w:rPr>
          <w:lang w:val="en-US"/>
        </w:rPr>
        <w:t xml:space="preserve">bed elevation </w:t>
      </w:r>
      <w:r w:rsidR="00166B1E">
        <w:rPr>
          <w:lang w:val="en-US"/>
        </w:rPr>
        <w:t xml:space="preserve">changes occurred during the </w:t>
      </w:r>
      <w:r w:rsidR="00616FF2">
        <w:rPr>
          <w:lang w:val="en-US"/>
        </w:rPr>
        <w:t>first 3 hours of simulation</w:t>
      </w:r>
      <w:r w:rsidR="001A5514">
        <w:rPr>
          <w:lang w:val="en-US"/>
        </w:rPr>
        <w:t>, where the larger discharges and therefore larger shear stresses occurred.</w:t>
      </w:r>
      <w:r w:rsidR="0010606F">
        <w:rPr>
          <w:lang w:val="en-US"/>
        </w:rPr>
        <w:t xml:space="preserve"> In other locations within the </w:t>
      </w:r>
      <w:proofErr w:type="gramStart"/>
      <w:r w:rsidR="0010606F">
        <w:rPr>
          <w:lang w:val="en-US"/>
        </w:rPr>
        <w:t>watershed</w:t>
      </w:r>
      <w:proofErr w:type="gramEnd"/>
      <w:r w:rsidR="0010606F">
        <w:rPr>
          <w:lang w:val="en-US"/>
        </w:rPr>
        <w:t xml:space="preserve"> we observed scour and deposition of sediments (</w:t>
      </w:r>
      <w:r w:rsidR="0010606F">
        <w:rPr>
          <w:lang w:val="en-US"/>
        </w:rPr>
        <w:fldChar w:fldCharType="begin"/>
      </w:r>
      <w:r w:rsidR="0010606F">
        <w:rPr>
          <w:lang w:val="en-US"/>
        </w:rPr>
        <w:instrText xml:space="preserve"> REF _Ref109239852 </w:instrText>
      </w:r>
      <w:r w:rsidR="0010606F">
        <w:rPr>
          <w:lang w:val="en-US"/>
        </w:rPr>
        <w:fldChar w:fldCharType="separate"/>
      </w:r>
      <w:r w:rsidR="0010606F" w:rsidRPr="00F11948">
        <w:rPr>
          <w:lang w:val="en-US"/>
        </w:rPr>
        <w:t xml:space="preserve">Figure </w:t>
      </w:r>
      <w:r w:rsidR="0010606F">
        <w:rPr>
          <w:noProof/>
          <w:lang w:val="en-US"/>
        </w:rPr>
        <w:t>11</w:t>
      </w:r>
      <w:r w:rsidR="0010606F">
        <w:rPr>
          <w:lang w:val="en-US"/>
        </w:rPr>
        <w:fldChar w:fldCharType="end"/>
      </w:r>
      <w:r w:rsidR="0010606F">
        <w:rPr>
          <w:lang w:val="en-US"/>
        </w:rPr>
        <w:t xml:space="preserve"> a and b).</w:t>
      </w:r>
    </w:p>
    <w:p w14:paraId="2F060CE9" w14:textId="77777777" w:rsidR="00627213" w:rsidRDefault="00627213" w:rsidP="00C9205E">
      <w:pPr>
        <w:rPr>
          <w:lang w:val="en-US"/>
        </w:rPr>
      </w:pPr>
    </w:p>
    <w:p w14:paraId="3547D0A6" w14:textId="18660CBD" w:rsidR="00E978A5" w:rsidRDefault="008C1904" w:rsidP="0079299B">
      <w:pPr>
        <w:rPr>
          <w:lang w:val="en-US"/>
        </w:rPr>
      </w:pPr>
      <w:r>
        <w:rPr>
          <w:noProof/>
        </w:rPr>
        <w:drawing>
          <wp:inline distT="0" distB="0" distL="0" distR="0" wp14:anchorId="6C756169" wp14:editId="43E27508">
            <wp:extent cx="6372225" cy="3949065"/>
            <wp:effectExtent l="0" t="0" r="9525"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72225" cy="3949065"/>
                    </a:xfrm>
                    <a:prstGeom prst="rect">
                      <a:avLst/>
                    </a:prstGeom>
                    <a:noFill/>
                    <a:ln>
                      <a:noFill/>
                    </a:ln>
                  </pic:spPr>
                </pic:pic>
              </a:graphicData>
            </a:graphic>
          </wp:inline>
        </w:drawing>
      </w:r>
    </w:p>
    <w:p w14:paraId="58045871" w14:textId="2D5BFCD6" w:rsidR="00B638DA" w:rsidRDefault="00B638DA" w:rsidP="007F7FD9">
      <w:pPr>
        <w:pStyle w:val="Caption"/>
        <w:rPr>
          <w:lang w:val="en-US"/>
        </w:rPr>
      </w:pPr>
      <w:bookmarkStart w:id="254" w:name="_Ref109117118"/>
      <w:r w:rsidRPr="00F11948">
        <w:rPr>
          <w:lang w:val="en-US"/>
        </w:rPr>
        <w:t xml:space="preserve">Figure </w:t>
      </w:r>
      <w:r w:rsidRPr="00F11948">
        <w:rPr>
          <w:lang w:val="en-US"/>
        </w:rPr>
        <w:fldChar w:fldCharType="begin"/>
      </w:r>
      <w:r w:rsidRPr="00F11948">
        <w:rPr>
          <w:lang w:val="en-US"/>
        </w:rPr>
        <w:instrText xml:space="preserve"> SEQ Figure \* ARABIC </w:instrText>
      </w:r>
      <w:r w:rsidRPr="00F11948">
        <w:rPr>
          <w:lang w:val="en-US"/>
        </w:rPr>
        <w:fldChar w:fldCharType="separate"/>
      </w:r>
      <w:r w:rsidR="00C83179">
        <w:rPr>
          <w:noProof/>
          <w:lang w:val="en-US"/>
        </w:rPr>
        <w:t>10</w:t>
      </w:r>
      <w:r w:rsidRPr="00F11948">
        <w:rPr>
          <w:lang w:val="en-US"/>
        </w:rPr>
        <w:fldChar w:fldCharType="end"/>
      </w:r>
      <w:bookmarkEnd w:id="254"/>
      <w:r w:rsidRPr="00F11948">
        <w:rPr>
          <w:lang w:val="en-US"/>
        </w:rPr>
        <w:t xml:space="preserve">: </w:t>
      </w:r>
      <w:r w:rsidR="00FD183B">
        <w:rPr>
          <w:lang w:val="en-US"/>
        </w:rPr>
        <w:t xml:space="preserve">Discharge and bed </w:t>
      </w:r>
      <w:r w:rsidR="00DE361E">
        <w:rPr>
          <w:lang w:val="en-US"/>
        </w:rPr>
        <w:t xml:space="preserve">surface </w:t>
      </w:r>
      <w:r w:rsidR="00FD183B">
        <w:rPr>
          <w:lang w:val="en-US"/>
        </w:rPr>
        <w:t xml:space="preserve">elevation response </w:t>
      </w:r>
      <w:r w:rsidR="00DE361E">
        <w:rPr>
          <w:lang w:val="en-US"/>
        </w:rPr>
        <w:t xml:space="preserve">to different rainfall intensity scenarios. </w:t>
      </w:r>
      <w:r w:rsidR="00F110D0">
        <w:rPr>
          <w:lang w:val="en-US"/>
        </w:rPr>
        <w:t>a) Synthetic square test basin</w:t>
      </w:r>
      <w:r w:rsidR="0095288A">
        <w:rPr>
          <w:lang w:val="en-US"/>
        </w:rPr>
        <w:t>. Three</w:t>
      </w:r>
      <w:r w:rsidR="009458AD">
        <w:rPr>
          <w:lang w:val="en-US"/>
        </w:rPr>
        <w:t xml:space="preserve"> different sites</w:t>
      </w:r>
      <w:r w:rsidR="001665B7">
        <w:rPr>
          <w:lang w:val="en-US"/>
        </w:rPr>
        <w:t xml:space="preserve">, called Site 1, 2, and 3, </w:t>
      </w:r>
      <w:r w:rsidR="009458AD">
        <w:rPr>
          <w:lang w:val="en-US"/>
        </w:rPr>
        <w:t xml:space="preserve">were chosen </w:t>
      </w:r>
      <w:r w:rsidR="00AB2C88">
        <w:rPr>
          <w:lang w:val="en-US"/>
        </w:rPr>
        <w:t>for representing some of the spatial variability within the watershed.</w:t>
      </w:r>
      <w:r w:rsidR="009458AD">
        <w:rPr>
          <w:lang w:val="en-US"/>
        </w:rPr>
        <w:t xml:space="preserve"> </w:t>
      </w:r>
      <w:r w:rsidR="001665B7">
        <w:rPr>
          <w:lang w:val="en-US"/>
        </w:rPr>
        <w:t xml:space="preserve">b) </w:t>
      </w:r>
      <w:r w:rsidR="001C428E">
        <w:rPr>
          <w:lang w:val="en-US"/>
        </w:rPr>
        <w:t>Hyetograph and h</w:t>
      </w:r>
      <w:r w:rsidR="0079701F">
        <w:rPr>
          <w:lang w:val="en-US"/>
        </w:rPr>
        <w:t>ydrograph</w:t>
      </w:r>
      <w:r w:rsidR="00381097">
        <w:rPr>
          <w:lang w:val="en-US"/>
        </w:rPr>
        <w:t xml:space="preserve"> </w:t>
      </w:r>
      <w:r w:rsidR="00347780">
        <w:rPr>
          <w:lang w:val="en-US"/>
        </w:rPr>
        <w:t>for</w:t>
      </w:r>
      <w:r w:rsidR="006650AD">
        <w:rPr>
          <w:lang w:val="en-US"/>
        </w:rPr>
        <w:t xml:space="preserve"> the uniform (upper</w:t>
      </w:r>
      <w:r w:rsidR="0079701F">
        <w:rPr>
          <w:lang w:val="en-US"/>
        </w:rPr>
        <w:t xml:space="preserve"> main</w:t>
      </w:r>
      <w:r w:rsidR="006650AD">
        <w:rPr>
          <w:lang w:val="en-US"/>
        </w:rPr>
        <w:t xml:space="preserve"> panel)</w:t>
      </w:r>
      <w:r w:rsidR="0079701F">
        <w:rPr>
          <w:lang w:val="en-US"/>
        </w:rPr>
        <w:t xml:space="preserve"> and</w:t>
      </w:r>
      <w:r w:rsidR="001665B7">
        <w:rPr>
          <w:lang w:val="en-US"/>
        </w:rPr>
        <w:t xml:space="preserve"> </w:t>
      </w:r>
      <w:r w:rsidR="00347780">
        <w:rPr>
          <w:lang w:val="en-US"/>
        </w:rPr>
        <w:t>intermittent</w:t>
      </w:r>
      <w:r w:rsidR="0079701F">
        <w:rPr>
          <w:lang w:val="en-US"/>
        </w:rPr>
        <w:t xml:space="preserve"> (lower main panel)</w:t>
      </w:r>
      <w:r w:rsidR="00347780">
        <w:rPr>
          <w:lang w:val="en-US"/>
        </w:rPr>
        <w:t xml:space="preserve"> rainfall intensity cases. </w:t>
      </w:r>
      <w:r w:rsidR="00331C66">
        <w:rPr>
          <w:lang w:val="en-US"/>
        </w:rPr>
        <w:t>Subpanel</w:t>
      </w:r>
      <w:r w:rsidR="000D61B9">
        <w:rPr>
          <w:lang w:val="en-US"/>
        </w:rPr>
        <w:t>s</w:t>
      </w:r>
      <w:r w:rsidR="00C24E47">
        <w:rPr>
          <w:lang w:val="en-US"/>
        </w:rPr>
        <w:t xml:space="preserve"> represent the cumulative flow volume </w:t>
      </w:r>
      <w:r w:rsidR="000D61B9">
        <w:rPr>
          <w:lang w:val="en-US"/>
        </w:rPr>
        <w:t>(</w:t>
      </w:r>
      <w:r w:rsidR="00C24E47">
        <w:rPr>
          <w:lang w:val="en-US"/>
        </w:rPr>
        <w:t>in 10</w:t>
      </w:r>
      <w:r w:rsidR="00C24E47" w:rsidRPr="000D61B9">
        <w:rPr>
          <w:vertAlign w:val="superscript"/>
          <w:lang w:val="en-US"/>
        </w:rPr>
        <w:t>3</w:t>
      </w:r>
      <w:r w:rsidR="00C24E47">
        <w:rPr>
          <w:lang w:val="en-US"/>
        </w:rPr>
        <w:t xml:space="preserve"> m</w:t>
      </w:r>
      <w:r w:rsidR="00C24E47" w:rsidRPr="000D61B9">
        <w:rPr>
          <w:vertAlign w:val="superscript"/>
          <w:lang w:val="en-US"/>
        </w:rPr>
        <w:t>3</w:t>
      </w:r>
      <w:r w:rsidR="000D61B9" w:rsidRPr="000D61B9">
        <w:rPr>
          <w:lang w:val="en-US"/>
        </w:rPr>
        <w:t>)</w:t>
      </w:r>
      <w:r w:rsidR="00C24E47">
        <w:rPr>
          <w:lang w:val="en-US"/>
        </w:rPr>
        <w:t xml:space="preserve"> and change in bed surface elevation at the three selected sites. </w:t>
      </w:r>
    </w:p>
    <w:p w14:paraId="4395181E" w14:textId="19EBD13C" w:rsidR="007F7FD9" w:rsidRPr="00E53569" w:rsidRDefault="00144DBB" w:rsidP="00A10668">
      <w:pPr>
        <w:rPr>
          <w:lang w:val="en-US"/>
        </w:rPr>
      </w:pPr>
      <w:r>
        <w:rPr>
          <w:lang w:val="en-US"/>
        </w:rPr>
        <w:t xml:space="preserve">The differences </w:t>
      </w:r>
      <w:r w:rsidRPr="00144DBB">
        <w:rPr>
          <w:lang w:val="en-US"/>
        </w:rPr>
        <w:t xml:space="preserve">between the predicted cumulative flow volume and total rainfall </w:t>
      </w:r>
      <w:r w:rsidR="00FB633F">
        <w:rPr>
          <w:lang w:val="en-US"/>
        </w:rPr>
        <w:t xml:space="preserve">after 24 hours of simulations can be explained </w:t>
      </w:r>
      <w:r w:rsidR="0091660A">
        <w:rPr>
          <w:lang w:val="en-US"/>
        </w:rPr>
        <w:t>by the morphological changes within the watershed.</w:t>
      </w:r>
      <w:r w:rsidR="005469AB">
        <w:rPr>
          <w:lang w:val="en-US"/>
        </w:rPr>
        <w:t xml:space="preserve"> Here, we analyzed in </w:t>
      </w:r>
      <w:r w:rsidR="0039665B">
        <w:rPr>
          <w:lang w:val="en-US"/>
        </w:rPr>
        <w:t xml:space="preserve">more </w:t>
      </w:r>
      <w:r w:rsidR="005469AB">
        <w:rPr>
          <w:lang w:val="en-US"/>
        </w:rPr>
        <w:t xml:space="preserve">detail the intermittent </w:t>
      </w:r>
      <w:r w:rsidR="002B1595">
        <w:rPr>
          <w:lang w:val="en-US"/>
        </w:rPr>
        <w:t>case,</w:t>
      </w:r>
      <w:r w:rsidR="005A7E34">
        <w:rPr>
          <w:lang w:val="en-US"/>
        </w:rPr>
        <w:t xml:space="preserve"> </w:t>
      </w:r>
      <w:r w:rsidR="005469AB">
        <w:rPr>
          <w:lang w:val="en-US"/>
        </w:rPr>
        <w:t>but the same analysis is valid for the uniform scenario</w:t>
      </w:r>
      <w:r w:rsidR="005A7E34">
        <w:rPr>
          <w:lang w:val="en-US"/>
        </w:rPr>
        <w:t xml:space="preserve">. </w:t>
      </w:r>
      <w:r w:rsidR="00EC4641">
        <w:rPr>
          <w:lang w:val="en-US"/>
        </w:rPr>
        <w:t>When we let the bed evolve different patterns of erosion and deposition were created in the basin</w:t>
      </w:r>
      <w:r w:rsidR="002419BE">
        <w:rPr>
          <w:lang w:val="en-US"/>
        </w:rPr>
        <w:t xml:space="preserve"> (</w:t>
      </w:r>
      <w:r w:rsidR="002419BE">
        <w:rPr>
          <w:lang w:val="en-US"/>
        </w:rPr>
        <w:fldChar w:fldCharType="begin"/>
      </w:r>
      <w:r w:rsidR="002419BE">
        <w:rPr>
          <w:lang w:val="en-US"/>
        </w:rPr>
        <w:instrText xml:space="preserve"> REF _Ref109239852 </w:instrText>
      </w:r>
      <w:r w:rsidR="002419BE">
        <w:rPr>
          <w:lang w:val="en-US"/>
        </w:rPr>
        <w:fldChar w:fldCharType="separate"/>
      </w:r>
      <w:r w:rsidR="00F5136C" w:rsidRPr="00F11948">
        <w:rPr>
          <w:lang w:val="en-US"/>
        </w:rPr>
        <w:t xml:space="preserve">Figure </w:t>
      </w:r>
      <w:r w:rsidR="00F5136C">
        <w:rPr>
          <w:noProof/>
          <w:lang w:val="en-US"/>
        </w:rPr>
        <w:t>11</w:t>
      </w:r>
      <w:r w:rsidR="002419BE">
        <w:rPr>
          <w:lang w:val="en-US"/>
        </w:rPr>
        <w:fldChar w:fldCharType="end"/>
      </w:r>
      <w:r w:rsidR="002419BE">
        <w:rPr>
          <w:lang w:val="en-US"/>
        </w:rPr>
        <w:t xml:space="preserve"> a)</w:t>
      </w:r>
      <w:r w:rsidR="00EC4641">
        <w:rPr>
          <w:lang w:val="en-US"/>
        </w:rPr>
        <w:t xml:space="preserve">. </w:t>
      </w:r>
      <w:r w:rsidR="00E94A23">
        <w:rPr>
          <w:lang w:val="en-US"/>
        </w:rPr>
        <w:t xml:space="preserve">In the intermittent case </w:t>
      </w:r>
      <w:r w:rsidR="00712D95">
        <w:rPr>
          <w:lang w:val="en-US"/>
        </w:rPr>
        <w:t>bed surface elevation</w:t>
      </w:r>
      <w:r w:rsidR="00F4679E">
        <w:rPr>
          <w:lang w:val="en-US"/>
        </w:rPr>
        <w:t xml:space="preserve"> changes</w:t>
      </w:r>
      <w:r w:rsidR="00712D95">
        <w:rPr>
          <w:lang w:val="en-US"/>
        </w:rPr>
        <w:t xml:space="preserve"> </w:t>
      </w:r>
      <w:r w:rsidR="002419BE">
        <w:rPr>
          <w:lang w:val="en-US"/>
        </w:rPr>
        <w:t xml:space="preserve">ranged approximately between -2 to 2 m </w:t>
      </w:r>
      <w:r w:rsidR="002419BE">
        <w:rPr>
          <w:lang w:val="en-US"/>
        </w:rPr>
        <w:lastRenderedPageBreak/>
        <w:t>(</w:t>
      </w:r>
      <w:r w:rsidR="009B30A5">
        <w:rPr>
          <w:rFonts w:ascii="Calibri" w:hAnsi="Calibri" w:cs="Calibri"/>
          <w:lang w:val="en-US"/>
        </w:rPr>
        <w:t>±</w:t>
      </w:r>
      <w:r w:rsidR="009B30A5">
        <w:rPr>
          <w:lang w:val="en-US"/>
        </w:rPr>
        <w:t>1</w:t>
      </w:r>
      <w:r w:rsidR="00710FD3">
        <w:rPr>
          <w:lang w:val="en-US"/>
        </w:rPr>
        <w:t>.25 m in the uniform case)</w:t>
      </w:r>
      <w:r w:rsidR="00A62474">
        <w:rPr>
          <w:lang w:val="en-US"/>
        </w:rPr>
        <w:t xml:space="preserve">. This combination of </w:t>
      </w:r>
      <w:r w:rsidR="00210A48">
        <w:rPr>
          <w:lang w:val="en-US"/>
        </w:rPr>
        <w:t xml:space="preserve">local </w:t>
      </w:r>
      <w:r w:rsidR="00060361">
        <w:rPr>
          <w:lang w:val="en-US"/>
        </w:rPr>
        <w:t>scour and deposition affect</w:t>
      </w:r>
      <w:r w:rsidR="00210A48">
        <w:rPr>
          <w:lang w:val="en-US"/>
        </w:rPr>
        <w:t>ed</w:t>
      </w:r>
      <w:r w:rsidR="00060361">
        <w:rPr>
          <w:lang w:val="en-US"/>
        </w:rPr>
        <w:t xml:space="preserve"> the local flow and created zones that retained </w:t>
      </w:r>
      <w:r w:rsidR="0039593E">
        <w:rPr>
          <w:lang w:val="en-US"/>
        </w:rPr>
        <w:t xml:space="preserve">large volumes of </w:t>
      </w:r>
      <w:r w:rsidR="00060361">
        <w:rPr>
          <w:lang w:val="en-US"/>
        </w:rPr>
        <w:t>water</w:t>
      </w:r>
      <w:r w:rsidR="00210A48">
        <w:rPr>
          <w:lang w:val="en-US"/>
        </w:rPr>
        <w:t xml:space="preserve"> </w:t>
      </w:r>
      <w:r w:rsidR="00104405">
        <w:rPr>
          <w:lang w:val="en-US"/>
        </w:rPr>
        <w:t>(</w:t>
      </w:r>
      <w:r w:rsidR="00104405">
        <w:rPr>
          <w:lang w:val="en-US"/>
        </w:rPr>
        <w:fldChar w:fldCharType="begin"/>
      </w:r>
      <w:r w:rsidR="00104405">
        <w:rPr>
          <w:lang w:val="en-US"/>
        </w:rPr>
        <w:instrText xml:space="preserve"> REF _Ref109239852 </w:instrText>
      </w:r>
      <w:r w:rsidR="00104405">
        <w:rPr>
          <w:lang w:val="en-US"/>
        </w:rPr>
        <w:fldChar w:fldCharType="separate"/>
      </w:r>
      <w:r w:rsidR="00F5136C" w:rsidRPr="00F11948">
        <w:rPr>
          <w:lang w:val="en-US"/>
        </w:rPr>
        <w:t xml:space="preserve">Figure </w:t>
      </w:r>
      <w:r w:rsidR="00F5136C">
        <w:rPr>
          <w:noProof/>
          <w:lang w:val="en-US"/>
        </w:rPr>
        <w:t>11</w:t>
      </w:r>
      <w:r w:rsidR="00104405">
        <w:rPr>
          <w:lang w:val="en-US"/>
        </w:rPr>
        <w:fldChar w:fldCharType="end"/>
      </w:r>
      <w:r w:rsidR="00104405">
        <w:rPr>
          <w:lang w:val="en-US"/>
        </w:rPr>
        <w:t xml:space="preserve"> b and c) </w:t>
      </w:r>
      <w:r w:rsidR="0039593E">
        <w:rPr>
          <w:lang w:val="en-US"/>
        </w:rPr>
        <w:t xml:space="preserve">in quantities practically equal to the </w:t>
      </w:r>
      <w:r w:rsidR="008F5738">
        <w:rPr>
          <w:lang w:val="en-US"/>
        </w:rPr>
        <w:t xml:space="preserve">volume </w:t>
      </w:r>
      <w:r w:rsidR="003E60D8">
        <w:rPr>
          <w:lang w:val="en-US"/>
        </w:rPr>
        <w:t>differences (48.6</w:t>
      </w:r>
      <w:r w:rsidR="003E60D8">
        <w:rPr>
          <w:rFonts w:ascii="Calibri" w:hAnsi="Calibri" w:cs="Calibri"/>
          <w:lang w:val="en-US"/>
        </w:rPr>
        <w:t>·</w:t>
      </w:r>
      <w:r w:rsidR="003E60D8">
        <w:rPr>
          <w:lang w:val="en-US"/>
        </w:rPr>
        <w:t>10</w:t>
      </w:r>
      <w:r w:rsidR="003E60D8">
        <w:rPr>
          <w:vertAlign w:val="superscript"/>
          <w:lang w:val="en-US"/>
        </w:rPr>
        <w:t>3</w:t>
      </w:r>
      <w:r w:rsidR="003E60D8">
        <w:rPr>
          <w:lang w:val="en-US"/>
        </w:rPr>
        <w:t xml:space="preserve"> m</w:t>
      </w:r>
      <w:r w:rsidR="003E60D8" w:rsidRPr="00127054">
        <w:rPr>
          <w:vertAlign w:val="superscript"/>
          <w:lang w:val="en-US"/>
        </w:rPr>
        <w:t>3</w:t>
      </w:r>
      <w:r w:rsidR="003E60D8" w:rsidRPr="003E60D8">
        <w:rPr>
          <w:lang w:val="en-US"/>
        </w:rPr>
        <w:t xml:space="preserve"> for the intermittent </w:t>
      </w:r>
      <w:r w:rsidR="008F5738" w:rsidRPr="003E60D8">
        <w:rPr>
          <w:lang w:val="en-US"/>
        </w:rPr>
        <w:t>case</w:t>
      </w:r>
      <w:r w:rsidR="003E60D8" w:rsidRPr="003E60D8">
        <w:rPr>
          <w:lang w:val="en-US"/>
        </w:rPr>
        <w:t>)</w:t>
      </w:r>
      <w:r w:rsidR="008F5738">
        <w:rPr>
          <w:lang w:val="en-US"/>
        </w:rPr>
        <w:t>. They are not equal because a</w:t>
      </w:r>
      <w:r w:rsidR="00B13385">
        <w:rPr>
          <w:lang w:val="en-US"/>
        </w:rPr>
        <w:t>fter</w:t>
      </w:r>
      <w:r w:rsidR="008F5738">
        <w:rPr>
          <w:lang w:val="en-US"/>
        </w:rPr>
        <w:t xml:space="preserve"> 24 hours the </w:t>
      </w:r>
      <w:r w:rsidR="00B13385">
        <w:rPr>
          <w:lang w:val="en-US"/>
        </w:rPr>
        <w:t xml:space="preserve">discharge flowing at the outlet is </w:t>
      </w:r>
      <w:r w:rsidR="00261FA8">
        <w:rPr>
          <w:lang w:val="en-US"/>
        </w:rPr>
        <w:t xml:space="preserve">still </w:t>
      </w:r>
      <w:r w:rsidR="00B13385" w:rsidRPr="00B13385">
        <w:rPr>
          <w:lang w:val="en-US"/>
        </w:rPr>
        <w:t>0.052</w:t>
      </w:r>
      <w:r w:rsidR="00B13385">
        <w:rPr>
          <w:lang w:val="en-US"/>
        </w:rPr>
        <w:t xml:space="preserve"> m</w:t>
      </w:r>
      <w:r w:rsidR="00B13385" w:rsidRPr="00B13385">
        <w:rPr>
          <w:vertAlign w:val="superscript"/>
          <w:lang w:val="en-US"/>
        </w:rPr>
        <w:t>3</w:t>
      </w:r>
      <w:r w:rsidR="00B13385">
        <w:rPr>
          <w:lang w:val="en-US"/>
        </w:rPr>
        <w:t xml:space="preserve">/s </w:t>
      </w:r>
      <w:r w:rsidR="00261FA8">
        <w:rPr>
          <w:lang w:val="en-US"/>
        </w:rPr>
        <w:t>and reaches zero at around 36 hours.</w:t>
      </w:r>
      <w:r w:rsidR="00BE5188">
        <w:rPr>
          <w:lang w:val="en-US"/>
        </w:rPr>
        <w:t xml:space="preserve"> </w:t>
      </w:r>
      <w:r w:rsidR="00215ADE">
        <w:rPr>
          <w:lang w:val="en-US"/>
        </w:rPr>
        <w:t xml:space="preserve">Most of the </w:t>
      </w:r>
      <w:r w:rsidR="00BE6971">
        <w:rPr>
          <w:lang w:val="en-US"/>
        </w:rPr>
        <w:t xml:space="preserve">nodes where erosion or deposition was predicted are located </w:t>
      </w:r>
      <w:r w:rsidR="001014A6">
        <w:rPr>
          <w:lang w:val="en-US"/>
        </w:rPr>
        <w:t xml:space="preserve">close to confluences or </w:t>
      </w:r>
      <w:r w:rsidR="00012256">
        <w:rPr>
          <w:lang w:val="en-US"/>
        </w:rPr>
        <w:t xml:space="preserve">regions where </w:t>
      </w:r>
      <w:r w:rsidR="006F3252">
        <w:rPr>
          <w:lang w:val="en-US"/>
        </w:rPr>
        <w:t xml:space="preserve">there are </w:t>
      </w:r>
      <w:r w:rsidR="001014A6">
        <w:rPr>
          <w:lang w:val="en-US"/>
        </w:rPr>
        <w:t>changes in the local channel streamwise direction</w:t>
      </w:r>
      <w:r w:rsidR="00875686">
        <w:rPr>
          <w:lang w:val="en-US"/>
        </w:rPr>
        <w:t>.</w:t>
      </w:r>
      <w:r w:rsidR="00314E74">
        <w:rPr>
          <w:lang w:val="en-US"/>
        </w:rPr>
        <w:t xml:space="preserve"> </w:t>
      </w:r>
      <w:r w:rsidR="00436249">
        <w:rPr>
          <w:lang w:val="en-US"/>
        </w:rPr>
        <w:t>The</w:t>
      </w:r>
      <w:r w:rsidR="00314E74">
        <w:rPr>
          <w:lang w:val="en-US"/>
        </w:rPr>
        <w:t xml:space="preserve"> total </w:t>
      </w:r>
      <w:r w:rsidR="005D44AF">
        <w:rPr>
          <w:lang w:val="en-US"/>
        </w:rPr>
        <w:t xml:space="preserve">area </w:t>
      </w:r>
      <w:r w:rsidR="00436249">
        <w:rPr>
          <w:lang w:val="en-US"/>
        </w:rPr>
        <w:t xml:space="preserve">that had erosion or deposition larger than </w:t>
      </w:r>
      <w:r w:rsidR="00A10668">
        <w:rPr>
          <w:lang w:val="en-US"/>
        </w:rPr>
        <w:t>1 cm is</w:t>
      </w:r>
      <w:r w:rsidR="005D44AF">
        <w:rPr>
          <w:lang w:val="en-US"/>
        </w:rPr>
        <w:t xml:space="preserve"> </w:t>
      </w:r>
      <w:r w:rsidR="005D44AF" w:rsidRPr="005D44AF">
        <w:rPr>
          <w:lang w:val="en-US"/>
        </w:rPr>
        <w:t>0.2907</w:t>
      </w:r>
      <w:r w:rsidR="005D44AF">
        <w:rPr>
          <w:lang w:val="en-US"/>
        </w:rPr>
        <w:t xml:space="preserve"> km</w:t>
      </w:r>
      <w:r w:rsidR="005D44AF" w:rsidRPr="005D44AF">
        <w:rPr>
          <w:vertAlign w:val="superscript"/>
          <w:lang w:val="en-US"/>
        </w:rPr>
        <w:t>2</w:t>
      </w:r>
      <w:r w:rsidR="00A10668" w:rsidRPr="00A10668">
        <w:rPr>
          <w:lang w:val="en-US"/>
        </w:rPr>
        <w:t>.</w:t>
      </w:r>
    </w:p>
    <w:p w14:paraId="47C39D2F" w14:textId="77777777" w:rsidR="00875686" w:rsidRDefault="00875686" w:rsidP="00E978A5">
      <w:pPr>
        <w:rPr>
          <w:lang w:val="en-US"/>
        </w:rPr>
      </w:pPr>
    </w:p>
    <w:p w14:paraId="049EC9C8" w14:textId="66B01419" w:rsidR="002142E7" w:rsidRDefault="0061398C" w:rsidP="00E978A5">
      <w:pPr>
        <w:rPr>
          <w:lang w:val="en-US"/>
        </w:rPr>
      </w:pPr>
      <w:r>
        <w:rPr>
          <w:noProof/>
        </w:rPr>
        <w:drawing>
          <wp:inline distT="0" distB="0" distL="0" distR="0" wp14:anchorId="6E88D641" wp14:editId="52C8ACB1">
            <wp:extent cx="6372225" cy="3907790"/>
            <wp:effectExtent l="0" t="0" r="9525" b="0"/>
            <wp:docPr id="11" name="Picture 11" descr="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PowerPoin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72225" cy="3907790"/>
                    </a:xfrm>
                    <a:prstGeom prst="rect">
                      <a:avLst/>
                    </a:prstGeom>
                    <a:noFill/>
                    <a:ln>
                      <a:noFill/>
                    </a:ln>
                  </pic:spPr>
                </pic:pic>
              </a:graphicData>
            </a:graphic>
          </wp:inline>
        </w:drawing>
      </w:r>
    </w:p>
    <w:p w14:paraId="24F23E5D" w14:textId="29D1A1FE" w:rsidR="000F3657" w:rsidRDefault="000F3657" w:rsidP="0061398C">
      <w:pPr>
        <w:pStyle w:val="Caption"/>
        <w:rPr>
          <w:lang w:val="en-US"/>
        </w:rPr>
      </w:pPr>
      <w:bookmarkStart w:id="255" w:name="_Ref109239852"/>
      <w:r w:rsidRPr="00F11948">
        <w:rPr>
          <w:lang w:val="en-US"/>
        </w:rPr>
        <w:t xml:space="preserve">Figure </w:t>
      </w:r>
      <w:r w:rsidRPr="00F11948">
        <w:rPr>
          <w:lang w:val="en-US"/>
        </w:rPr>
        <w:fldChar w:fldCharType="begin"/>
      </w:r>
      <w:r w:rsidRPr="00F11948">
        <w:rPr>
          <w:lang w:val="en-US"/>
        </w:rPr>
        <w:instrText xml:space="preserve"> SEQ Figure \* ARABIC </w:instrText>
      </w:r>
      <w:r w:rsidRPr="00F11948">
        <w:rPr>
          <w:lang w:val="en-US"/>
        </w:rPr>
        <w:fldChar w:fldCharType="separate"/>
      </w:r>
      <w:r w:rsidR="00C83179">
        <w:rPr>
          <w:noProof/>
          <w:lang w:val="en-US"/>
        </w:rPr>
        <w:t>11</w:t>
      </w:r>
      <w:r w:rsidRPr="00F11948">
        <w:rPr>
          <w:lang w:val="en-US"/>
        </w:rPr>
        <w:fldChar w:fldCharType="end"/>
      </w:r>
      <w:bookmarkEnd w:id="255"/>
      <w:r w:rsidRPr="00F11948">
        <w:rPr>
          <w:lang w:val="en-US"/>
        </w:rPr>
        <w:t xml:space="preserve">: </w:t>
      </w:r>
      <w:r w:rsidR="005314A2">
        <w:rPr>
          <w:lang w:val="en-US"/>
        </w:rPr>
        <w:t xml:space="preserve">Local </w:t>
      </w:r>
      <w:r w:rsidR="00E60854">
        <w:rPr>
          <w:lang w:val="en-US"/>
        </w:rPr>
        <w:t xml:space="preserve">surface </w:t>
      </w:r>
      <w:r w:rsidR="005314A2">
        <w:rPr>
          <w:lang w:val="en-US"/>
        </w:rPr>
        <w:t>bed elevation</w:t>
      </w:r>
      <w:r w:rsidR="00E60854">
        <w:rPr>
          <w:lang w:val="en-US"/>
        </w:rPr>
        <w:t xml:space="preserve"> variability and water depth </w:t>
      </w:r>
      <w:r w:rsidR="00486806">
        <w:rPr>
          <w:lang w:val="en-US"/>
        </w:rPr>
        <w:t>after 2</w:t>
      </w:r>
      <w:r w:rsidR="00D47A03">
        <w:rPr>
          <w:lang w:val="en-US"/>
        </w:rPr>
        <w:t>4</w:t>
      </w:r>
      <w:r w:rsidR="00486806">
        <w:rPr>
          <w:lang w:val="en-US"/>
        </w:rPr>
        <w:t xml:space="preserve"> h</w:t>
      </w:r>
      <w:r w:rsidR="00CB7C98">
        <w:rPr>
          <w:lang w:val="en-US"/>
        </w:rPr>
        <w:t>ou</w:t>
      </w:r>
      <w:r w:rsidR="00486806">
        <w:rPr>
          <w:lang w:val="en-US"/>
        </w:rPr>
        <w:t>r</w:t>
      </w:r>
      <w:r w:rsidR="00CB7C98">
        <w:rPr>
          <w:lang w:val="en-US"/>
        </w:rPr>
        <w:t>s</w:t>
      </w:r>
      <w:r w:rsidR="00486806">
        <w:rPr>
          <w:lang w:val="en-US"/>
        </w:rPr>
        <w:t xml:space="preserve"> of simulation. </w:t>
      </w:r>
      <w:r w:rsidR="000F6212">
        <w:rPr>
          <w:lang w:val="en-US"/>
        </w:rPr>
        <w:t>The</w:t>
      </w:r>
      <w:r w:rsidR="00486806">
        <w:rPr>
          <w:lang w:val="en-US"/>
        </w:rPr>
        <w:t xml:space="preserve"> watershed </w:t>
      </w:r>
      <w:r w:rsidR="000F6212">
        <w:rPr>
          <w:lang w:val="en-US"/>
        </w:rPr>
        <w:t>is</w:t>
      </w:r>
      <w:r w:rsidR="00486806">
        <w:rPr>
          <w:lang w:val="en-US"/>
        </w:rPr>
        <w:t xml:space="preserve"> represented </w:t>
      </w:r>
      <w:r w:rsidR="000F6212">
        <w:rPr>
          <w:lang w:val="en-US"/>
        </w:rPr>
        <w:t>using a</w:t>
      </w:r>
      <w:r w:rsidR="009F3A9A">
        <w:rPr>
          <w:lang w:val="en-US"/>
        </w:rPr>
        <w:t xml:space="preserve"> grey scale </w:t>
      </w:r>
      <w:r w:rsidR="000F6212">
        <w:rPr>
          <w:lang w:val="en-US"/>
        </w:rPr>
        <w:t xml:space="preserve">to </w:t>
      </w:r>
      <w:r w:rsidR="009F3A9A">
        <w:rPr>
          <w:lang w:val="en-US"/>
        </w:rPr>
        <w:t xml:space="preserve">highlight the </w:t>
      </w:r>
      <w:r w:rsidR="00BE5188">
        <w:rPr>
          <w:lang w:val="en-US"/>
        </w:rPr>
        <w:t xml:space="preserve">local area </w:t>
      </w:r>
      <w:r w:rsidR="00CB7C98">
        <w:rPr>
          <w:lang w:val="en-US"/>
        </w:rPr>
        <w:t>(nodes) w</w:t>
      </w:r>
      <w:r w:rsidR="000F6212">
        <w:rPr>
          <w:lang w:val="en-US"/>
        </w:rPr>
        <w:t xml:space="preserve">here </w:t>
      </w:r>
      <w:r w:rsidR="00362FA1">
        <w:rPr>
          <w:lang w:val="en-US"/>
        </w:rPr>
        <w:t xml:space="preserve">scour/deposition </w:t>
      </w:r>
      <w:proofErr w:type="gramStart"/>
      <w:r w:rsidR="00362FA1">
        <w:rPr>
          <w:lang w:val="en-US"/>
        </w:rPr>
        <w:t>occurred</w:t>
      </w:r>
      <w:proofErr w:type="gramEnd"/>
      <w:r w:rsidR="00362FA1">
        <w:rPr>
          <w:lang w:val="en-US"/>
        </w:rPr>
        <w:t xml:space="preserve"> and water </w:t>
      </w:r>
      <w:r w:rsidR="003D75C8">
        <w:rPr>
          <w:lang w:val="en-US"/>
        </w:rPr>
        <w:t>was</w:t>
      </w:r>
      <w:r w:rsidR="00362FA1">
        <w:rPr>
          <w:lang w:val="en-US"/>
        </w:rPr>
        <w:t xml:space="preserve"> </w:t>
      </w:r>
      <w:r w:rsidR="000034CE">
        <w:rPr>
          <w:lang w:val="en-US"/>
        </w:rPr>
        <w:t>retained. a) A general view of the watershed indicating the three sampling sites for reference</w:t>
      </w:r>
      <w:r w:rsidR="003F0D43">
        <w:rPr>
          <w:lang w:val="en-US"/>
        </w:rPr>
        <w:t xml:space="preserve"> and </w:t>
      </w:r>
      <w:r w:rsidR="00480796">
        <w:rPr>
          <w:lang w:val="en-US"/>
        </w:rPr>
        <w:t xml:space="preserve">nodes colored by bed elevation change. Given the basin </w:t>
      </w:r>
      <w:r w:rsidR="004A162D">
        <w:rPr>
          <w:lang w:val="en-US"/>
        </w:rPr>
        <w:t xml:space="preserve">size and </w:t>
      </w:r>
      <w:r w:rsidR="00480796">
        <w:rPr>
          <w:lang w:val="en-US"/>
        </w:rPr>
        <w:t xml:space="preserve">scale </w:t>
      </w:r>
      <w:r w:rsidR="00807169">
        <w:rPr>
          <w:lang w:val="en-US"/>
        </w:rPr>
        <w:t>we centered our analysis in the red-colored region</w:t>
      </w:r>
      <w:r w:rsidR="004A162D">
        <w:rPr>
          <w:lang w:val="en-US"/>
        </w:rPr>
        <w:t>, which is zoomed in in the following figures</w:t>
      </w:r>
      <w:r w:rsidR="00807169">
        <w:rPr>
          <w:lang w:val="en-US"/>
        </w:rPr>
        <w:t>.</w:t>
      </w:r>
      <w:r w:rsidR="004A162D">
        <w:rPr>
          <w:lang w:val="en-US"/>
        </w:rPr>
        <w:t xml:space="preserve"> b) </w:t>
      </w:r>
      <w:r w:rsidR="002F6569">
        <w:rPr>
          <w:lang w:val="en-US"/>
        </w:rPr>
        <w:t>Variation in surface bed elevation in the region near the outlet.</w:t>
      </w:r>
      <w:r w:rsidR="00FB71E7">
        <w:rPr>
          <w:lang w:val="en-US"/>
        </w:rPr>
        <w:t xml:space="preserve"> c) Water depth </w:t>
      </w:r>
      <w:r w:rsidR="00D47A03">
        <w:rPr>
          <w:lang w:val="en-US"/>
        </w:rPr>
        <w:t xml:space="preserve">accumulated </w:t>
      </w:r>
      <w:r w:rsidR="00611A9A">
        <w:rPr>
          <w:lang w:val="en-US"/>
        </w:rPr>
        <w:t xml:space="preserve">at the represented region after one day of simulation. </w:t>
      </w:r>
    </w:p>
    <w:p w14:paraId="6E20527B" w14:textId="2B8251EF" w:rsidR="00A2792D" w:rsidRPr="0040044E" w:rsidRDefault="00A2792D" w:rsidP="00A2792D">
      <w:pPr>
        <w:pStyle w:val="Heading1"/>
        <w:rPr>
          <w:lang w:val="en-US"/>
        </w:rPr>
      </w:pPr>
      <w:r w:rsidRPr="0040044E">
        <w:rPr>
          <w:lang w:val="en-US"/>
        </w:rPr>
        <w:t xml:space="preserve">5 Discussion </w:t>
      </w:r>
    </w:p>
    <w:p w14:paraId="75FE3683" w14:textId="4ED9D9E9" w:rsidR="00B557CA" w:rsidRDefault="00984B61" w:rsidP="00BB535E">
      <w:pPr>
        <w:rPr>
          <w:lang w:val="en-US"/>
        </w:rPr>
      </w:pPr>
      <w:r>
        <w:rPr>
          <w:lang w:val="en-US"/>
        </w:rPr>
        <w:t xml:space="preserve">The </w:t>
      </w:r>
      <w:r w:rsidR="003A2397">
        <w:rPr>
          <w:lang w:val="en-US"/>
        </w:rPr>
        <w:t xml:space="preserve">results described </w:t>
      </w:r>
      <w:r w:rsidR="0055299E">
        <w:rPr>
          <w:lang w:val="en-US"/>
        </w:rPr>
        <w:t xml:space="preserve">in section 4 </w:t>
      </w:r>
      <w:r w:rsidR="0067399D">
        <w:rPr>
          <w:lang w:val="en-US"/>
        </w:rPr>
        <w:t xml:space="preserve">confirm that </w:t>
      </w:r>
      <w:proofErr w:type="spellStart"/>
      <w:r w:rsidR="0067399D">
        <w:rPr>
          <w:lang w:val="en-US"/>
        </w:rPr>
        <w:t>riverBedDynamics</w:t>
      </w:r>
      <w:proofErr w:type="spellEnd"/>
      <w:r w:rsidR="0067399D">
        <w:rPr>
          <w:lang w:val="en-US"/>
        </w:rPr>
        <w:t xml:space="preserve"> can be coupled with a </w:t>
      </w:r>
      <w:r w:rsidR="00A140FA">
        <w:rPr>
          <w:lang w:val="en-US"/>
        </w:rPr>
        <w:t xml:space="preserve">surface hydraulics flow solver, </w:t>
      </w:r>
      <w:proofErr w:type="spellStart"/>
      <w:r w:rsidR="00A140FA">
        <w:rPr>
          <w:lang w:val="en-US"/>
        </w:rPr>
        <w:t>OverlandFlow</w:t>
      </w:r>
      <w:proofErr w:type="spellEnd"/>
      <w:r w:rsidR="00A140FA">
        <w:rPr>
          <w:lang w:val="en-US"/>
        </w:rPr>
        <w:t xml:space="preserve"> in this case, to </w:t>
      </w:r>
      <w:r w:rsidR="00C734B9">
        <w:rPr>
          <w:lang w:val="en-US"/>
        </w:rPr>
        <w:t>predict the evolution of bed surface</w:t>
      </w:r>
      <w:r w:rsidR="0064337D">
        <w:rPr>
          <w:lang w:val="en-US"/>
        </w:rPr>
        <w:t xml:space="preserve"> properties</w:t>
      </w:r>
      <w:r w:rsidR="00D413CB">
        <w:rPr>
          <w:lang w:val="en-US"/>
        </w:rPr>
        <w:t xml:space="preserve"> a</w:t>
      </w:r>
      <w:r w:rsidR="005679FC">
        <w:rPr>
          <w:lang w:val="en-US"/>
        </w:rPr>
        <w:t xml:space="preserve">t a watershed scale. </w:t>
      </w:r>
      <w:r w:rsidR="005F48CB">
        <w:rPr>
          <w:lang w:val="en-US"/>
        </w:rPr>
        <w:t xml:space="preserve">This first version allows </w:t>
      </w:r>
      <w:del w:id="256" w:author="Anderson, Samuel R" w:date="2022-08-01T10:36:00Z">
        <w:r w:rsidR="005F48CB" w:rsidDel="001B5C67">
          <w:rPr>
            <w:lang w:val="en-US"/>
          </w:rPr>
          <w:lastRenderedPageBreak/>
          <w:delText xml:space="preserve">simulating </w:delText>
        </w:r>
      </w:del>
      <w:ins w:id="257" w:author="Anderson, Samuel R" w:date="2022-08-01T10:36:00Z">
        <w:r w:rsidR="001B5C67">
          <w:rPr>
            <w:lang w:val="en-US"/>
          </w:rPr>
          <w:t>us to simulate</w:t>
        </w:r>
        <w:r w:rsidR="001B5C67">
          <w:rPr>
            <w:lang w:val="en-US"/>
          </w:rPr>
          <w:t xml:space="preserve"> </w:t>
        </w:r>
      </w:ins>
      <w:r w:rsidR="00486F29">
        <w:rPr>
          <w:lang w:val="en-US"/>
        </w:rPr>
        <w:t xml:space="preserve">bed changes at different degrees of </w:t>
      </w:r>
      <w:del w:id="258" w:author="Anderson, Samuel R" w:date="2022-08-01T10:32:00Z">
        <w:r w:rsidR="00486F29" w:rsidDel="001B5C67">
          <w:rPr>
            <w:lang w:val="en-US"/>
          </w:rPr>
          <w:delText>complexity</w:delText>
        </w:r>
      </w:del>
      <w:ins w:id="259" w:author="Anderson, Samuel R" w:date="2022-08-01T10:32:00Z">
        <w:r w:rsidR="001B5C67">
          <w:rPr>
            <w:lang w:val="en-US"/>
          </w:rPr>
          <w:t>complexities</w:t>
        </w:r>
      </w:ins>
      <w:r w:rsidR="00486F29">
        <w:rPr>
          <w:lang w:val="en-US"/>
        </w:rPr>
        <w:t xml:space="preserve">. For example, when using the bed load transport equation of </w:t>
      </w:r>
      <w:r w:rsidR="00486F29">
        <w:rPr>
          <w:lang w:val="en-US"/>
        </w:rPr>
        <w:fldChar w:fldCharType="begin" w:fldLock="1"/>
      </w:r>
      <w:r w:rsidR="005F08A3">
        <w:rPr>
          <w:lang w:val="en-US"/>
        </w:rPr>
        <w:instrText>ADDIN CSL_CITATION {"citationItems":[{"id":"ITEM-1","itemData":{"DOI":"1948-06-07","abstract":"In the following paper, a brief summary is first of all given of the results and interpretation of tests already made known in former publications of the Laboratory for Hydraulic Research and Soil Mechanics at the Federal Institute of Technology, Zurich. After that, an attempt is made to derive an empirical law of bed-load transport based on recent experimental data. We desire to state expressly that by bed-load transport is meant the movement of the solid material rolling or jumping along the bed of a river; transport of matter in suspension is not included.","author":[{"dropping-particle":"","family":"Meyer-Peter","given":"E.","non-dropping-particle":"","parse-names":false,"suffix":""},{"dropping-particle":"","family":"Müller","given":"R.","non-dropping-particle":"","parse-names":false,"suffix":""}],"container-title":"Proceedings of the 2nd Meeting of the International Association of Hydraulic Research","id":"ITEM-1","issued":{"date-parts":[["1948"]]},"page":"39-64","title":"Formulas for Bed-Load Transport","type":"paper-conference"},"uris":["http://www.mendeley.com/documents/?uuid=f372aaf2-d402-4bb1-a3dd-67f01be0d3ee"]}],"mendeley":{"formattedCitation":"(Meyer-Peter &amp; Müller, 1948)","manualFormatting":"Meyer-Peter &amp; Müller (1948)","plainTextFormattedCitation":"(Meyer-Peter &amp; Müller, 1948)","previouslyFormattedCitation":"(Meyer-Peter &amp; Müller, 1948)"},"properties":{"noteIndex":0},"schema":"https://github.com/citation-style-language/schema/raw/master/csl-citation.json"}</w:instrText>
      </w:r>
      <w:r w:rsidR="00486F29">
        <w:rPr>
          <w:lang w:val="en-US"/>
        </w:rPr>
        <w:fldChar w:fldCharType="separate"/>
      </w:r>
      <w:r w:rsidR="00486F29" w:rsidRPr="00486F29">
        <w:rPr>
          <w:noProof/>
          <w:lang w:val="en-US"/>
        </w:rPr>
        <w:t>Meyer-Peter &amp; Müller</w:t>
      </w:r>
      <w:r w:rsidR="00486F29">
        <w:rPr>
          <w:noProof/>
          <w:lang w:val="en-US"/>
        </w:rPr>
        <w:t xml:space="preserve"> (</w:t>
      </w:r>
      <w:r w:rsidR="00486F29" w:rsidRPr="00486F29">
        <w:rPr>
          <w:noProof/>
          <w:lang w:val="en-US"/>
        </w:rPr>
        <w:t>1948)</w:t>
      </w:r>
      <w:r w:rsidR="00486F29">
        <w:rPr>
          <w:lang w:val="en-US"/>
        </w:rPr>
        <w:fldChar w:fldCharType="end"/>
      </w:r>
      <w:r w:rsidR="00486F29">
        <w:rPr>
          <w:lang w:val="en-US"/>
        </w:rPr>
        <w:t xml:space="preserve"> </w:t>
      </w:r>
      <w:r w:rsidR="005F08A3">
        <w:rPr>
          <w:lang w:val="en-US"/>
        </w:rPr>
        <w:t xml:space="preserve">only bed elevation </w:t>
      </w:r>
      <w:r w:rsidR="009C3251">
        <w:rPr>
          <w:lang w:val="en-US"/>
        </w:rPr>
        <w:t>can be</w:t>
      </w:r>
      <w:r w:rsidR="005F08A3">
        <w:rPr>
          <w:lang w:val="en-US"/>
        </w:rPr>
        <w:t xml:space="preserve"> considered. But, when selecting the equations of </w:t>
      </w:r>
      <w:r w:rsidR="005F08A3">
        <w:rPr>
          <w:lang w:val="en-US"/>
        </w:rPr>
        <w:fldChar w:fldCharType="begin" w:fldLock="1"/>
      </w:r>
      <w:r w:rsidR="005F08A3">
        <w:rPr>
          <w:lang w:val="en-US"/>
        </w:rPr>
        <w:instrText>ADDIN CSL_CITATION {"citationItems":[{"id":"ITEM-1","itemData":{"DOI":"10.1080/00221689009499058","ISBN":"0022-1686","ISSN":"0022-1686","abstract":"Bedload transport in gravel-bed rivers is accomplished by means of the mobilization of grains exposed on the bed surface. This mobilization is due to the action of fluid forces on the exposed grains. Substrate particles can participate in the bedload only to the extent that local or global scour results in their exposure on the surface. It follows that a calculation of the bedload transport rate of mixtures should be based on the availability of each size range in the surface layer. Herein an existing empirical substrate-based bedload relation for gravel mixtures, developed solely with reference to field data, is transformed into a surface-based relation.","author":[{"dropping-particle":"","family":"Parker","given":"Gary","non-dropping-particle":"","parse-names":false,"suffix":""}],"container-title":"Journal of Hydraulic Research","id":"ITEM-1","issue":"4","issued":{"date-parts":[["1990","7","19"]]},"language":"en","note":"From Duplicate 2 (Surface-based bedload transport relation for gravel rivers - Parker, G.)\n\nFrom Duplicate 1 (Surface-based bedload transport relation for gravel rivers - Parker, G.)\n\nParker 1990","page":"417-436","publisher":"Taylor &amp; Francis Group","title":"Surface-based bedload transport relation for gravel rivers","type":"article-journal","volume":"28"},"uris":["http://www.mendeley.com/documents/?uuid=69b2904c-f79c-4f25-b666-2b389c666d4b"]}],"mendeley":{"formattedCitation":"(Parker, 1990)","manualFormatting":"Parker (1990)","plainTextFormattedCitation":"(Parker, 1990)","previouslyFormattedCitation":"(Parker, 1990)"},"properties":{"noteIndex":0},"schema":"https://github.com/citation-style-language/schema/raw/master/csl-citation.json"}</w:instrText>
      </w:r>
      <w:r w:rsidR="005F08A3">
        <w:rPr>
          <w:lang w:val="en-US"/>
        </w:rPr>
        <w:fldChar w:fldCharType="separate"/>
      </w:r>
      <w:r w:rsidR="005F08A3" w:rsidRPr="005F08A3">
        <w:rPr>
          <w:noProof/>
          <w:lang w:val="en-US"/>
        </w:rPr>
        <w:t xml:space="preserve">Parker </w:t>
      </w:r>
      <w:r w:rsidR="005F08A3">
        <w:rPr>
          <w:noProof/>
          <w:lang w:val="en-US"/>
        </w:rPr>
        <w:t>(</w:t>
      </w:r>
      <w:r w:rsidR="005F08A3" w:rsidRPr="005F08A3">
        <w:rPr>
          <w:noProof/>
          <w:lang w:val="en-US"/>
        </w:rPr>
        <w:t>1990)</w:t>
      </w:r>
      <w:r w:rsidR="005F08A3">
        <w:rPr>
          <w:lang w:val="en-US"/>
        </w:rPr>
        <w:fldChar w:fldCharType="end"/>
      </w:r>
      <w:r w:rsidR="005F08A3">
        <w:rPr>
          <w:lang w:val="en-US"/>
        </w:rPr>
        <w:t xml:space="preserve"> or </w:t>
      </w:r>
      <w:r w:rsidR="005F08A3">
        <w:rPr>
          <w:lang w:val="en-US"/>
        </w:rPr>
        <w:fldChar w:fldCharType="begin" w:fldLock="1"/>
      </w:r>
      <w:r w:rsidR="00AB7035">
        <w:rPr>
          <w:lang w:val="en-US"/>
        </w:rPr>
        <w:instrText>ADDIN CSL_CITATION {"citationItems":[{"id":"ITEM-1","itemData":{"DOI":"10.1061/(ASCE)0733-9429(2003)129:2(120)","ISSN":"0733-9429","author":[{"dropping-particle":"","family":"Wilcock","given":"Peter R.","non-dropping-particle":"","parse-names":false,"suffix":""},{"dropping-particle":"","family":"Crowe","given":"Joanna C.","non-dropping-particle":"","parse-names":false,"suffix":""}],"container-title":"Journal of Hydraulic Engineering","id":"ITEM-1","issue":"2","issued":{"date-parts":[["2003","1","15"]]},"note":"From Duplicate 1 (Surface-based Transport Model for Mixed-Size Sediment - Wilcock, Peter R; Asce, M; Crowe, Joanna C)\n\nFrom Duplicate 1 (Surface-based Transport Model for Mixed-Size Sediment - Wilcock, P; Crowe, J)\n\ndoi: 10.1061/(ASCE)0733-9429(2003)129:2(120)\n\nFrom Duplicate 2 (Surface-based Transport Model for Mixed-Size Sediment - Wilcock, P; Crowe, J)\n\ndoi: 10.1061/(ASCE)0733-9429(2003)129:2(120)","page":"120-128","publisher":"American Society of Civil Engineers","title":"Surface-based transport model for mixed-size sediment","type":"article-journal","volume":"129"},"uris":["http://www.mendeley.com/documents/?uuid=91b9cfbe-2782-4835-a6e6-708b95fcf293"]}],"mendeley":{"formattedCitation":"(Wilcock &amp; Crowe, 2003)","manualFormatting":"Wilcock &amp; Crowe (2003)","plainTextFormattedCitation":"(Wilcock &amp; Crowe, 2003)","previouslyFormattedCitation":"(Wilcock &amp; Crowe, 2003)"},"properties":{"noteIndex":0},"schema":"https://github.com/citation-style-language/schema/raw/master/csl-citation.json"}</w:instrText>
      </w:r>
      <w:r w:rsidR="005F08A3">
        <w:rPr>
          <w:lang w:val="en-US"/>
        </w:rPr>
        <w:fldChar w:fldCharType="separate"/>
      </w:r>
      <w:r w:rsidR="005F08A3" w:rsidRPr="005F08A3">
        <w:rPr>
          <w:noProof/>
          <w:lang w:val="en-US"/>
        </w:rPr>
        <w:t>Wilcock &amp; Crowe</w:t>
      </w:r>
      <w:r w:rsidR="00DB0EFA">
        <w:rPr>
          <w:noProof/>
          <w:lang w:val="en-US"/>
        </w:rPr>
        <w:t xml:space="preserve"> (</w:t>
      </w:r>
      <w:r w:rsidR="005F08A3" w:rsidRPr="005F08A3">
        <w:rPr>
          <w:noProof/>
          <w:lang w:val="en-US"/>
        </w:rPr>
        <w:t>2003)</w:t>
      </w:r>
      <w:r w:rsidR="005F08A3">
        <w:rPr>
          <w:lang w:val="en-US"/>
        </w:rPr>
        <w:fldChar w:fldCharType="end"/>
      </w:r>
      <w:r w:rsidR="00DB0EFA">
        <w:rPr>
          <w:lang w:val="en-US"/>
        </w:rPr>
        <w:t xml:space="preserve"> changes in surface and subsurface bed elevation and GSD can be tracked in time. </w:t>
      </w:r>
      <w:r w:rsidR="003551B5">
        <w:rPr>
          <w:lang w:val="en-US"/>
        </w:rPr>
        <w:t xml:space="preserve">Thus, </w:t>
      </w:r>
      <w:r w:rsidR="00D04B50">
        <w:rPr>
          <w:lang w:val="en-US"/>
        </w:rPr>
        <w:t xml:space="preserve">our LEM </w:t>
      </w:r>
      <w:del w:id="260" w:author="Anderson, Samuel R" w:date="2022-08-01T10:36:00Z">
        <w:r w:rsidR="00D04B50" w:rsidDel="001B5C67">
          <w:rPr>
            <w:lang w:val="en-US"/>
          </w:rPr>
          <w:delText>(</w:delText>
        </w:r>
        <w:r w:rsidR="003551B5" w:rsidDel="001B5C67">
          <w:rPr>
            <w:lang w:val="en-US"/>
          </w:rPr>
          <w:delText>riverBedDynamics</w:delText>
        </w:r>
        <w:r w:rsidR="00D04B50" w:rsidDel="001B5C67">
          <w:rPr>
            <w:lang w:val="en-US"/>
          </w:rPr>
          <w:delText xml:space="preserve"> coupled to OverlandFlow)</w:delText>
        </w:r>
        <w:r w:rsidR="003551B5" w:rsidDel="001B5C67">
          <w:rPr>
            <w:lang w:val="en-US"/>
          </w:rPr>
          <w:delText xml:space="preserve"> </w:delText>
        </w:r>
      </w:del>
      <w:del w:id="261" w:author="Anderson, Samuel R" w:date="2022-08-01T10:37:00Z">
        <w:r w:rsidR="003551B5" w:rsidDel="002414DA">
          <w:rPr>
            <w:lang w:val="en-US"/>
          </w:rPr>
          <w:delText>gives flexibility to the</w:delText>
        </w:r>
      </w:del>
      <w:ins w:id="262" w:author="Anderson, Samuel R" w:date="2022-08-01T10:37:00Z">
        <w:r w:rsidR="002414DA">
          <w:rPr>
            <w:lang w:val="en-US"/>
          </w:rPr>
          <w:t>allows</w:t>
        </w:r>
      </w:ins>
      <w:r w:rsidR="003551B5">
        <w:rPr>
          <w:lang w:val="en-US"/>
        </w:rPr>
        <w:t xml:space="preserve"> users to include or exclude certain processes </w:t>
      </w:r>
      <w:r w:rsidR="00517EC0">
        <w:rPr>
          <w:lang w:val="en-US"/>
        </w:rPr>
        <w:t xml:space="preserve">depending on the specific </w:t>
      </w:r>
      <w:r w:rsidR="00711AEC">
        <w:rPr>
          <w:lang w:val="en-US"/>
        </w:rPr>
        <w:t xml:space="preserve">prediction requirements. </w:t>
      </w:r>
      <w:r w:rsidR="0030267D">
        <w:rPr>
          <w:lang w:val="en-US"/>
        </w:rPr>
        <w:t>Our</w:t>
      </w:r>
      <w:r w:rsidR="00711AEC">
        <w:rPr>
          <w:lang w:val="en-US"/>
        </w:rPr>
        <w:t xml:space="preserve"> new component was developed </w:t>
      </w:r>
      <w:r w:rsidR="008E7DCC">
        <w:rPr>
          <w:lang w:val="en-US"/>
        </w:rPr>
        <w:t xml:space="preserve">using </w:t>
      </w:r>
      <w:proofErr w:type="spellStart"/>
      <w:r w:rsidR="008E7DCC">
        <w:rPr>
          <w:lang w:val="en-US"/>
        </w:rPr>
        <w:t>OverlandFlow</w:t>
      </w:r>
      <w:proofErr w:type="spellEnd"/>
      <w:r w:rsidR="008E7DCC">
        <w:rPr>
          <w:lang w:val="en-US"/>
        </w:rPr>
        <w:t xml:space="preserve"> </w:t>
      </w:r>
      <w:r w:rsidR="00BB535E">
        <w:rPr>
          <w:lang w:val="en-US"/>
        </w:rPr>
        <w:t>but</w:t>
      </w:r>
      <w:r w:rsidR="0030267D">
        <w:rPr>
          <w:lang w:val="en-US"/>
        </w:rPr>
        <w:t xml:space="preserve"> any </w:t>
      </w:r>
      <w:commentRangeStart w:id="263"/>
      <w:r w:rsidR="0030267D">
        <w:rPr>
          <w:lang w:val="en-US"/>
        </w:rPr>
        <w:t xml:space="preserve">flow solver </w:t>
      </w:r>
      <w:r w:rsidR="00BB535E">
        <w:rPr>
          <w:lang w:val="en-US"/>
        </w:rPr>
        <w:t>available in</w:t>
      </w:r>
      <w:r w:rsidR="009D2D66">
        <w:rPr>
          <w:lang w:val="en-US"/>
        </w:rPr>
        <w:t xml:space="preserve"> Landlab </w:t>
      </w:r>
      <w:r w:rsidR="004D4954">
        <w:rPr>
          <w:lang w:val="en-US"/>
        </w:rPr>
        <w:t xml:space="preserve">can </w:t>
      </w:r>
      <w:commentRangeEnd w:id="263"/>
      <w:r w:rsidR="002414DA">
        <w:rPr>
          <w:rStyle w:val="CommentReference"/>
        </w:rPr>
        <w:commentReference w:id="263"/>
      </w:r>
      <w:r w:rsidR="004D4954">
        <w:rPr>
          <w:lang w:val="en-US"/>
        </w:rPr>
        <w:t>be used</w:t>
      </w:r>
      <w:r w:rsidR="009457F1">
        <w:rPr>
          <w:lang w:val="en-US"/>
        </w:rPr>
        <w:t xml:space="preserve"> given the </w:t>
      </w:r>
      <w:r w:rsidR="00647EFF" w:rsidRPr="00647EFF">
        <w:rPr>
          <w:lang w:val="en-US"/>
        </w:rPr>
        <w:t xml:space="preserve">standardized components </w:t>
      </w:r>
      <w:r w:rsidR="00FD585A">
        <w:rPr>
          <w:lang w:val="en-US"/>
        </w:rPr>
        <w:t>structure</w:t>
      </w:r>
      <w:r w:rsidR="00C4394D">
        <w:rPr>
          <w:lang w:val="en-US"/>
        </w:rPr>
        <w:t xml:space="preserve">. </w:t>
      </w:r>
      <w:r w:rsidR="00CE4A9E">
        <w:rPr>
          <w:lang w:val="en-US"/>
        </w:rPr>
        <w:t>For example, in very large watersheds</w:t>
      </w:r>
      <w:r w:rsidR="002A3506">
        <w:rPr>
          <w:lang w:val="en-US"/>
        </w:rPr>
        <w:t xml:space="preserve">, where local </w:t>
      </w:r>
      <w:r w:rsidR="00A807C5">
        <w:rPr>
          <w:lang w:val="en-US"/>
        </w:rPr>
        <w:t xml:space="preserve">details are not as important as regional changes, the </w:t>
      </w:r>
      <w:commentRangeStart w:id="264"/>
      <w:proofErr w:type="spellStart"/>
      <w:r w:rsidR="00A807C5" w:rsidRPr="00A807C5">
        <w:rPr>
          <w:lang w:val="en-US"/>
        </w:rPr>
        <w:t>KinwaveOverlandFlowModel</w:t>
      </w:r>
      <w:proofErr w:type="spellEnd"/>
      <w:r w:rsidR="00A807C5">
        <w:rPr>
          <w:lang w:val="en-US"/>
        </w:rPr>
        <w:t xml:space="preserve"> could be </w:t>
      </w:r>
      <w:commentRangeEnd w:id="264"/>
      <w:r w:rsidR="002414DA">
        <w:rPr>
          <w:rStyle w:val="CommentReference"/>
        </w:rPr>
        <w:commentReference w:id="264"/>
      </w:r>
      <w:r w:rsidR="00A807C5">
        <w:rPr>
          <w:lang w:val="en-US"/>
        </w:rPr>
        <w:t>used</w:t>
      </w:r>
      <w:r w:rsidR="00251C44">
        <w:rPr>
          <w:lang w:val="en-US"/>
        </w:rPr>
        <w:t xml:space="preserve"> with the consequent </w:t>
      </w:r>
      <w:r w:rsidR="004D1FB6">
        <w:rPr>
          <w:lang w:val="en-US"/>
        </w:rPr>
        <w:t>reduction of time simulation</w:t>
      </w:r>
      <w:ins w:id="265" w:author="Anderson, Samuel R" w:date="2022-08-01T10:33:00Z">
        <w:r w:rsidR="001B5C67">
          <w:rPr>
            <w:lang w:val="en-US"/>
          </w:rPr>
          <w:t>s</w:t>
        </w:r>
      </w:ins>
      <w:r w:rsidR="004D1FB6">
        <w:rPr>
          <w:lang w:val="en-US"/>
        </w:rPr>
        <w:t xml:space="preserve">. If small scale </w:t>
      </w:r>
      <w:r w:rsidR="00D77121">
        <w:rPr>
          <w:lang w:val="en-US"/>
        </w:rPr>
        <w:t>information is required</w:t>
      </w:r>
      <w:r w:rsidR="00AB7035">
        <w:rPr>
          <w:lang w:val="en-US"/>
        </w:rPr>
        <w:t xml:space="preserve"> the </w:t>
      </w:r>
      <w:proofErr w:type="spellStart"/>
      <w:r w:rsidR="00AB7035">
        <w:rPr>
          <w:lang w:val="en-US"/>
        </w:rPr>
        <w:t>OverlandFlow</w:t>
      </w:r>
      <w:proofErr w:type="spellEnd"/>
      <w:r w:rsidR="00AB7035">
        <w:rPr>
          <w:lang w:val="en-US"/>
        </w:rPr>
        <w:t xml:space="preserve"> version of </w:t>
      </w:r>
      <w:r w:rsidR="00AB7035">
        <w:rPr>
          <w:lang w:val="en-US"/>
        </w:rPr>
        <w:fldChar w:fldCharType="begin" w:fldLock="1"/>
      </w:r>
      <w:r w:rsidR="000F476B">
        <w:rPr>
          <w:lang w:val="en-US"/>
        </w:rPr>
        <w:instrText>ADDIN CSL_CITATION {"citationItems":[{"id":"ITEM-1","itemData":{"DOI":"10.5194/gmd-10-1645-2017","ISSN":"19919603","abstract":"Representation of flowing water in landscape evolution models (LEMs) is often simplified compared to hydrodynamic models, as LEMs make assumptions reducing physical complexity in favor of computational efficiency. The Landlab modeling framework can be used to bridge the divide between complex runoff models and more traditional LEMs, creating a new type of framework not commonly used in the geomorphology or hydrology communities. Landlab is a Python-language library that includes tools and process components that can be used to create models of Earth-surface dynamics over a range of temporal and spatial scales. The Landlab OverlandFlow component is based on a simplified inertial approximation of the shallow water equations, following the solution of de Almeida et al.(2012). This explicit two-dimensional hydrodynamic algorithm simulates a flood wave across a model domain, where water discharge and flow depth are calculated at all locations within a structured (raster) grid. Here, we illustrate how the OverlandFlow component contained within Landlab can be applied as a simplified event-based runoff model and how to couple the runoff model with an incision model operating on decadal timescales. Examples of flow routing on both real and synthetic landscapes are shown. Hydrographs from a single storm at multiple locations in the Spring Creek watershed, Colorado, USA, are illustrated, along with a map of shear stress applied on the land surface by flowing water. The OverlandFlow component can also be coupled with the Landlab DetachmentLtdErosion component to illustrate how the non-steady flow routing regime impacts incision across a watershed. The hydrograph and incision results are compared to simulations driven by steady-state runoff. Results from the coupled runoff and incision model indicate that runoff dynamics can impact landscape relief and channel concavity, suggesting that, on landscape evolution timescales, the OverlandFlow model may lead to differences in simulated topography in comparison with traditional methods. The exploratory test cases described within demonstrate how the OverlandFlow component can be used in both hydrologic and geomorphic applications.","author":[{"dropping-particle":"","family":"Adams","given":"Jordan M.","non-dropping-particle":"","parse-names":false,"suffix":""},{"dropping-particle":"","family":"Gasparini","given":"Nicole M.","non-dropping-particle":"","parse-names":false,"suffix":""},{"dropping-particle":"","family":"Hobley","given":"Daniel E.J.","non-dropping-particle":"","parse-names":false,"suffix":""},{"dropping-particle":"","family":"Tucker","given":"Gregory E.","non-dropping-particle":"","parse-names":false,"suffix":""},{"dropping-particle":"","family":"Hutton","given":"Eric W.H.","non-dropping-particle":"","parse-names":false,"suffix":""},{"dropping-particle":"","family":"Nudurupati","given":"Sai S.","non-dropping-particle":"","parse-names":false,"suffix":""},{"dropping-particle":"","family":"Istanbulluoglu","given":"Erkan","non-dropping-particle":"","parse-names":false,"suffix":""}],"container-title":"Geoscientific Model Development","id":"ITEM-1","issue":"4","issued":{"date-parts":[["2017"]]},"page":"1645-1663","title":"The Landlab v1.0 OverlandFlow component: A Python tool for computing shallow-water flow across watersheds","type":"article-journal","volume":"10"},"uris":["http://www.mendeley.com/documents/?uuid=aa97b1f6-cfd7-4c7b-ac4e-0fcb5b804bbe"]}],"mendeley":{"formattedCitation":"(Adams et al., 2017)","manualFormatting":"Adams et al. (2017)","plainTextFormattedCitation":"(Adams et al., 2017)","previouslyFormattedCitation":"(Adams et al., 2017)"},"properties":{"noteIndex":0},"schema":"https://github.com/citation-style-language/schema/raw/master/csl-citation.json"}</w:instrText>
      </w:r>
      <w:r w:rsidR="00AB7035">
        <w:rPr>
          <w:lang w:val="en-US"/>
        </w:rPr>
        <w:fldChar w:fldCharType="separate"/>
      </w:r>
      <w:r w:rsidR="00AB7035" w:rsidRPr="00AB7035">
        <w:rPr>
          <w:noProof/>
          <w:lang w:val="en-US"/>
        </w:rPr>
        <w:t>Adams et al.</w:t>
      </w:r>
      <w:r w:rsidR="00AB7035">
        <w:rPr>
          <w:noProof/>
          <w:lang w:val="en-US"/>
        </w:rPr>
        <w:t xml:space="preserve"> (</w:t>
      </w:r>
      <w:r w:rsidR="00AB7035" w:rsidRPr="00AB7035">
        <w:rPr>
          <w:noProof/>
          <w:lang w:val="en-US"/>
        </w:rPr>
        <w:t>2017)</w:t>
      </w:r>
      <w:r w:rsidR="00AB7035">
        <w:rPr>
          <w:lang w:val="en-US"/>
        </w:rPr>
        <w:fldChar w:fldCharType="end"/>
      </w:r>
      <w:r w:rsidR="00AB7035">
        <w:rPr>
          <w:lang w:val="en-US"/>
        </w:rPr>
        <w:t xml:space="preserve"> or the one </w:t>
      </w:r>
      <w:r w:rsidR="000C22E4">
        <w:rPr>
          <w:lang w:val="en-US"/>
        </w:rPr>
        <w:t xml:space="preserve">modified by us may be required. </w:t>
      </w:r>
      <w:r w:rsidR="0037491F">
        <w:rPr>
          <w:lang w:val="en-US"/>
        </w:rPr>
        <w:t xml:space="preserve">Also, it could be possible </w:t>
      </w:r>
      <w:r w:rsidR="000C22E4">
        <w:rPr>
          <w:lang w:val="en-US"/>
        </w:rPr>
        <w:t xml:space="preserve">that the </w:t>
      </w:r>
      <w:r w:rsidR="009E1699">
        <w:rPr>
          <w:lang w:val="en-US"/>
        </w:rPr>
        <w:t>assumptions</w:t>
      </w:r>
      <w:del w:id="266" w:author="Anderson, Samuel R" w:date="2022-08-01T10:35:00Z">
        <w:r w:rsidR="009E1699" w:rsidDel="001B5C67">
          <w:rPr>
            <w:lang w:val="en-US"/>
          </w:rPr>
          <w:delText xml:space="preserve"> (e.g., </w:delText>
        </w:r>
      </w:del>
      <w:ins w:id="267" w:author="Anderson, Samuel R" w:date="2022-08-01T10:35:00Z">
        <w:r w:rsidR="001B5C67">
          <w:rPr>
            <w:lang w:val="en-US"/>
          </w:rPr>
          <w:t xml:space="preserve">, like </w:t>
        </w:r>
      </w:ins>
      <w:r w:rsidR="009E1699" w:rsidRPr="009E1699">
        <w:rPr>
          <w:lang w:val="en-US"/>
        </w:rPr>
        <w:t>negligible contribution</w:t>
      </w:r>
      <w:ins w:id="268" w:author="Anderson, Samuel R" w:date="2022-08-01T10:39:00Z">
        <w:r w:rsidR="002414DA">
          <w:rPr>
            <w:lang w:val="en-US"/>
          </w:rPr>
          <w:t>s</w:t>
        </w:r>
      </w:ins>
      <w:r w:rsidR="009E1699" w:rsidRPr="009E1699">
        <w:rPr>
          <w:lang w:val="en-US"/>
        </w:rPr>
        <w:t xml:space="preserve"> from the advection term of the shallow water equations</w:t>
      </w:r>
      <w:del w:id="269" w:author="Anderson, Samuel R" w:date="2022-08-01T10:34:00Z">
        <w:r w:rsidR="00615640" w:rsidDel="001B5C67">
          <w:rPr>
            <w:lang w:val="en-US"/>
          </w:rPr>
          <w:delText xml:space="preserve">, </w:delText>
        </w:r>
      </w:del>
      <w:ins w:id="270" w:author="Anderson, Samuel R" w:date="2022-08-01T10:34:00Z">
        <w:r w:rsidR="001B5C67">
          <w:rPr>
            <w:lang w:val="en-US"/>
          </w:rPr>
          <w:t>(</w:t>
        </w:r>
      </w:ins>
      <w:r w:rsidR="000F476B">
        <w:rPr>
          <w:lang w:val="en-US"/>
        </w:rPr>
        <w:fldChar w:fldCharType="begin" w:fldLock="1"/>
      </w:r>
      <w:r w:rsidR="004469D8">
        <w:rPr>
          <w:lang w:val="en-US"/>
        </w:rPr>
        <w:instrText>ADDIN CSL_CITATION {"citationItems":[{"id":"ITEM-1","itemData":{"DOI":"10.1016/j.jhydrol.2010.03.027","ISSN":"00221694","abstract":"This paper describes the development of a new set of equations derived from 1D shallow water theory for use in 2D storage cell inundation models where flows in the x and y Cartesian directions are decoupled. The new equation set is designed to be solved explicitly at very low computational cost, and is here tested against a suite of four test cases of increasing complexity. In each case the predicted water depths compare favourably to analytical solutions or to simulation results from the diffusive storage cell code of Hunter et al. (2005). For the most complex test involving the fine spatial resolution simulation of flow in a topographically complex urban area the Root Mean Squared Difference between the new formulation and the model of Hunter et al. is ~1cm. However, unlike diffusive storage cell codes where the stable time step scales with (1/Δx)2, the new equation set developed here represents shallow water wave propagation and so the stability is controlled by the Courant-Freidrichs-Lewy condition such that the stable time step instead scales with 1/Δx. This allows use of a stable time step that is 1-3 orders of magnitude greater for typical cell sizes than that possible with diffusive storage cell models and results in commensurate reductions in model run times. For the tests reported in this paper the maximum speed up achieved over a diffusive storage cell model was 1120×, although the actual value seen will depend on model resolution and water surface gradient. Solutions using the new equation set are shown to be grid-independent for the conditions considered and to have an intuitively correct sensitivity to friction, however small instabilities and increased errors on predicted depth were noted when Manning's n=0.01. The new equations are likely to find widespread application in many types of flood inundation modelling and should provide a useful additional tool, alongside more established model formulations, for a variety of flood risk management studies. © 2010 Elsevier B.V.","author":[{"dropping-particle":"","family":"Bates","given":"Paul D.","non-dropping-particle":"","parse-names":false,"suffix":""},{"dropping-particle":"","family":"Horritt","given":"Matthew S.","non-dropping-particle":"","parse-names":false,"suffix":""},{"dropping-particle":"","family":"Fewtrell","given":"Timothy J.","non-dropping-particle":"","parse-names":false,"suffix":""}],"container-title":"Journal of Hydrology","id":"ITEM-1","issue":"1-2","issued":{"date-parts":[["2010"]]},"page":"33-45","publisher":"Elsevier B.V.","title":"A simple inertial formulation of the shallow water equations for efficient two-dimensional flood inundation modelling","type":"article-journal","volume":"387"},"uris":["http://www.mendeley.com/documents/?uuid=6866d99b-196b-42af-b053-69fa9e7b2cba"]},{"id":"ITEM-2","itemData":{"DOI":"10.1029/2011WR011570","ISSN":"00431397","abstract":"The ability of two-dimensional hydrodynamic models to accurately and efficiently predict the propagation of floods over large urban areas is of paramount importance for flood risk assessment and management. Paradoxically, it is in these highly relevant urban domains where flood modeling faces some of the most challenging obstacles. This is because of the very high-resolution topography that is typically required to capture key hydraulic features, which significantly increases the computational time of the model. One particularly interesting solution to this difficulty was recently proposed in the form of a numerical scheme for the solution of a simplified version of the shallow water equations, which yields a system of two explicit equations that captures the most relevant hydraulic processes at very high computational efficiency. However, some stability problems were reported, especially when this formulation is applied to low friction areas. This is of particular importance in urban areas, where smooth surfaces are usually abundant. This paper proposes and tests two modifications of this previous numerical scheme that considerably improves the numerical stability of the model. Model improvements were assessed against a structured set of idealized test cases and finally in the simulation of flood propagation over complex topography in a highly urbanized area in London, United Kingdom. The enhanced stability achieved by the new formulation comes at no significant additional computational cost and, in fact, the model performance can benefit from the longer time steps that are allowed by the new scheme. © 2012. American Geophysical Union.","author":[{"dropping-particle":"","family":"Almeida","given":"Gustavo A.M.","non-dropping-particle":"de","parse-names":false,"suffix":""},{"dropping-particle":"","family":"Bates","given":"Paul","non-dropping-particle":"","parse-names":false,"suffix":""},{"dropping-particle":"","family":"Freer","given":"Jim E.","non-dropping-particle":"","parse-names":false,"suffix":""},{"dropping-particle":"","family":"Souvignet","given":"Maxime","non-dropping-particle":"","parse-names":false,"suffix":""}],"container-title":"Water Resources Research","id":"ITEM-2","issue":"5","issued":{"date-parts":[["2012"]]},"page":"1-14","title":"Improving the stability of a simple formulation of the shallow water equations for 2-D flood modeling","type":"article-journal","volume":"48"},"uris":["http://www.mendeley.com/documents/?uuid=379601dd-92d4-4dbe-a04a-76a92cf6c2f4"]}],"mendeley":{"formattedCitation":"(Bates et al., 2010; de Almeida et al., 2012)","manualFormatting":"Bates et al., 2010; de Almeida et al., 2012)","plainTextFormattedCitation":"(Bates et al., 2010; de Almeida et al., 2012)","previouslyFormattedCitation":"(Bates et al., 2010; de Almeida et al., 2012)"},"properties":{"noteIndex":0},"schema":"https://github.com/citation-style-language/schema/raw/master/csl-citation.json"}</w:instrText>
      </w:r>
      <w:r w:rsidR="000F476B">
        <w:rPr>
          <w:lang w:val="en-US"/>
        </w:rPr>
        <w:fldChar w:fldCharType="separate"/>
      </w:r>
      <w:r w:rsidR="000F476B" w:rsidRPr="000F476B">
        <w:rPr>
          <w:noProof/>
          <w:lang w:val="en-US"/>
        </w:rPr>
        <w:t>Bates et al., 2010; de Almeida et al., 2012)</w:t>
      </w:r>
      <w:r w:rsidR="000F476B">
        <w:rPr>
          <w:lang w:val="en-US"/>
        </w:rPr>
        <w:fldChar w:fldCharType="end"/>
      </w:r>
      <w:ins w:id="271" w:author="Anderson, Samuel R" w:date="2022-08-01T10:35:00Z">
        <w:r w:rsidR="001B5C67">
          <w:rPr>
            <w:lang w:val="en-US"/>
          </w:rPr>
          <w:t>,</w:t>
        </w:r>
      </w:ins>
      <w:r w:rsidR="009E1699" w:rsidRPr="009E1699">
        <w:rPr>
          <w:lang w:val="en-US"/>
        </w:rPr>
        <w:t xml:space="preserve"> </w:t>
      </w:r>
      <w:r w:rsidR="000C22E4">
        <w:rPr>
          <w:lang w:val="en-US"/>
        </w:rPr>
        <w:t>in</w:t>
      </w:r>
      <w:r w:rsidR="00615640">
        <w:rPr>
          <w:lang w:val="en-US"/>
        </w:rPr>
        <w:t>cluded</w:t>
      </w:r>
      <w:r w:rsidR="000C22E4">
        <w:rPr>
          <w:lang w:val="en-US"/>
        </w:rPr>
        <w:t xml:space="preserve"> </w:t>
      </w:r>
      <w:r w:rsidR="005414A1">
        <w:rPr>
          <w:lang w:val="en-US"/>
        </w:rPr>
        <w:t xml:space="preserve">in </w:t>
      </w:r>
      <w:r w:rsidR="000C22E4">
        <w:rPr>
          <w:lang w:val="en-US"/>
        </w:rPr>
        <w:t xml:space="preserve">the core flow solver of </w:t>
      </w:r>
      <w:r w:rsidR="000C22E4">
        <w:rPr>
          <w:lang w:val="en-US"/>
        </w:rPr>
        <w:fldChar w:fldCharType="begin" w:fldLock="1"/>
      </w:r>
      <w:r w:rsidR="000F476B">
        <w:rPr>
          <w:lang w:val="en-US"/>
        </w:rPr>
        <w:instrText>ADDIN CSL_CITATION {"citationItems":[{"id":"ITEM-1","itemData":{"DOI":"10.5194/gmd-10-1645-2017","ISSN":"19919603","abstract":"Representation of flowing water in landscape evolution models (LEMs) is often simplified compared to hydrodynamic models, as LEMs make assumptions reducing physical complexity in favor of computational efficiency. The Landlab modeling framework can be used to bridge the divide between complex runoff models and more traditional LEMs, creating a new type of framework not commonly used in the geomorphology or hydrology communities. Landlab is a Python-language library that includes tools and process components that can be used to create models of Earth-surface dynamics over a range of temporal and spatial scales. The Landlab OverlandFlow component is based on a simplified inertial approximation of the shallow water equations, following the solution of de Almeida et al.(2012). This explicit two-dimensional hydrodynamic algorithm simulates a flood wave across a model domain, where water discharge and flow depth are calculated at all locations within a structured (raster) grid. Here, we illustrate how the OverlandFlow component contained within Landlab can be applied as a simplified event-based runoff model and how to couple the runoff model with an incision model operating on decadal timescales. Examples of flow routing on both real and synthetic landscapes are shown. Hydrographs from a single storm at multiple locations in the Spring Creek watershed, Colorado, USA, are illustrated, along with a map of shear stress applied on the land surface by flowing water. The OverlandFlow component can also be coupled with the Landlab DetachmentLtdErosion component to illustrate how the non-steady flow routing regime impacts incision across a watershed. The hydrograph and incision results are compared to simulations driven by steady-state runoff. Results from the coupled runoff and incision model indicate that runoff dynamics can impact landscape relief and channel concavity, suggesting that, on landscape evolution timescales, the OverlandFlow model may lead to differences in simulated topography in comparison with traditional methods. The exploratory test cases described within demonstrate how the OverlandFlow component can be used in both hydrologic and geomorphic applications.","author":[{"dropping-particle":"","family":"Adams","given":"Jordan M.","non-dropping-particle":"","parse-names":false,"suffix":""},{"dropping-particle":"","family":"Gasparini","given":"Nicole M.","non-dropping-particle":"","parse-names":false,"suffix":""},{"dropping-particle":"","family":"Hobley","given":"Daniel E.J.","non-dropping-particle":"","parse-names":false,"suffix":""},{"dropping-particle":"","family":"Tucker","given":"Gregory E.","non-dropping-particle":"","parse-names":false,"suffix":""},{"dropping-particle":"","family":"Hutton","given":"Eric W.H.","non-dropping-particle":"","parse-names":false,"suffix":""},{"dropping-particle":"","family":"Nudurupati","given":"Sai S.","non-dropping-particle":"","parse-names":false,"suffix":""},{"dropping-particle":"","family":"Istanbulluoglu","given":"Erkan","non-dropping-particle":"","parse-names":false,"suffix":""}],"container-title":"Geoscientific Model Development","id":"ITEM-1","issue":"4","issued":{"date-parts":[["2017"]]},"page":"1645-1663","title":"The Landlab v1.0 OverlandFlow component: A Python tool for computing shallow-water flow across watersheds","type":"article-journal","volume":"10"},"uris":["http://www.mendeley.com/documents/?uuid=aa97b1f6-cfd7-4c7b-ac4e-0fcb5b804bbe"]}],"mendeley":{"formattedCitation":"(Adams et al., 2017)","manualFormatting":"Adams et al. (2017)","plainTextFormattedCitation":"(Adams et al., 2017)","previouslyFormattedCitation":"(Adams et al., 2017)"},"properties":{"noteIndex":0},"schema":"https://github.com/citation-style-language/schema/raw/master/csl-citation.json"}</w:instrText>
      </w:r>
      <w:r w:rsidR="000C22E4">
        <w:rPr>
          <w:lang w:val="en-US"/>
        </w:rPr>
        <w:fldChar w:fldCharType="separate"/>
      </w:r>
      <w:r w:rsidR="000C22E4" w:rsidRPr="00AB7035">
        <w:rPr>
          <w:noProof/>
          <w:lang w:val="en-US"/>
        </w:rPr>
        <w:t>Adams et al.</w:t>
      </w:r>
      <w:r w:rsidR="000C22E4">
        <w:rPr>
          <w:noProof/>
          <w:lang w:val="en-US"/>
        </w:rPr>
        <w:t xml:space="preserve"> (</w:t>
      </w:r>
      <w:r w:rsidR="000C22E4" w:rsidRPr="00AB7035">
        <w:rPr>
          <w:noProof/>
          <w:lang w:val="en-US"/>
        </w:rPr>
        <w:t>2017)</w:t>
      </w:r>
      <w:r w:rsidR="000C22E4">
        <w:rPr>
          <w:lang w:val="en-US"/>
        </w:rPr>
        <w:fldChar w:fldCharType="end"/>
      </w:r>
      <w:r w:rsidR="0037491F">
        <w:rPr>
          <w:lang w:val="en-US"/>
        </w:rPr>
        <w:t xml:space="preserve"> may not be repres</w:t>
      </w:r>
      <w:r w:rsidR="00987062">
        <w:rPr>
          <w:lang w:val="en-US"/>
        </w:rPr>
        <w:t>entative in a complex fluvial system and a new flow model needs to be developed.</w:t>
      </w:r>
      <w:r w:rsidR="00B13C46">
        <w:rPr>
          <w:lang w:val="en-US"/>
        </w:rPr>
        <w:t xml:space="preserve"> In any case, the structure of </w:t>
      </w:r>
      <w:proofErr w:type="spellStart"/>
      <w:r w:rsidR="00B13C46">
        <w:rPr>
          <w:lang w:val="en-US"/>
        </w:rPr>
        <w:t>riverBedDynamics</w:t>
      </w:r>
      <w:proofErr w:type="spellEnd"/>
      <w:r w:rsidR="00B13C46">
        <w:rPr>
          <w:lang w:val="en-US"/>
        </w:rPr>
        <w:t xml:space="preserve"> and any </w:t>
      </w:r>
      <w:r w:rsidR="005414A1">
        <w:rPr>
          <w:lang w:val="en-US"/>
        </w:rPr>
        <w:t xml:space="preserve">other </w:t>
      </w:r>
      <w:r w:rsidR="00B13C46">
        <w:rPr>
          <w:lang w:val="en-US"/>
        </w:rPr>
        <w:t>Landlab component will allow an easy model integration.</w:t>
      </w:r>
      <w:r w:rsidR="00441B33">
        <w:rPr>
          <w:lang w:val="en-US"/>
        </w:rPr>
        <w:t xml:space="preserve"> </w:t>
      </w:r>
    </w:p>
    <w:p w14:paraId="0FAAC9CE" w14:textId="616D1D9E" w:rsidR="00B557CA" w:rsidRDefault="00B557CA" w:rsidP="00A2792D">
      <w:pPr>
        <w:rPr>
          <w:lang w:val="en-US"/>
        </w:rPr>
      </w:pPr>
    </w:p>
    <w:p w14:paraId="3AE794CE" w14:textId="43ADDE11" w:rsidR="0039027A" w:rsidRDefault="000E2D2A" w:rsidP="0043096C">
      <w:pPr>
        <w:rPr>
          <w:lang w:val="en-US"/>
        </w:rPr>
      </w:pPr>
      <w:r w:rsidRPr="0040044E">
        <w:rPr>
          <w:lang w:val="en-US"/>
        </w:rPr>
        <w:t>Our solution to</w:t>
      </w:r>
      <w:r w:rsidR="00EC7557">
        <w:rPr>
          <w:lang w:val="en-US"/>
        </w:rPr>
        <w:t xml:space="preserve"> the</w:t>
      </w:r>
      <w:r w:rsidRPr="0040044E">
        <w:rPr>
          <w:lang w:val="en-US"/>
        </w:rPr>
        <w:t xml:space="preserve"> Exner equation</w:t>
      </w:r>
      <w:r w:rsidR="00EF0AFC">
        <w:rPr>
          <w:lang w:val="en-US"/>
        </w:rPr>
        <w:t xml:space="preserve">, used to predict changes in bed surface elevation, </w:t>
      </w:r>
      <w:r w:rsidRPr="0040044E">
        <w:rPr>
          <w:lang w:val="en-US"/>
        </w:rPr>
        <w:t xml:space="preserve">is one of the simplest </w:t>
      </w:r>
      <w:r w:rsidR="001648E1" w:rsidRPr="0040044E">
        <w:rPr>
          <w:lang w:val="en-US"/>
        </w:rPr>
        <w:t>form</w:t>
      </w:r>
      <w:r w:rsidR="00504D82">
        <w:rPr>
          <w:lang w:val="en-US"/>
        </w:rPr>
        <w:t>ulation</w:t>
      </w:r>
      <w:r w:rsidR="001648E1" w:rsidRPr="0040044E">
        <w:rPr>
          <w:lang w:val="en-US"/>
        </w:rPr>
        <w:t>s</w:t>
      </w:r>
      <w:r w:rsidRPr="0040044E">
        <w:rPr>
          <w:lang w:val="en-US"/>
        </w:rPr>
        <w:t xml:space="preserve"> when working in a 2D approach</w:t>
      </w:r>
      <w:r w:rsidR="00372C22">
        <w:rPr>
          <w:lang w:val="en-US"/>
        </w:rPr>
        <w:t xml:space="preserve"> </w:t>
      </w:r>
      <w:r w:rsidR="004469D8">
        <w:rPr>
          <w:lang w:val="en-US"/>
        </w:rPr>
        <w:fldChar w:fldCharType="begin" w:fldLock="1"/>
      </w:r>
      <w:r w:rsidR="00227354">
        <w:rPr>
          <w:lang w:val="en-US"/>
        </w:rPr>
        <w:instrText>ADDIN CSL_CITATION {"citationItems":[{"id":"ITEM-1","itemData":{"DOI":"https://doi.org/10.1002/9781118971437.ch4","author":[{"dropping-particle":"","family":"Furbish","given":"David Jon","non-dropping-particle":"","parse-names":false,"suffix":""},{"dropping-particle":"","family":"Fathel","given":"Siobhan L","non-dropping-particle":"","parse-names":false,"suffix":""},{"dropping-particle":"","family":"Schmeeckle","given":"Mark W","non-dropping-particle":"","parse-names":false,"suffix":""}],"container-title":"Gravel-Bed Rivers","editor":[{"dropping-particle":"","family":"Tsuusumi","given":"D.","non-dropping-particle":"","parse-names":false,"suffix":""},{"dropping-particle":"","family":"Laronne","given":"J.B.","non-dropping-particle":"","parse-names":false,"suffix":""}],"id":"ITEM-1","issued":{"date-parts":[["2017"]]},"page":"97-120","title":"Particle Motions and Bedload Theory","type":"chapter"},"uris":["http://www.mendeley.com/documents/?uuid=2f288f19-cf01-3622-ad20-03f321445c8c"]}],"mendeley":{"formattedCitation":"(Furbish, Fathel, &amp; Schmeeckle, 2017)","manualFormatting":"(for a detailed discussion see Furbish et al., 2017)","plainTextFormattedCitation":"(Furbish, Fathel, &amp; Schmeeckle, 2017)","previouslyFormattedCitation":"(Furbish, Fathel, &amp; Schmeeckle, 2017)"},"properties":{"noteIndex":0},"schema":"https://github.com/citation-style-language/schema/raw/master/csl-citation.json"}</w:instrText>
      </w:r>
      <w:r w:rsidR="004469D8">
        <w:rPr>
          <w:lang w:val="en-US"/>
        </w:rPr>
        <w:fldChar w:fldCharType="separate"/>
      </w:r>
      <w:r w:rsidR="004469D8" w:rsidRPr="004469D8">
        <w:rPr>
          <w:noProof/>
          <w:lang w:val="en-US"/>
        </w:rPr>
        <w:t>(</w:t>
      </w:r>
      <w:r w:rsidR="007A4D86">
        <w:rPr>
          <w:noProof/>
          <w:lang w:val="en-US"/>
        </w:rPr>
        <w:t xml:space="preserve">for a </w:t>
      </w:r>
      <w:r w:rsidR="00FB07DF">
        <w:rPr>
          <w:noProof/>
          <w:lang w:val="en-US"/>
        </w:rPr>
        <w:t xml:space="preserve">detailed discussion see </w:t>
      </w:r>
      <w:r w:rsidR="004469D8" w:rsidRPr="004469D8">
        <w:rPr>
          <w:noProof/>
          <w:lang w:val="en-US"/>
        </w:rPr>
        <w:t>Furbish et al., 2017)</w:t>
      </w:r>
      <w:r w:rsidR="004469D8">
        <w:rPr>
          <w:lang w:val="en-US"/>
        </w:rPr>
        <w:fldChar w:fldCharType="end"/>
      </w:r>
      <w:r w:rsidR="00504D82">
        <w:rPr>
          <w:lang w:val="en-US"/>
        </w:rPr>
        <w:t xml:space="preserve">. </w:t>
      </w:r>
      <w:r w:rsidR="00091DBE" w:rsidRPr="0040044E">
        <w:rPr>
          <w:lang w:val="en-US"/>
        </w:rPr>
        <w:t>Other more generalized forms of sediment mass balance have been developed and applied</w:t>
      </w:r>
      <w:r w:rsidR="00034626">
        <w:rPr>
          <w:lang w:val="en-US"/>
        </w:rPr>
        <w:t xml:space="preserve"> </w:t>
      </w:r>
      <w:r w:rsidR="00034626">
        <w:rPr>
          <w:lang w:val="en-US"/>
        </w:rPr>
        <w:fldChar w:fldCharType="begin" w:fldLock="1"/>
      </w:r>
      <w:r w:rsidR="00CB055F">
        <w:rPr>
          <w:lang w:val="en-US"/>
        </w:rPr>
        <w:instrText>ADDIN CSL_CITATION {"citationItems":[{"id":"ITEM-1","itemData":{"DOI":"10.1061/(ASCE)0733-9429(2000)126:11(818)","ISSN":"0733-9429","author":[{"dropping-particle":"","family":"Parker","given":"Gary","non-dropping-particle":"","parse-names":false,"suffix":""},{"dropping-particle":"","family":"Paola","given":"C.","non-dropping-particle":"","parse-names":false,"suffix":""},{"dropping-particle":"","family":"Leclair","given":"S.","non-dropping-particle":"","parse-names":false,"suffix":""}],"container-title":"Journal of Hydraulic Engineering","id":"ITEM-1","issue":"11","issued":{"date-parts":[["2000","11","1"]]},"note":"doi: 10.1061/(ASCE)0733-9429(2000)126:11(818)","page":"818-826","publisher":"American Society of Civil Engineers","title":"Probabilistic Exner Sediment Continuity Equation for Mixtures with no Active Layer","type":"article-journal","volume":"126"},"uris":["http://www.mendeley.com/documents/?uuid=d81e1d34-235a-4c89-a1f2-20b968f5b87c"]},{"id":"ITEM-2","itemData":{"DOI":"10.1016/j.advwatres.2015.10.013","ISSN":"03091708","abstract":"In order to study the morphological evolution of river beds composed of heterogeneous material, the interaction among the different grain sizes must be taken into account. In this paper, these equations are combined with the two-dimensional shallow water equations to describe the flow field. The resulting system of equations can be solved in two ways: (i) in a coupled way, solving flow and sediment equations simultaneously at a given time-step or (ii) in an uncoupled manner by first solving the flow field and using the magnitudes obtained at each time-step to update the channel morphology (bed and surface composition). The coupled strategy is preferable when dealing with strong and quick interactions between the flow field, the bed evolution and the different particle sizes present on the bed surface. A number of numerical difficulties arise from solving the fully coupled system of equations. These problems are reduced by means of a weakly-coupled strategy to numerically estimate the wave celerities containing the information of the bed and the grain sizes present on the bed. Hence, a two-dimensional numerical scheme able to simulate in a self-stable way the unsteady morphological evolution of channels formed by cohesionless grain size mixtures is presented. The coupling technique is simplified without decreasing the number of waves involved in the numerical scheme but by simplifying their definitions. The numerical results are satisfactorily tested with synthetic cases and against experimental data.","author":[{"dropping-particle":"","family":"Juez","given":"C.","non-dropping-particle":"","parse-names":false,"suffix":""},{"dropping-particle":"","family":"Ferrer-Boix","given":"C.","non-dropping-particle":"","parse-names":false,"suffix":""},{"dropping-particle":"","family":"Murillo","given":"J.","non-dropping-particle":"","parse-names":false,"suffix":""},{"dropping-particle":"","family":"Hassan","given":"M. A.","non-dropping-particle":"","parse-names":false,"suffix":""},{"dropping-particle":"","family":"García-Navarro","given":"P.","non-dropping-particle":"","parse-names":false,"suffix":""}],"container-title":"Advances in Water Resources","id":"ITEM-2","issued":{"date-parts":[["2016"]]},"page":"1-18","publisher":"Elsevier Ltd","title":"A model based on Hirano-Exner equations for two-dimensional transient flows over heterogeneous erodible beds","type":"article-journal","volume":"87"},"uris":["http://www.mendeley.com/documents/?uuid=5c6fb48d-966d-467e-baf8-2bc817cb10bf"]},{"id":"ITEM-3","itemData":{"DOI":"10.1029/2004JF000274","ISSN":"21699011","abstract":"[1] The advance of morphodynamics research into new areas has led to a proliferation of forms of sediment mass balance equation. Without a general equation it is often difficult to know what these problem-specific versions of sediment mass balance leave out. To address this, we derive a general form of the standard Exner equation for sediment mass balance that includes effects of tectonic uplift and subsidence, soil formation and creep, compaction, and chemical precipitation and dissolution. The complete equation, (17), allows for independent evolution of two critical interfaces: that between bedrock and sediment or soil and that between sediment and flow. By eliminating terms from the general equation it is straightforward to derive mass balance equations applicable to a wide range of problems such as short-term bed evolution, basin evolution, bedrock uplift and soil formation, and carbonate precipitation and transport. Dropping terms makes explicit what is not being considered in a given problem and can be done by inspection or by a formal scaling analysis of the terms. Scaling analysis leads directly to dimensionless numbers that measure the relative importance of terms in the equation, for example, the relative influence of spatial versus temporal changes in sediment load on bed evolution. Combining scaling analysis with time averaging shows how the relative importance of terms in the equation can change with timescale; for example, the term representing bed evolution due to temporal change in sediment load tends to zero as timescale increases. Copyright 2005 by the American Geophysical Union.","author":[{"dropping-particle":"","family":"Paola","given":"C.","non-dropping-particle":"","parse-names":false,"suffix":""},{"dropping-particle":"","family":"Voller","given":"V. R.","non-dropping-particle":"","parse-names":false,"suffix":""}],"container-title":"Journal of Geophysical Research: Earth Surface","id":"ITEM-3","issue":"4","issued":{"date-parts":[["2005"]]},"page":"1-8","title":"A generalized Exner equation for sediment mass balance","type":"article-journal","volume":"110"},"uris":["http://www.mendeley.com/documents/?uuid=8415353d-12fd-4ba4-907f-16af2cc78649"]}],"mendeley":{"formattedCitation":"(Juez et al., 2016; Paola &amp; Voller, 2005; Parker et al., 2000)","plainTextFormattedCitation":"(Juez et al., 2016; Paola &amp; Voller, 2005; Parker et al., 2000)","previouslyFormattedCitation":"(Juez et al., 2016; Paola &amp; Voller, 2005; Parker et al., 2000)"},"properties":{"noteIndex":0},"schema":"https://github.com/citation-style-language/schema/raw/master/csl-citation.json"}</w:instrText>
      </w:r>
      <w:r w:rsidR="00034626">
        <w:rPr>
          <w:lang w:val="en-US"/>
        </w:rPr>
        <w:fldChar w:fldCharType="separate"/>
      </w:r>
      <w:r w:rsidR="00034626" w:rsidRPr="00034626">
        <w:rPr>
          <w:noProof/>
          <w:lang w:val="en-US"/>
        </w:rPr>
        <w:t>(Juez et al., 2016; Paola &amp; Voller, 2005; Parker et al., 2000)</w:t>
      </w:r>
      <w:r w:rsidR="00034626">
        <w:rPr>
          <w:lang w:val="en-US"/>
        </w:rPr>
        <w:fldChar w:fldCharType="end"/>
      </w:r>
      <w:r w:rsidR="009E46A1">
        <w:rPr>
          <w:lang w:val="en-US"/>
        </w:rPr>
        <w:t>, but, we opted for a computa</w:t>
      </w:r>
      <w:r w:rsidR="000365F4">
        <w:rPr>
          <w:lang w:val="en-US"/>
        </w:rPr>
        <w:t xml:space="preserve">tionally efficient </w:t>
      </w:r>
      <w:r w:rsidR="00FA59DF">
        <w:rPr>
          <w:lang w:val="en-US"/>
        </w:rPr>
        <w:t>implementation that can be applied to a large water</w:t>
      </w:r>
      <w:r w:rsidR="003821F2">
        <w:rPr>
          <w:lang w:val="en-US"/>
        </w:rPr>
        <w:t>shed</w:t>
      </w:r>
      <w:del w:id="272" w:author="Anderson, Samuel R" w:date="2022-08-01T10:41:00Z">
        <w:r w:rsidR="003821F2" w:rsidDel="002414DA">
          <w:rPr>
            <w:lang w:val="en-US"/>
          </w:rPr>
          <w:delText>s</w:delText>
        </w:r>
      </w:del>
      <w:r w:rsidR="003821F2">
        <w:rPr>
          <w:lang w:val="en-US"/>
        </w:rPr>
        <w:t xml:space="preserve">. </w:t>
      </w:r>
      <w:r w:rsidR="003C7814">
        <w:rPr>
          <w:lang w:val="en-US"/>
        </w:rPr>
        <w:t>In our formulation w</w:t>
      </w:r>
      <w:r w:rsidR="00504D82">
        <w:rPr>
          <w:lang w:val="en-US"/>
        </w:rPr>
        <w:t>e assumed</w:t>
      </w:r>
      <w:r w:rsidR="00A462D5" w:rsidRPr="00A462D5">
        <w:rPr>
          <w:lang w:val="en-US"/>
        </w:rPr>
        <w:t xml:space="preserve"> </w:t>
      </w:r>
      <w:r w:rsidR="002E5396">
        <w:rPr>
          <w:lang w:val="en-US"/>
        </w:rPr>
        <w:t xml:space="preserve">that </w:t>
      </w:r>
      <w:r w:rsidR="006B603C">
        <w:rPr>
          <w:lang w:val="en-US"/>
        </w:rPr>
        <w:t xml:space="preserve">rectangular elements </w:t>
      </w:r>
      <w:r w:rsidR="0043096C">
        <w:rPr>
          <w:lang w:val="en-US"/>
        </w:rPr>
        <w:t>could</w:t>
      </w:r>
      <w:r w:rsidR="006B603C">
        <w:rPr>
          <w:lang w:val="en-US"/>
        </w:rPr>
        <w:t xml:space="preserve"> define the alignment of a channel</w:t>
      </w:r>
      <w:r w:rsidR="0043096C">
        <w:rPr>
          <w:lang w:val="en-US"/>
        </w:rPr>
        <w:t>. However, this</w:t>
      </w:r>
      <w:r w:rsidR="00210A7E">
        <w:rPr>
          <w:lang w:val="en-US"/>
        </w:rPr>
        <w:t xml:space="preserve"> </w:t>
      </w:r>
      <w:r w:rsidR="0043096C">
        <w:rPr>
          <w:lang w:val="en-US"/>
        </w:rPr>
        <w:t xml:space="preserve">may </w:t>
      </w:r>
      <w:r w:rsidR="00210A7E">
        <w:rPr>
          <w:lang w:val="en-US"/>
        </w:rPr>
        <w:t xml:space="preserve">not be representative of channels with </w:t>
      </w:r>
      <w:r w:rsidR="0061410E">
        <w:rPr>
          <w:lang w:val="en-US"/>
        </w:rPr>
        <w:t>an important degree of curvature.</w:t>
      </w:r>
      <w:r w:rsidR="0047400A">
        <w:rPr>
          <w:lang w:val="en-US"/>
        </w:rPr>
        <w:t xml:space="preserve"> A curvature </w:t>
      </w:r>
      <w:r w:rsidR="00F4519D">
        <w:rPr>
          <w:lang w:val="en-US"/>
        </w:rPr>
        <w:t>coefficient</w:t>
      </w:r>
      <w:r w:rsidR="00A06565">
        <w:rPr>
          <w:lang w:val="en-US"/>
        </w:rPr>
        <w:t xml:space="preserve"> similar to that implemented by </w:t>
      </w:r>
      <w:r w:rsidR="00BC4925">
        <w:rPr>
          <w:lang w:val="en-US"/>
        </w:rPr>
        <w:fldChar w:fldCharType="begin" w:fldLock="1"/>
      </w:r>
      <w:r w:rsidR="00F2278B">
        <w:rPr>
          <w:lang w:val="en-US"/>
        </w:rPr>
        <w:instrText>ADDIN CSL_CITATION {"citationItems":[{"id":"ITEM-1","itemData":{"DOI":"10.1016/j.geomorph.2006.10.024","ISSN":"0169555X","abstract":"We introduce a new computational model designed to simulate and investigate reach-scale alluvial dynamics within a landscape evolution model. The model is based on the cellular automaton concept, whereby the continued iteration of a series of local process 'rules' governs the behaviour of the entire system. The model is a modified version of the CAESAR landscape evolution model, which applies a suite of physically based rules to simulate the entrainment, transport and deposition of sediments. The CAESAR model has been altered to improve the representation of hydraulic and geomorphic processes in an alluvial environment. In-channel and overbank flow, sediment entrainment and deposition, suspended load and bed load transport, lateral erosion and bank failure have all been represented as local cellular automaton rules. Although these rules are relatively simple and straightforward, their combined and repeatedly iterated effect is such that complex, non-linear geomorphological response can be simulated within the model. Examples of such larger-scale, emergent responses include channel incision and aggradation, terrace formation, channel migration and river meandering, formation of meander cutoffs, and transitions between braided and single-thread channel patterns. In the current study, the model is illustrated on a reach of the River Teifi, near Lampeter, Wales, UK. © 2007 Elsevier B.V. All rights reserved.","author":[{"dropping-particle":"","family":"Wiel","given":"Marco J.","non-dropping-particle":"Van De","parse-names":false,"suffix":""},{"dropping-particle":"","family":"Coulthard","given":"Tom J.","non-dropping-particle":"","parse-names":false,"suffix":""},{"dropping-particle":"","family":"Macklin","given":"Mark G.","non-dropping-particle":"","parse-names":false,"suffix":""},{"dropping-particle":"","family":"Lewin","given":"John","non-dropping-particle":"","parse-names":false,"suffix":""}],"container-title":"Geomorphology","id":"ITEM-1","issue":"3-4","issued":{"date-parts":[["2007"]]},"page":"283-301","title":"Embedding reach-scale fluvial dynamics within the CAESAR cellular automaton landscape evolution model","type":"article-journal","volume":"90"},"uris":["http://www.mendeley.com/documents/?uuid=171cfbdf-0a6b-4d40-97bd-df4220ba8d65"]}],"mendeley":{"formattedCitation":"(Van De Wiel et al., 2007)","manualFormatting":"Van De Wiel et al. (2007)","plainTextFormattedCitation":"(Van De Wiel et al., 2007)","previouslyFormattedCitation":"(Van De Wiel et al., 2007)"},"properties":{"noteIndex":0},"schema":"https://github.com/citation-style-language/schema/raw/master/csl-citation.json"}</w:instrText>
      </w:r>
      <w:r w:rsidR="00BC4925">
        <w:rPr>
          <w:lang w:val="en-US"/>
        </w:rPr>
        <w:fldChar w:fldCharType="separate"/>
      </w:r>
      <w:r w:rsidR="00BC4925" w:rsidRPr="00BC4925">
        <w:rPr>
          <w:noProof/>
          <w:lang w:val="en-US"/>
        </w:rPr>
        <w:t xml:space="preserve">Van De Wiel et al. </w:t>
      </w:r>
      <w:r w:rsidR="00BC4925">
        <w:rPr>
          <w:noProof/>
          <w:lang w:val="en-US"/>
        </w:rPr>
        <w:t>(</w:t>
      </w:r>
      <w:r w:rsidR="00BC4925" w:rsidRPr="00BC4925">
        <w:rPr>
          <w:noProof/>
          <w:lang w:val="en-US"/>
        </w:rPr>
        <w:t>2007)</w:t>
      </w:r>
      <w:r w:rsidR="00BC4925">
        <w:rPr>
          <w:lang w:val="en-US"/>
        </w:rPr>
        <w:fldChar w:fldCharType="end"/>
      </w:r>
      <w:r w:rsidR="00213C76">
        <w:rPr>
          <w:lang w:val="en-US"/>
        </w:rPr>
        <w:t xml:space="preserve"> could lead to more accurate results, especially near the confluences.</w:t>
      </w:r>
      <w:r w:rsidR="00E3554A">
        <w:rPr>
          <w:lang w:val="en-US"/>
        </w:rPr>
        <w:t xml:space="preserve"> </w:t>
      </w:r>
      <w:r w:rsidR="00CB5031">
        <w:rPr>
          <w:lang w:val="en-US"/>
        </w:rPr>
        <w:t xml:space="preserve">In all our test cases we used channels without macro-roughness elements such as large boulders, vegetation, or </w:t>
      </w:r>
      <w:r w:rsidR="0025048E">
        <w:rPr>
          <w:lang w:val="en-US"/>
        </w:rPr>
        <w:t xml:space="preserve">any type of flow obstructions that can </w:t>
      </w:r>
      <w:r w:rsidR="008C0EDA">
        <w:rPr>
          <w:lang w:val="en-US"/>
        </w:rPr>
        <w:t>significantly alter</w:t>
      </w:r>
      <w:r w:rsidR="0025048E">
        <w:rPr>
          <w:lang w:val="en-US"/>
        </w:rPr>
        <w:t xml:space="preserve"> the flow direction. </w:t>
      </w:r>
      <w:r w:rsidR="00085647">
        <w:rPr>
          <w:lang w:val="en-US"/>
        </w:rPr>
        <w:t xml:space="preserve">Although our intention </w:t>
      </w:r>
      <w:r w:rsidR="00700853">
        <w:rPr>
          <w:lang w:val="en-US"/>
        </w:rPr>
        <w:t xml:space="preserve">was to make </w:t>
      </w:r>
      <w:proofErr w:type="spellStart"/>
      <w:r w:rsidR="00700853">
        <w:rPr>
          <w:lang w:val="en-US"/>
        </w:rPr>
        <w:t>riverBedDynamics</w:t>
      </w:r>
      <w:proofErr w:type="spellEnd"/>
      <w:r w:rsidR="00700853">
        <w:rPr>
          <w:lang w:val="en-US"/>
        </w:rPr>
        <w:t xml:space="preserve"> as general </w:t>
      </w:r>
      <w:r w:rsidR="009E58C1">
        <w:rPr>
          <w:lang w:val="en-US"/>
        </w:rPr>
        <w:t xml:space="preserve">as </w:t>
      </w:r>
      <w:r w:rsidR="00700853">
        <w:rPr>
          <w:lang w:val="en-US"/>
        </w:rPr>
        <w:t xml:space="preserve">possible, </w:t>
      </w:r>
      <w:r w:rsidR="00E82298">
        <w:rPr>
          <w:lang w:val="en-US"/>
        </w:rPr>
        <w:t xml:space="preserve">we have not evaluated how </w:t>
      </w:r>
      <w:r w:rsidR="00D92112">
        <w:rPr>
          <w:lang w:val="en-US"/>
        </w:rPr>
        <w:t xml:space="preserve">the model behaves when is subject to </w:t>
      </w:r>
      <w:r w:rsidR="00AD0429">
        <w:rPr>
          <w:lang w:val="en-US"/>
        </w:rPr>
        <w:t xml:space="preserve">sharp local gradients in shear stress induced, for example, by </w:t>
      </w:r>
      <w:r w:rsidR="007F4CDB">
        <w:rPr>
          <w:lang w:val="en-US"/>
        </w:rPr>
        <w:t>an obstacle.</w:t>
      </w:r>
      <w:r w:rsidR="0021686F">
        <w:rPr>
          <w:lang w:val="en-US"/>
        </w:rPr>
        <w:t xml:space="preserve"> In this first version </w:t>
      </w:r>
      <w:r w:rsidR="00B14A83">
        <w:rPr>
          <w:lang w:val="en-US"/>
        </w:rPr>
        <w:t>we impl</w:t>
      </w:r>
      <w:r w:rsidR="00CB055F">
        <w:rPr>
          <w:lang w:val="en-US"/>
        </w:rPr>
        <w:t xml:space="preserve">emented a slope-dependent critical shear stress equation </w:t>
      </w:r>
      <w:r w:rsidR="00CB055F" w:rsidRPr="0040044E">
        <w:rPr>
          <w:lang w:val="en-US"/>
        </w:rPr>
        <w:fldChar w:fldCharType="begin" w:fldLock="1"/>
      </w:r>
      <w:r w:rsidR="00CB055F" w:rsidRPr="0040044E">
        <w:rPr>
          <w:lang w:val="en-US"/>
        </w:rPr>
        <w:instrText>ADDIN CSL_CITATION {"citationItems":[{"id":"ITEM-1","itemData":{"DOI":"10.1029/2004WR003692","ISBN":"0043-1397","ISSN":"00431397","abstract":"[1] The present study examines variations in the reference shear stress for bed load transport (tau(r)) using coupled measurements of flow and bed load transport in 45 gravel-bed streams and rivers. The study streams encompass a wide range in bank-full discharge ( 1 - 2600 m(3)/s), average channel gradient (0.0003 - 0.05), and median surface grain size (0.027 - 0.21 m). A bed load transport relation was formed for each site by plotting individual values of the dimensionless transport rate W* versus the reach-average dimensionless shear stress tau*. The reference dimensionless shear stress tau(r)* was then estimated by selecting the value of t* corresponding to a reference transport rate of W* = 0.002. The results indicate that the discharge corresponding to tau(r)* averages 67% of the bank-full discharge, with the variation independent of reach-scale morphologic and sediment properties. However, values of tau(r)* increase systematically with average channel gradient, ranging from 0.025 - 0.035 at sites with slopes of 0.001 - 0.006 to values greater than 0.10 at sites with slopes greater than 0.02. A corresponding relation for the bank-full dimensionless shear stress tau(bf)*, formulated with data from 159 sites in North America and England, mirrors the relation between tau(r)* and channel gradient, suggesting that the bank-full channel geometry of gravel- and cobble-bedded streams is adjusted to a relatively constant excess shear stress, tau(bf)* - tau(r)*, across a wide range of slopes.","author":[{"dropping-particle":"","family":"Mueller","given":"Erich R.","non-dropping-particle":"","parse-names":false,"suffix":""},{"dropping-particle":"","family":"Pitlick","given":"John","non-dropping-particle":"","parse-names":false,"suffix":""},{"dropping-particle":"","family":"Nelson","given":"Jonathan M.","non-dropping-particle":"","parse-names":false,"suffix":""}],"container-title":"Water Resources Research","id":"ITEM-1","issue":"4","issued":{"date-parts":[["2005"]]},"page":"1-10","title":"Variation in the reference Shields stress for bed load transport in gravel-bed streams and rivers","type":"article-journal","volume":"41"},"uris":["http://www.mendeley.com/documents/?uuid=a6fb778d-1609-470b-b1a9-c29007572f2b"]}],"mendeley":{"formattedCitation":"(Mueller et al., 2005)","plainTextFormattedCitation":"(Mueller et al., 2005)","previouslyFormattedCitation":"(Mueller et al., 2005)"},"properties":{"noteIndex":0},"schema":"https://github.com/citation-style-language/schema/raw/master/csl-citation.json"}</w:instrText>
      </w:r>
      <w:r w:rsidR="00CB055F" w:rsidRPr="0040044E">
        <w:rPr>
          <w:lang w:val="en-US"/>
        </w:rPr>
        <w:fldChar w:fldCharType="separate"/>
      </w:r>
      <w:r w:rsidR="00CB055F" w:rsidRPr="0040044E">
        <w:rPr>
          <w:noProof/>
          <w:lang w:val="en-US"/>
        </w:rPr>
        <w:t>(Mueller et al., 2005)</w:t>
      </w:r>
      <w:r w:rsidR="00CB055F" w:rsidRPr="0040044E">
        <w:rPr>
          <w:lang w:val="en-US"/>
        </w:rPr>
        <w:fldChar w:fldCharType="end"/>
      </w:r>
      <w:r w:rsidR="00CB055F">
        <w:rPr>
          <w:lang w:val="en-US"/>
        </w:rPr>
        <w:t xml:space="preserve">, which </w:t>
      </w:r>
      <w:r w:rsidR="00C546E8">
        <w:rPr>
          <w:lang w:val="en-US"/>
        </w:rPr>
        <w:t>can be</w:t>
      </w:r>
      <w:r w:rsidR="00CB055F">
        <w:rPr>
          <w:lang w:val="en-US"/>
        </w:rPr>
        <w:t xml:space="preserve"> used in the models of </w:t>
      </w:r>
      <w:r w:rsidR="00CB055F">
        <w:rPr>
          <w:lang w:val="en-US"/>
        </w:rPr>
        <w:fldChar w:fldCharType="begin" w:fldLock="1"/>
      </w:r>
      <w:r w:rsidR="00C546E8">
        <w:rPr>
          <w:lang w:val="en-US"/>
        </w:rPr>
        <w:instrText>ADDIN CSL_CITATION {"citationItems":[{"id":"ITEM-1","itemData":{"DOI":"1948-06-07","abstract":"In the following paper, a brief summary is first of all given of the results and interpretation of tests already made known in former publications of the Laboratory for Hydraulic Research and Soil Mechanics at the Federal Institute of Technology, Zurich. After that, an attempt is made to derive an empirical law of bed-load transport based on recent experimental data. We desire to state expressly that by bed-load transport is meant the movement of the solid material rolling or jumping along the bed of a river; transport of matter in suspension is not included.","author":[{"dropping-particle":"","family":"Meyer-Peter","given":"E.","non-dropping-particle":"","parse-names":false,"suffix":""},{"dropping-particle":"","family":"Müller","given":"R.","non-dropping-particle":"","parse-names":false,"suffix":""}],"container-title":"Proceedings of the 2nd Meeting of the International Association of Hydraulic Research","id":"ITEM-1","issued":{"date-parts":[["1948"]]},"page":"39-64","title":"Formulas for Bed-Load Transport","type":"paper-conference"},"uris":["http://www.mendeley.com/documents/?uuid=f372aaf2-d402-4bb1-a3dd-67f01be0d3ee"]}],"mendeley":{"formattedCitation":"(Meyer-Peter &amp; Müller, 1948)","manualFormatting":"Meyer-Peter &amp; Müller (1948)","plainTextFormattedCitation":"(Meyer-Peter &amp; Müller, 1948)","previouslyFormattedCitation":"(Meyer-Peter &amp; Müller, 1948)"},"properties":{"noteIndex":0},"schema":"https://github.com/citation-style-language/schema/raw/master/csl-citation.json"}</w:instrText>
      </w:r>
      <w:r w:rsidR="00CB055F">
        <w:rPr>
          <w:lang w:val="en-US"/>
        </w:rPr>
        <w:fldChar w:fldCharType="separate"/>
      </w:r>
      <w:r w:rsidR="00CB055F" w:rsidRPr="00CB055F">
        <w:rPr>
          <w:noProof/>
          <w:lang w:val="en-US"/>
        </w:rPr>
        <w:t>Meyer-Peter &amp; Müller</w:t>
      </w:r>
      <w:r w:rsidR="00C546E8">
        <w:rPr>
          <w:noProof/>
          <w:lang w:val="en-US"/>
        </w:rPr>
        <w:t xml:space="preserve"> (</w:t>
      </w:r>
      <w:r w:rsidR="00CB055F" w:rsidRPr="00CB055F">
        <w:rPr>
          <w:noProof/>
          <w:lang w:val="en-US"/>
        </w:rPr>
        <w:t>1948)</w:t>
      </w:r>
      <w:r w:rsidR="00CB055F">
        <w:rPr>
          <w:lang w:val="en-US"/>
        </w:rPr>
        <w:fldChar w:fldCharType="end"/>
      </w:r>
      <w:r w:rsidR="00C546E8">
        <w:rPr>
          <w:lang w:val="en-US"/>
        </w:rPr>
        <w:t xml:space="preserve"> and </w:t>
      </w:r>
      <w:r w:rsidR="00C546E8">
        <w:rPr>
          <w:lang w:val="en-US"/>
        </w:rPr>
        <w:fldChar w:fldCharType="begin" w:fldLock="1"/>
      </w:r>
      <w:r w:rsidR="00B9399C">
        <w:rPr>
          <w:lang w:val="en-US"/>
        </w:rPr>
        <w:instrText>ADDIN CSL_CITATION {"citationItems":[{"id":"ITEM-1","itemData":{"DOI":"10.1080/00221687609499677","ISBN":"0022-1686","ISSN":"0022-1686","abstract":"Results are presented of a series of experiments in which were measured: the mean critical bed shear stress at SHIELDS' grain-movement condition and at the initiation of non-ceasing scour, the rate of bedload transport, the average particle velocity, the rate of deposition, and the average length of individual steps of saltating bed-load particles, in water, as a function of the time-mean bed shear stress. These experiments were performed in a closed rectangular flow channel at different slopes of the bed surface and using five different bed materials (two sands, gravel, magnetite and walnut grains). Comparing the threshold drag acting at different downward slopes of the bed surface (0°, 12°, 18° and 22°) a surprisingly large critical-drag angle of 47° was found. The initiation of non-ceasing scour of a loose granular bed was studied experimentally behind a consolidated bed of the same material as the loose bed. The corresponding instantaneous threshold drag was about three times larger than the threshold drag acting at SHIELDS' grain movement condition. The rate of bed-load transport measured as a function of the mean bed-shear stress satisfies a generalised MEYER-PETER and MULLER formula (1948), also at various downward slopes of the bed surface, as investigated up to 22°. The rate of particle deposition was found to be proportional to the rate of bed-load transport, and the average length of individual particle steps was found to be a constant. This implies that the probability of a bed-load particle being deposited when striking the bed surface is independent of the flow rate within the experimental range. This result contradicts EINSTEIN'S theory of bed-load transport (1950). Close examination of the motion of saltating bed-load particles revealed that these particles are transported almost in suspension for the greater part of their trajectory. The average transport velocity of the suspended particles was found to be equal to the average fluid velocity calculated for a turbulent flow without a bed load, at about three particle diameters above the bed surface, minus a constant. The constant was proportional to the critical shear velocity at SHIELDS' grain-movement condition. This can be explained by considering that the turbulent shear flow must exert a lift force on the suspended particles that is practically equal to their submerged weight. Combining the MEYER-PETER and MULLER formula for the rate of bed-load transport and the abovementioned expr…","author":[{"dropping-particle":"","family":"Fernandez Luque","given":"R.","non-dropping-particle":"","parse-names":false,"suffix":""},{"dropping-particle":"","family":"Beek","given":"R.","non-dropping-particle":"Van","parse-names":false,"suffix":""}],"container-title":"Journal of Hydraulic Research","id":"ITEM-1","issue":"2","issued":{"date-parts":[["1976"]]},"page":"127-144","title":"Erosion And transport Of bed-load sediment","type":"article-journal","volume":"14"},"uris":["http://www.mendeley.com/documents/?uuid=37ec7e22-fff7-40a0-8565-9da0f7fbc265"]}],"mendeley":{"formattedCitation":"(Fernandez Luque &amp; Van Beek, 1976)","manualFormatting":"Fernandez Luque &amp; Van Beek (1976)","plainTextFormattedCitation":"(Fernandez Luque &amp; Van Beek, 1976)","previouslyFormattedCitation":"(Fernandez Luque &amp; Van Beek, 1976)"},"properties":{"noteIndex":0},"schema":"https://github.com/citation-style-language/schema/raw/master/csl-citation.json"}</w:instrText>
      </w:r>
      <w:r w:rsidR="00C546E8">
        <w:rPr>
          <w:lang w:val="en-US"/>
        </w:rPr>
        <w:fldChar w:fldCharType="separate"/>
      </w:r>
      <w:r w:rsidR="00C546E8" w:rsidRPr="00C546E8">
        <w:rPr>
          <w:noProof/>
          <w:lang w:val="en-US"/>
        </w:rPr>
        <w:t>Fernandez Luque &amp; Van Beek</w:t>
      </w:r>
      <w:r w:rsidR="00C546E8">
        <w:rPr>
          <w:noProof/>
          <w:lang w:val="en-US"/>
        </w:rPr>
        <w:t xml:space="preserve"> (</w:t>
      </w:r>
      <w:r w:rsidR="00C546E8" w:rsidRPr="00C546E8">
        <w:rPr>
          <w:noProof/>
          <w:lang w:val="en-US"/>
        </w:rPr>
        <w:t>1976)</w:t>
      </w:r>
      <w:r w:rsidR="00C546E8">
        <w:rPr>
          <w:lang w:val="en-US"/>
        </w:rPr>
        <w:fldChar w:fldCharType="end"/>
      </w:r>
      <w:r w:rsidR="0073707A">
        <w:rPr>
          <w:lang w:val="en-US"/>
        </w:rPr>
        <w:t>.</w:t>
      </w:r>
      <w:r w:rsidR="00D72D3B">
        <w:rPr>
          <w:lang w:val="en-US"/>
        </w:rPr>
        <w:t xml:space="preserve"> </w:t>
      </w:r>
      <w:r w:rsidR="0076618F">
        <w:rPr>
          <w:lang w:val="en-US"/>
        </w:rPr>
        <w:t xml:space="preserve">However, the original </w:t>
      </w:r>
      <m:oMath>
        <m:sSubSup>
          <m:sSubSupPr>
            <m:ctrlPr>
              <w:rPr>
                <w:rFonts w:ascii="Cambria Math" w:hAnsi="Cambria Math"/>
                <w:i/>
                <w:lang w:val="en-US"/>
              </w:rPr>
            </m:ctrlPr>
          </m:sSubSupPr>
          <m:e>
            <m:r>
              <w:rPr>
                <w:rFonts w:ascii="Cambria Math" w:hAnsi="Cambria Math"/>
                <w:lang w:val="en-US"/>
              </w:rPr>
              <m:t>τ</m:t>
            </m:r>
          </m:e>
          <m:sub>
            <m:r>
              <w:rPr>
                <w:rFonts w:ascii="Cambria Math" w:hAnsi="Cambria Math"/>
                <w:lang w:val="en-US"/>
              </w:rPr>
              <m:t>c</m:t>
            </m:r>
          </m:sub>
          <m:sup>
            <m:r>
              <w:rPr>
                <w:rFonts w:ascii="Cambria Math" w:hAnsi="Cambria Math"/>
                <w:lang w:val="en-US"/>
              </w:rPr>
              <m:t>*</m:t>
            </m:r>
          </m:sup>
        </m:sSubSup>
      </m:oMath>
      <w:r w:rsidR="0076618F">
        <w:rPr>
          <w:lang w:val="en-US"/>
        </w:rPr>
        <w:t xml:space="preserve"> values are </w:t>
      </w:r>
      <w:r w:rsidR="00BC38D7">
        <w:rPr>
          <w:lang w:val="en-US"/>
        </w:rPr>
        <w:t xml:space="preserve">a </w:t>
      </w:r>
      <w:r w:rsidR="0076618F">
        <w:rPr>
          <w:lang w:val="en-US"/>
        </w:rPr>
        <w:t>result of data fitting</w:t>
      </w:r>
      <w:del w:id="273" w:author="Anderson, Samuel R" w:date="2022-08-01T10:41:00Z">
        <w:r w:rsidR="0076618F" w:rsidDel="002414DA">
          <w:rPr>
            <w:lang w:val="en-US"/>
          </w:rPr>
          <w:delText xml:space="preserve"> and changing them</w:delText>
        </w:r>
      </w:del>
      <w:r w:rsidR="00BC38D7">
        <w:rPr>
          <w:lang w:val="en-US"/>
        </w:rPr>
        <w:t xml:space="preserve">, in the way it is implemented in </w:t>
      </w:r>
      <w:proofErr w:type="spellStart"/>
      <w:r w:rsidR="00BC38D7">
        <w:rPr>
          <w:lang w:val="en-US"/>
        </w:rPr>
        <w:t>riverBedDynamics</w:t>
      </w:r>
      <w:proofErr w:type="spellEnd"/>
      <w:r w:rsidR="00BC38D7">
        <w:rPr>
          <w:lang w:val="en-US"/>
        </w:rPr>
        <w:t xml:space="preserve">, </w:t>
      </w:r>
      <w:ins w:id="274" w:author="Anderson, Samuel R" w:date="2022-08-01T10:42:00Z">
        <w:r w:rsidR="0023447E">
          <w:rPr>
            <w:lang w:val="en-US"/>
          </w:rPr>
          <w:t xml:space="preserve">and </w:t>
        </w:r>
      </w:ins>
      <w:r w:rsidR="00E01117">
        <w:rPr>
          <w:lang w:val="en-US"/>
        </w:rPr>
        <w:t>must be used with caution because</w:t>
      </w:r>
      <w:r w:rsidR="00BC1751">
        <w:rPr>
          <w:lang w:val="en-US"/>
        </w:rPr>
        <w:t xml:space="preserve"> they do not correspond to the observed data from which they were derived. We included th</w:t>
      </w:r>
      <w:r w:rsidR="00F04B42">
        <w:rPr>
          <w:lang w:val="en-US"/>
        </w:rPr>
        <w:t>is</w:t>
      </w:r>
      <w:r w:rsidR="00BC1751">
        <w:rPr>
          <w:lang w:val="en-US"/>
        </w:rPr>
        <w:t xml:space="preserve"> </w:t>
      </w:r>
      <w:r w:rsidR="00F04B42">
        <w:rPr>
          <w:lang w:val="en-US"/>
        </w:rPr>
        <w:t>capability</w:t>
      </w:r>
      <w:r w:rsidR="00E01117">
        <w:rPr>
          <w:lang w:val="en-US"/>
        </w:rPr>
        <w:t xml:space="preserve"> </w:t>
      </w:r>
      <w:r w:rsidR="00F04B42">
        <w:rPr>
          <w:lang w:val="en-US"/>
        </w:rPr>
        <w:t xml:space="preserve">based on previous </w:t>
      </w:r>
      <w:r w:rsidR="00D85F75">
        <w:rPr>
          <w:lang w:val="en-US"/>
        </w:rPr>
        <w:t>evaluation</w:t>
      </w:r>
      <w:r w:rsidR="00A05C4C">
        <w:rPr>
          <w:lang w:val="en-US"/>
        </w:rPr>
        <w:t>s</w:t>
      </w:r>
      <w:r w:rsidR="005440C0">
        <w:rPr>
          <w:lang w:val="en-US"/>
        </w:rPr>
        <w:t xml:space="preserve"> (not presented in this article)</w:t>
      </w:r>
      <w:r w:rsidR="00D85F75">
        <w:rPr>
          <w:lang w:val="en-US"/>
        </w:rPr>
        <w:t xml:space="preserve"> where we noticed that some </w:t>
      </w:r>
      <w:r w:rsidR="00450672">
        <w:rPr>
          <w:lang w:val="en-US"/>
        </w:rPr>
        <w:t xml:space="preserve">areas, especially </w:t>
      </w:r>
      <w:r w:rsidR="003601EA">
        <w:rPr>
          <w:lang w:val="en-US"/>
        </w:rPr>
        <w:t>riverbanks</w:t>
      </w:r>
      <w:r w:rsidR="00450672">
        <w:rPr>
          <w:lang w:val="en-US"/>
        </w:rPr>
        <w:t xml:space="preserve">, </w:t>
      </w:r>
      <w:r w:rsidR="00A05C4C">
        <w:rPr>
          <w:lang w:val="en-US"/>
        </w:rPr>
        <w:t>w</w:t>
      </w:r>
      <w:r w:rsidR="00450672">
        <w:rPr>
          <w:lang w:val="en-US"/>
        </w:rPr>
        <w:t>here erod</w:t>
      </w:r>
      <w:r w:rsidR="00850CFD">
        <w:rPr>
          <w:lang w:val="en-US"/>
        </w:rPr>
        <w:t>ing</w:t>
      </w:r>
      <w:r w:rsidR="00450672">
        <w:rPr>
          <w:lang w:val="en-US"/>
        </w:rPr>
        <w:t xml:space="preserve"> at a</w:t>
      </w:r>
      <w:r w:rsidR="000E2B5C">
        <w:rPr>
          <w:lang w:val="en-US"/>
        </w:rPr>
        <w:t xml:space="preserve"> </w:t>
      </w:r>
      <w:r w:rsidR="002F7E88">
        <w:rPr>
          <w:lang w:val="en-US"/>
        </w:rPr>
        <w:t xml:space="preserve">faster </w:t>
      </w:r>
      <w:r w:rsidR="00D75E1E">
        <w:rPr>
          <w:lang w:val="en-US"/>
        </w:rPr>
        <w:t xml:space="preserve">pace </w:t>
      </w:r>
      <w:r w:rsidR="002F7E88">
        <w:rPr>
          <w:lang w:val="en-US"/>
        </w:rPr>
        <w:t>than what they should</w:t>
      </w:r>
      <w:r w:rsidR="00850CFD">
        <w:rPr>
          <w:lang w:val="en-US"/>
        </w:rPr>
        <w:t xml:space="preserve">, leading to artificial channel widening. </w:t>
      </w:r>
      <w:commentRangeStart w:id="275"/>
      <w:r w:rsidR="00E607D4">
        <w:rPr>
          <w:lang w:val="en-US"/>
        </w:rPr>
        <w:t>Some</w:t>
      </w:r>
      <w:r w:rsidR="00C30AAE">
        <w:rPr>
          <w:lang w:val="en-US"/>
        </w:rPr>
        <w:t xml:space="preserve"> sediment transport phenomena are not included in this first release. For instance, </w:t>
      </w:r>
      <w:proofErr w:type="spellStart"/>
      <w:r w:rsidR="00571262">
        <w:rPr>
          <w:lang w:val="en-US"/>
        </w:rPr>
        <w:t>riverBedDynamics</w:t>
      </w:r>
      <w:proofErr w:type="spellEnd"/>
      <w:r w:rsidR="00571262">
        <w:rPr>
          <w:lang w:val="en-US"/>
        </w:rPr>
        <w:t xml:space="preserve"> does not </w:t>
      </w:r>
      <w:r w:rsidR="00FE0ECF">
        <w:rPr>
          <w:lang w:val="en-US"/>
        </w:rPr>
        <w:t xml:space="preserve">include </w:t>
      </w:r>
      <w:r w:rsidR="00C30AAE">
        <w:rPr>
          <w:lang w:val="en-US"/>
        </w:rPr>
        <w:t xml:space="preserve">suspended sediment </w:t>
      </w:r>
      <w:r w:rsidR="000F1ABC">
        <w:rPr>
          <w:lang w:val="en-US"/>
        </w:rPr>
        <w:t xml:space="preserve">motion or </w:t>
      </w:r>
      <w:r w:rsidR="006F1061">
        <w:rPr>
          <w:lang w:val="en-US"/>
        </w:rPr>
        <w:t xml:space="preserve">its </w:t>
      </w:r>
      <w:r w:rsidR="000F1ABC">
        <w:rPr>
          <w:lang w:val="en-US"/>
        </w:rPr>
        <w:t xml:space="preserve">effects in bed evolution. Also, </w:t>
      </w:r>
      <w:r w:rsidR="00012AB8">
        <w:rPr>
          <w:lang w:val="en-US"/>
        </w:rPr>
        <w:t>sharp</w:t>
      </w:r>
      <w:r w:rsidR="0039027A">
        <w:rPr>
          <w:lang w:val="en-US"/>
        </w:rPr>
        <w:t xml:space="preserve"> </w:t>
      </w:r>
      <w:r w:rsidR="00012AB8">
        <w:rPr>
          <w:lang w:val="en-US"/>
        </w:rPr>
        <w:t>unnatural</w:t>
      </w:r>
      <w:r w:rsidR="00222434">
        <w:rPr>
          <w:lang w:val="en-US"/>
        </w:rPr>
        <w:t xml:space="preserve"> angles within the river bed can result beca</w:t>
      </w:r>
      <w:r w:rsidR="00734D97">
        <w:rPr>
          <w:lang w:val="en-US"/>
        </w:rPr>
        <w:t xml:space="preserve">use </w:t>
      </w:r>
      <w:r w:rsidR="00F3727B">
        <w:rPr>
          <w:lang w:val="en-US"/>
        </w:rPr>
        <w:t xml:space="preserve">the </w:t>
      </w:r>
      <w:r w:rsidR="0036580F">
        <w:rPr>
          <w:lang w:val="en-US"/>
        </w:rPr>
        <w:t xml:space="preserve">effects of the </w:t>
      </w:r>
      <w:r w:rsidR="00F3727B">
        <w:rPr>
          <w:lang w:val="en-US"/>
        </w:rPr>
        <w:t>angle of repose</w:t>
      </w:r>
      <w:r w:rsidR="00D261F0">
        <w:rPr>
          <w:lang w:val="en-US"/>
        </w:rPr>
        <w:t xml:space="preserve"> (sometimes called avalanche or sediment slide models)</w:t>
      </w:r>
      <w:r w:rsidR="00F3727B">
        <w:rPr>
          <w:lang w:val="en-US"/>
        </w:rPr>
        <w:t xml:space="preserve"> </w:t>
      </w:r>
      <w:r w:rsidR="0036580F">
        <w:rPr>
          <w:lang w:val="en-US"/>
        </w:rPr>
        <w:t>are</w:t>
      </w:r>
      <w:r w:rsidR="00F3727B">
        <w:rPr>
          <w:lang w:val="en-US"/>
        </w:rPr>
        <w:t xml:space="preserve"> not include in our component </w:t>
      </w:r>
      <w:r w:rsidR="00B9399C">
        <w:rPr>
          <w:lang w:val="en-US"/>
        </w:rPr>
        <w:fldChar w:fldCharType="begin" w:fldLock="1"/>
      </w:r>
      <w:r w:rsidR="009509D5">
        <w:rPr>
          <w:lang w:val="en-US"/>
        </w:rPr>
        <w:instrText>ADDIN CSL_CITATION {"citationItems":[{"id":"ITEM-1","itemData":{"DOI":"10.1061/(asce)hy.1943-7900.0001814","ISSN":"0733-9429","abstract":"In scour simulation models, a sand slide step is necessary to treat the bed areas where the slope exceeds the angle of repose. This exceedance is due to the fact that the Exner equation does not take into consideration the angle of repose. Methods for sand slide should conserve mass, be based on physics, and give a unique final bed configuration. However, there is no existing method that satisfies all these requirements. Most previous methods use either a modified bed-load transport rate based on bed slope or purely geometric corrections. This work proposes a new method that solves a slope-limited diffusion equation. The diffusivity is conditioned upon bed slope. The method is based on the physics of sand slide and its diffusive nature. Special numerical schemes, linear gradient scheme (LGS) and Gauss nonlinear gradient scheme (GNGS), were tested for the evaluation of bed elevation gradient, which is used in the conditional function for diffusivity. LGS gives severe bed distortion due to the time lag for sand particles to slide in the diagonal direction of mesh. GNGS greatly alleviates this problem by using an extended stencil. The new sand-slide method was implemented in a 3D scour model and tested with two cases. Results show that the new sand slide method, in conjunction with the GNGS scheme or the combination of GNGS and LGS, produces efficient, physically correct, and mesh-independent results. The simulated scour hole development compares well with the experiment.","author":[{"dropping-particle":"","family":"Song","given":"Yalan","non-dropping-particle":"","parse-names":false,"suffix":""},{"dropping-particle":"","family":"Xu","given":"Yuncheng","non-dropping-particle":"","parse-names":false,"suffix":""},{"dropping-particle":"","family":"Liu","given":"Xiaofeng","non-dropping-particle":"","parse-names":false,"suffix":""}],"container-title":"Journal of Hydraulic Engineering","id":"ITEM-1","issue":"11","issued":{"date-parts":[["2020"]]},"page":"1-11","title":"Physically Based Sand Slide Method in Scour Models Based on Slope-Limited Diffusion","type":"article-journal","volume":"146"},"uris":["http://www.mendeley.com/documents/?uuid=61fb9e38-b669-4bbd-80d4-9244c9af855b"]},{"id":"ITEM-2","itemData":{"DOI":"10.2112/SI59-005.1","ISSN":"07490208","abstract":"This paper presents a depth-averaged sediment transport model with emphasis on morphodynamic processes near coastal inlets and navigation channels. The model solves the depth-averaged two-dimensional non-equilibrium transport equation of total-load sediment, considering bed-material hiding and exposure, avalanching and sediment transport over hard bottoms. The model is coupled with a depth-averaged circulation model and a spectral wave transformation model. Predicted bed changes are compared with measurements for two laboratory experiments of channel infilling and in a field study at Shinnecock Inlet, Long Island, NY. The results indicate that the model is capable of predicting the general trends of morphology change and provides a useful tool for engineering applications such as coastal sediment management, navigation channel maintenance, and beach erosion protection. © 2011 Coastal Education and Research Foundation.","author":[{"dropping-particle":"","family":"Sanchez","given":"Alejandro","non-dropping-particle":"","parse-names":false,"suffix":""},{"dropping-particle":"","family":"Wu","given":"Weiming","non-dropping-particle":"","parse-names":false,"suffix":""}],"container-title":"Journal of Coastal Research","id":"ITEM-2","issue":"59","issued":{"date-parts":[["2011"]]},"page":"39-48","title":"A non-equilibrium sediment transport model for coastal inlets and navigationChannels","type":"article-journal"},"uris":["http://www.mendeley.com/documents/?uuid=3576ba97-c39f-45c3-ad26-593936793ec4"]}],"mendeley":{"formattedCitation":"(Sanchez &amp; Wu, 2011; Song et al., 2020)","plainTextFormattedCitation":"(Sanchez &amp; Wu, 2011; Song et al., 2020)","previouslyFormattedCitation":"(Sanchez &amp; Wu, 2011; Song et al., 2020)"},"properties":{"noteIndex":0},"schema":"https://github.com/citation-style-language/schema/raw/master/csl-citation.json"}</w:instrText>
      </w:r>
      <w:r w:rsidR="00B9399C">
        <w:rPr>
          <w:lang w:val="en-US"/>
        </w:rPr>
        <w:fldChar w:fldCharType="separate"/>
      </w:r>
      <w:r w:rsidR="00B9399C" w:rsidRPr="00B9399C">
        <w:rPr>
          <w:noProof/>
          <w:lang w:val="en-US"/>
        </w:rPr>
        <w:t>(Sanchez &amp; Wu, 2011; Song et al., 2020)</w:t>
      </w:r>
      <w:r w:rsidR="00B9399C">
        <w:rPr>
          <w:lang w:val="en-US"/>
        </w:rPr>
        <w:fldChar w:fldCharType="end"/>
      </w:r>
      <w:r w:rsidR="0045301E">
        <w:rPr>
          <w:lang w:val="en-US"/>
        </w:rPr>
        <w:t xml:space="preserve">. Lastly, we did not include the effects of sediment </w:t>
      </w:r>
      <w:r w:rsidR="0045301E">
        <w:rPr>
          <w:lang w:val="en-US"/>
        </w:rPr>
        <w:lastRenderedPageBreak/>
        <w:t xml:space="preserve">or particle diffusion </w:t>
      </w:r>
      <w:r w:rsidR="009509D5">
        <w:rPr>
          <w:lang w:val="en-US"/>
        </w:rPr>
        <w:fldChar w:fldCharType="begin" w:fldLock="1"/>
      </w:r>
      <w:r w:rsidR="00227354">
        <w:rPr>
          <w:lang w:val="en-US"/>
        </w:rPr>
        <w:instrText>ADDIN CSL_CITATION {"citationItems":[{"id":"ITEM-1","itemData":{"DOI":"10.1002/esp.4084","ISSN":"10969837","abstract":"The ideas of advection and diffusion of sediment particles are probabilistic constructs that emerge when the Master equation, a precise, probabilistic description of particle conservation, is approximated as a Fokker–Planck equation. The diffusive term approximates nonlocal transport. It ‘looks’ upstream and downstream for variations in particle activity and velocities, whose effects modify the advective term. High-resolution measurements of bedload particle motions indicate that the mean squared displacement of tracer particles, when treated as a virtual plume, primarily reflects a nonlinear increase in the variance in hop distances with increasing travel time, manifest as apparent anomalous diffusion. In contrast, an ensemble calculation of the mean squared displacement involving paired coordinate positions independent of starting time indicates a transition from correlated random walks to normal (Fickian) diffusion. This normal behavior also is reflected in the particle velocity autocorrelation function. Spatial variations in particle entrainment produce a flux from sites of high entrainment toward sites of low entrainment. In the case of rain splash transport, this leads to topographic roughening, where differential rain splash beneath the canopy of a desert shrub contributes to the growth of a soil mound beneath the shrub. With uniform entrainment, rain splash transport, often described as a diffusive process, actually represents an advective particle flux that is proportional to the land surface slope. Particle diffusion during both bedload and rain splash transport involves motions that mostly are patchy, intermittent and rarefied. The probabilistic framework of the Master equation reveals that continuous formulations of the flux and its divergence (the Exner equation) represent statistically expected behavior, analogous to Reynolds-averaged conditions. Key topics meriting clarification include the mechanical basis of particle diffusion, effects of rarefied conditions involving patchy, intermittent motions, and effects of rest times on diffusion of tracer particles and particle-borne substances. Copyright © 2016 John Wiley &amp; Sons, Ltd.","author":[{"dropping-particle":"","family":"Furbish","given":"David Jon","non-dropping-particle":"","parse-names":false,"suffix":""},{"dropping-particle":"","family":"Fathel","given":"Siobhan L.","non-dropping-particle":"","parse-names":false,"suffix":""},{"dropping-particle":"","family":"Schmeeckle","given":"Mark W.","non-dropping-particle":"","parse-names":false,"suffix":""},{"dropping-particle":"","family":"Jerolmack","given":"Douglas J.","non-dropping-particle":"","parse-names":false,"suffix":""},{"dropping-particle":"","family":"Schumer","given":"Rina","non-dropping-particle":"","parse-names":false,"suffix":""}],"container-title":"Earth Surface Processes and Landforms","id":"ITEM-1","issue":"1","issued":{"date-parts":[["2017"]]},"page":"214-237","title":"The elements and richness of particle diffusion during sediment transport at small timescales","type":"article-journal","volume":"42"},"uris":["http://www.mendeley.com/documents/?uuid=d2d75da0-b2f3-4b40-98c1-7d7fdef7a40c"]}],"mendeley":{"formattedCitation":"(Furbish, Fathel, Schmeeckle, et al., 2017)","plainTextFormattedCitation":"(Furbish, Fathel, Schmeeckle, et al., 2017)","previouslyFormattedCitation":"(Furbish, Fathel, Schmeeckle, et al., 2017)"},"properties":{"noteIndex":0},"schema":"https://github.com/citation-style-language/schema/raw/master/csl-citation.json"}</w:instrText>
      </w:r>
      <w:r w:rsidR="009509D5">
        <w:rPr>
          <w:lang w:val="en-US"/>
        </w:rPr>
        <w:fldChar w:fldCharType="separate"/>
      </w:r>
      <w:r w:rsidR="009509D5" w:rsidRPr="009509D5">
        <w:rPr>
          <w:noProof/>
          <w:lang w:val="en-US"/>
        </w:rPr>
        <w:t>(Furbish, Fathel, Schmeeckle, et al., 2017)</w:t>
      </w:r>
      <w:r w:rsidR="009509D5">
        <w:rPr>
          <w:lang w:val="en-US"/>
        </w:rPr>
        <w:fldChar w:fldCharType="end"/>
      </w:r>
      <w:r w:rsidR="00DE3340">
        <w:rPr>
          <w:lang w:val="en-US"/>
        </w:rPr>
        <w:t xml:space="preserve"> which may smooth</w:t>
      </w:r>
      <w:r w:rsidR="00370B93">
        <w:rPr>
          <w:lang w:val="en-US"/>
        </w:rPr>
        <w:t xml:space="preserve"> the bed profile making it more realistic (compared to</w:t>
      </w:r>
      <w:r w:rsidR="00D261F0">
        <w:rPr>
          <w:lang w:val="en-US"/>
        </w:rPr>
        <w:t xml:space="preserve"> large angles).</w:t>
      </w:r>
      <w:commentRangeEnd w:id="275"/>
      <w:r w:rsidR="0023447E">
        <w:rPr>
          <w:rStyle w:val="CommentReference"/>
        </w:rPr>
        <w:commentReference w:id="275"/>
      </w:r>
    </w:p>
    <w:p w14:paraId="0F46957B" w14:textId="77777777" w:rsidR="00AC3A97" w:rsidRDefault="00AC3A97" w:rsidP="00504D82">
      <w:pPr>
        <w:rPr>
          <w:lang w:val="en-US"/>
        </w:rPr>
      </w:pPr>
    </w:p>
    <w:p w14:paraId="6B87F9C6" w14:textId="7127EB9E" w:rsidR="00CD68CB" w:rsidRDefault="00693751" w:rsidP="00730512">
      <w:pPr>
        <w:rPr>
          <w:lang w:val="en-US"/>
        </w:rPr>
      </w:pPr>
      <w:r>
        <w:rPr>
          <w:lang w:val="en-US"/>
        </w:rPr>
        <w:t>Riverbed Dynamics is</w:t>
      </w:r>
      <w:r w:rsidR="00724282">
        <w:rPr>
          <w:lang w:val="en-US"/>
        </w:rPr>
        <w:t xml:space="preserve"> the only </w:t>
      </w:r>
      <w:r w:rsidR="00FD5C8E">
        <w:rPr>
          <w:lang w:val="en-US"/>
        </w:rPr>
        <w:t xml:space="preserve">component </w:t>
      </w:r>
      <w:r w:rsidR="00C33CEB">
        <w:rPr>
          <w:lang w:val="en-US"/>
        </w:rPr>
        <w:t xml:space="preserve">in Landlab </w:t>
      </w:r>
      <w:r w:rsidR="00FD5C8E">
        <w:rPr>
          <w:lang w:val="en-US"/>
        </w:rPr>
        <w:t>that can predict sediment deposition</w:t>
      </w:r>
      <w:r w:rsidR="009049CC">
        <w:rPr>
          <w:lang w:val="en-US"/>
        </w:rPr>
        <w:t xml:space="preserve"> in gravel bed rivers</w:t>
      </w:r>
      <w:r w:rsidR="00C33CEB">
        <w:rPr>
          <w:lang w:val="en-US"/>
        </w:rPr>
        <w:t>,</w:t>
      </w:r>
      <w:r w:rsidR="00FD5C8E">
        <w:rPr>
          <w:lang w:val="en-US"/>
        </w:rPr>
        <w:t xml:space="preserve"> all other components can only deal with transported-limited or detached-limited </w:t>
      </w:r>
      <w:r w:rsidR="00FD5C8E" w:rsidRPr="00AC38C5">
        <w:rPr>
          <w:lang w:val="en-US"/>
        </w:rPr>
        <w:t>river erosion</w:t>
      </w:r>
      <w:r w:rsidR="00FD5C8E">
        <w:rPr>
          <w:lang w:val="en-US"/>
        </w:rPr>
        <w:t xml:space="preserve"> cases.</w:t>
      </w:r>
      <w:r>
        <w:rPr>
          <w:lang w:val="en-US"/>
        </w:rPr>
        <w:t xml:space="preserve"> </w:t>
      </w:r>
      <w:commentRangeStart w:id="276"/>
      <w:r>
        <w:rPr>
          <w:lang w:val="en-US"/>
        </w:rPr>
        <w:t xml:space="preserve">This is done by solving a more mechanistic approach, particularly </w:t>
      </w:r>
      <w:del w:id="277" w:author="Anderson, Samuel R" w:date="2022-08-01T10:44:00Z">
        <w:r w:rsidDel="0023447E">
          <w:rPr>
            <w:lang w:val="en-US"/>
          </w:rPr>
          <w:delText xml:space="preserve">the </w:delText>
        </w:r>
      </w:del>
      <w:r>
        <w:rPr>
          <w:lang w:val="en-US"/>
        </w:rPr>
        <w:t>sediment mass conservation (</w:t>
      </w:r>
      <w:r w:rsidR="00724282">
        <w:rPr>
          <w:lang w:val="en-US"/>
        </w:rPr>
        <w:t>Exner’s equation)</w:t>
      </w:r>
      <w:r w:rsidR="001268F4">
        <w:rPr>
          <w:lang w:val="en-US"/>
        </w:rPr>
        <w:t xml:space="preserve">. </w:t>
      </w:r>
      <w:commentRangeEnd w:id="276"/>
      <w:r w:rsidR="0023447E">
        <w:rPr>
          <w:rStyle w:val="CommentReference"/>
        </w:rPr>
        <w:commentReference w:id="276"/>
      </w:r>
      <w:r w:rsidR="001268F4">
        <w:rPr>
          <w:lang w:val="en-US"/>
        </w:rPr>
        <w:t xml:space="preserve">However, one </w:t>
      </w:r>
      <w:r w:rsidR="009F6A63" w:rsidRPr="009F6A63">
        <w:rPr>
          <w:lang w:val="en-US"/>
        </w:rPr>
        <w:t>adverse</w:t>
      </w:r>
      <w:r w:rsidR="009F6A63">
        <w:rPr>
          <w:lang w:val="en-US"/>
        </w:rPr>
        <w:t xml:space="preserve"> </w:t>
      </w:r>
      <w:r w:rsidR="006566C2">
        <w:rPr>
          <w:lang w:val="en-US"/>
        </w:rPr>
        <w:t>consequence is that simulations</w:t>
      </w:r>
      <w:r w:rsidR="002A3C33">
        <w:rPr>
          <w:lang w:val="en-US"/>
        </w:rPr>
        <w:t xml:space="preserve"> </w:t>
      </w:r>
      <w:r w:rsidR="00770B96">
        <w:rPr>
          <w:lang w:val="en-US"/>
        </w:rPr>
        <w:t>can take</w:t>
      </w:r>
      <w:r w:rsidR="002C1147">
        <w:rPr>
          <w:lang w:val="en-US"/>
        </w:rPr>
        <w:t xml:space="preserve"> </w:t>
      </w:r>
      <w:r w:rsidR="00A72D83">
        <w:rPr>
          <w:lang w:val="en-US"/>
        </w:rPr>
        <w:t>up to</w:t>
      </w:r>
      <w:r w:rsidR="002C1147">
        <w:rPr>
          <w:lang w:val="en-US"/>
        </w:rPr>
        <w:t xml:space="preserve"> </w:t>
      </w:r>
      <w:r w:rsidR="00927BAF">
        <w:rPr>
          <w:lang w:val="en-US"/>
        </w:rPr>
        <w:t>1.5</w:t>
      </w:r>
      <w:r w:rsidR="002C1147">
        <w:rPr>
          <w:lang w:val="en-US"/>
        </w:rPr>
        <w:t xml:space="preserve"> time</w:t>
      </w:r>
      <w:r w:rsidR="00927BAF">
        <w:rPr>
          <w:lang w:val="en-US"/>
        </w:rPr>
        <w:t>s</w:t>
      </w:r>
      <w:r w:rsidR="002C1147">
        <w:rPr>
          <w:lang w:val="en-US"/>
        </w:rPr>
        <w:t xml:space="preserve"> </w:t>
      </w:r>
      <w:del w:id="278" w:author="Anderson, Samuel R" w:date="2022-08-01T10:45:00Z">
        <w:r w:rsidR="002C1147" w:rsidDel="0023447E">
          <w:rPr>
            <w:lang w:val="en-US"/>
          </w:rPr>
          <w:delText>compared for example to</w:delText>
        </w:r>
      </w:del>
      <w:ins w:id="279" w:author="Anderson, Samuel R" w:date="2022-08-01T10:45:00Z">
        <w:r w:rsidR="0023447E">
          <w:rPr>
            <w:lang w:val="en-US"/>
          </w:rPr>
          <w:t>longer than the</w:t>
        </w:r>
      </w:ins>
      <w:r w:rsidR="002C1147">
        <w:rPr>
          <w:lang w:val="en-US"/>
        </w:rPr>
        <w:t xml:space="preserve"> </w:t>
      </w:r>
      <w:proofErr w:type="spellStart"/>
      <w:r w:rsidR="007D03E6" w:rsidRPr="007D03E6">
        <w:rPr>
          <w:lang w:val="en-US"/>
        </w:rPr>
        <w:t>DetachmentLtdErosio</w:t>
      </w:r>
      <w:r w:rsidR="004A73D1">
        <w:rPr>
          <w:lang w:val="en-US"/>
        </w:rPr>
        <w:t>n</w:t>
      </w:r>
      <w:proofErr w:type="spellEnd"/>
      <w:r w:rsidR="004A73D1">
        <w:rPr>
          <w:lang w:val="en-US"/>
        </w:rPr>
        <w:t xml:space="preserve"> </w:t>
      </w:r>
      <w:ins w:id="280" w:author="Anderson, Samuel R" w:date="2022-08-01T10:45:00Z">
        <w:r w:rsidR="0023447E">
          <w:rPr>
            <w:lang w:val="en-US"/>
          </w:rPr>
          <w:t xml:space="preserve">component </w:t>
        </w:r>
      </w:ins>
      <w:r w:rsidR="004A73D1">
        <w:rPr>
          <w:lang w:val="en-US"/>
        </w:rPr>
        <w:t>(</w:t>
      </w:r>
      <w:r w:rsidR="0010376F">
        <w:rPr>
          <w:lang w:val="en-US"/>
        </w:rPr>
        <w:t xml:space="preserve">using the simplest </w:t>
      </w:r>
      <w:r w:rsidR="00835F63">
        <w:rPr>
          <w:lang w:val="en-US"/>
        </w:rPr>
        <w:t>configuration such</w:t>
      </w:r>
      <w:r w:rsidR="0010376F">
        <w:rPr>
          <w:lang w:val="en-US"/>
        </w:rPr>
        <w:t xml:space="preserve"> as MPM, no stratigraphy tracking, and constant GSD)</w:t>
      </w:r>
      <w:r w:rsidR="0084073A">
        <w:rPr>
          <w:lang w:val="en-US"/>
        </w:rPr>
        <w:t xml:space="preserve"> which may </w:t>
      </w:r>
      <w:r w:rsidR="00835F63">
        <w:rPr>
          <w:lang w:val="en-US"/>
        </w:rPr>
        <w:t xml:space="preserve">constrain the </w:t>
      </w:r>
      <w:r w:rsidR="0084073A">
        <w:rPr>
          <w:lang w:val="en-US"/>
        </w:rPr>
        <w:t xml:space="preserve">total </w:t>
      </w:r>
      <w:r w:rsidR="00E126A6">
        <w:rPr>
          <w:lang w:val="en-US"/>
        </w:rPr>
        <w:t>simulat</w:t>
      </w:r>
      <w:r w:rsidR="0084073A">
        <w:rPr>
          <w:lang w:val="en-US"/>
        </w:rPr>
        <w:t>ion</w:t>
      </w:r>
      <w:r w:rsidR="000B1F0B">
        <w:rPr>
          <w:lang w:val="en-US"/>
        </w:rPr>
        <w:t xml:space="preserve"> time</w:t>
      </w:r>
      <w:r w:rsidR="00E7342F">
        <w:rPr>
          <w:lang w:val="en-US"/>
        </w:rPr>
        <w:t xml:space="preserve">. </w:t>
      </w:r>
      <w:r w:rsidR="00CD68CB">
        <w:rPr>
          <w:lang w:val="en-US"/>
        </w:rPr>
        <w:t>There is nothing that</w:t>
      </w:r>
      <w:r w:rsidR="006729D7">
        <w:rPr>
          <w:lang w:val="en-US"/>
        </w:rPr>
        <w:t xml:space="preserve"> can</w:t>
      </w:r>
      <w:r w:rsidR="00CD68CB">
        <w:rPr>
          <w:lang w:val="en-US"/>
        </w:rPr>
        <w:t xml:space="preserve"> intrinsically limit the simulation time in </w:t>
      </w:r>
      <w:proofErr w:type="spellStart"/>
      <w:r w:rsidR="00CD68CB">
        <w:rPr>
          <w:lang w:val="en-US"/>
        </w:rPr>
        <w:t>riverBedDynamics</w:t>
      </w:r>
      <w:proofErr w:type="spellEnd"/>
      <w:r w:rsidR="00CD68CB">
        <w:rPr>
          <w:lang w:val="en-US"/>
        </w:rPr>
        <w:t xml:space="preserve">, but this mechanistic approach </w:t>
      </w:r>
      <w:r w:rsidR="006729D7">
        <w:rPr>
          <w:lang w:val="en-US"/>
        </w:rPr>
        <w:t>may be</w:t>
      </w:r>
      <w:r w:rsidR="00CD68CB">
        <w:rPr>
          <w:lang w:val="en-US"/>
        </w:rPr>
        <w:t xml:space="preserve"> better suited for relatively small-time scale processes</w:t>
      </w:r>
      <w:ins w:id="281" w:author="Anderson, Samuel R" w:date="2022-08-01T10:46:00Z">
        <w:r w:rsidR="0023447E">
          <w:rPr>
            <w:lang w:val="en-US"/>
          </w:rPr>
          <w:t xml:space="preserve">. </w:t>
        </w:r>
      </w:ins>
      <w:del w:id="282" w:author="Anderson, Samuel R" w:date="2022-08-01T10:46:00Z">
        <w:r w:rsidR="00CD68CB" w:rsidDel="0023447E">
          <w:rPr>
            <w:lang w:val="en-US"/>
          </w:rPr>
          <w:delText xml:space="preserve"> (</w:delText>
        </w:r>
      </w:del>
      <w:commentRangeStart w:id="283"/>
      <w:ins w:id="284" w:author="Anderson, Samuel R" w:date="2022-08-01T10:46:00Z">
        <w:r w:rsidR="0023447E">
          <w:rPr>
            <w:lang w:val="en-US"/>
          </w:rPr>
          <w:t>W</w:t>
        </w:r>
      </w:ins>
      <w:del w:id="285" w:author="Anderson, Samuel R" w:date="2022-08-01T10:46:00Z">
        <w:r w:rsidR="00CD68CB" w:rsidDel="0023447E">
          <w:rPr>
            <w:lang w:val="en-US"/>
          </w:rPr>
          <w:delText>w</w:delText>
        </w:r>
      </w:del>
      <w:r w:rsidR="00CD68CB">
        <w:rPr>
          <w:lang w:val="en-US"/>
        </w:rPr>
        <w:t xml:space="preserve">e conducted a 100-year </w:t>
      </w:r>
      <w:r w:rsidR="006729D7">
        <w:rPr>
          <w:lang w:val="en-US"/>
        </w:rPr>
        <w:t xml:space="preserve">test </w:t>
      </w:r>
      <w:r w:rsidR="00CD68CB">
        <w:rPr>
          <w:lang w:val="en-US"/>
        </w:rPr>
        <w:t>simulation with no problem</w:t>
      </w:r>
      <w:del w:id="286" w:author="Anderson, Samuel R" w:date="2022-08-01T10:46:00Z">
        <w:r w:rsidR="00CD68CB" w:rsidDel="0023447E">
          <w:rPr>
            <w:lang w:val="en-US"/>
          </w:rPr>
          <w:delText>s</w:delText>
        </w:r>
      </w:del>
      <w:commentRangeEnd w:id="283"/>
      <w:r w:rsidR="0023447E">
        <w:rPr>
          <w:rStyle w:val="CommentReference"/>
        </w:rPr>
        <w:commentReference w:id="283"/>
      </w:r>
      <w:del w:id="287" w:author="Anderson, Samuel R" w:date="2022-08-01T10:46:00Z">
        <w:r w:rsidR="00CD68CB" w:rsidDel="0023447E">
          <w:rPr>
            <w:lang w:val="en-US"/>
          </w:rPr>
          <w:delText>)</w:delText>
        </w:r>
      </w:del>
      <w:r w:rsidR="00CD68CB">
        <w:rPr>
          <w:lang w:val="en-US"/>
        </w:rPr>
        <w:t>.</w:t>
      </w:r>
    </w:p>
    <w:p w14:paraId="4F13057E" w14:textId="77777777" w:rsidR="00CD68CB" w:rsidRDefault="00CD68CB" w:rsidP="00730512">
      <w:pPr>
        <w:rPr>
          <w:lang w:val="en-US"/>
        </w:rPr>
      </w:pPr>
    </w:p>
    <w:p w14:paraId="5A271A44" w14:textId="157A0F8E" w:rsidR="00A00A5D" w:rsidRDefault="00502FC9" w:rsidP="00C83179">
      <w:pPr>
        <w:rPr>
          <w:lang w:val="en-US"/>
        </w:rPr>
      </w:pPr>
      <w:r>
        <w:rPr>
          <w:lang w:val="en-US"/>
        </w:rPr>
        <w:t xml:space="preserve">Our coupled </w:t>
      </w:r>
      <w:proofErr w:type="spellStart"/>
      <w:r w:rsidR="00FB1C86">
        <w:rPr>
          <w:lang w:val="en-US"/>
        </w:rPr>
        <w:t>OverlandFlow-riverBedDynamics</w:t>
      </w:r>
      <w:proofErr w:type="spellEnd"/>
      <w:r w:rsidR="00FB1C86">
        <w:rPr>
          <w:lang w:val="en-US"/>
        </w:rPr>
        <w:t xml:space="preserve"> </w:t>
      </w:r>
      <w:r>
        <w:rPr>
          <w:lang w:val="en-US"/>
        </w:rPr>
        <w:t>approach</w:t>
      </w:r>
      <w:r w:rsidR="00E01B49">
        <w:rPr>
          <w:lang w:val="en-US"/>
        </w:rPr>
        <w:t xml:space="preserve"> </w:t>
      </w:r>
      <w:r w:rsidR="00F011D5">
        <w:rPr>
          <w:lang w:val="en-US"/>
        </w:rPr>
        <w:t xml:space="preserve">in our LEM </w:t>
      </w:r>
      <w:r w:rsidR="00E01B49">
        <w:rPr>
          <w:lang w:val="en-US"/>
        </w:rPr>
        <w:t>is</w:t>
      </w:r>
      <w:r w:rsidR="00924341">
        <w:rPr>
          <w:lang w:val="en-US"/>
        </w:rPr>
        <w:t xml:space="preserve"> in </w:t>
      </w:r>
      <w:r w:rsidR="00ED46A9">
        <w:rPr>
          <w:lang w:val="en-US"/>
        </w:rPr>
        <w:t xml:space="preserve">reality </w:t>
      </w:r>
      <w:r w:rsidR="00E01B49">
        <w:rPr>
          <w:lang w:val="en-US"/>
        </w:rPr>
        <w:t xml:space="preserve">a decoupled way to solve for the evolution of a </w:t>
      </w:r>
      <w:r w:rsidR="00683184">
        <w:rPr>
          <w:lang w:val="en-US"/>
        </w:rPr>
        <w:t>riverbed</w:t>
      </w:r>
      <w:r w:rsidR="009918A7">
        <w:rPr>
          <w:lang w:val="en-US"/>
        </w:rPr>
        <w:t xml:space="preserve"> </w:t>
      </w:r>
      <w:r w:rsidR="009918A7">
        <w:rPr>
          <w:lang w:val="en-US"/>
        </w:rPr>
        <w:fldChar w:fldCharType="begin" w:fldLock="1"/>
      </w:r>
      <w:r w:rsidR="00B11D5C">
        <w:rPr>
          <w:lang w:val="en-US"/>
        </w:rPr>
        <w:instrText>ADDIN CSL_CITATION {"citationItems":[{"id":"ITEM-1","itemData":{"DOI":"10.1061/(ASCE)0733-9429(2002)128:3(306)","ISSN":"0733-9429","abstract":"Original article can be found at: http://cedb.asce.org   Copyright ASCE.  DOI: 10.1061/(ASCE)0733-9429(2002)128:3(306) [Full text of this article is not available in the UHRA]","author":[{"dropping-particle":"","family":"Cao","given":"Z.","non-dropping-particle":"","parse-names":false,"suffix":""},{"dropping-particle":"","family":"Day","given":"R.","non-dropping-particle":"","parse-names":false,"suffix":""},{"dropping-particle":"","family":"Egashira","given":"S.","non-dropping-particle":"","parse-names":false,"suffix":""}],"id":"ITEM-1","issue":"3","issued":{"date-parts":[["2002"]]},"title":"Coupled and Decoupled Numerical Modeling of Flow and Morphological Evolution in Alluvial Rivers.","type":"article-journal","volume":"128"},"uris":["http://www.mendeley.com/documents/?uuid=b6e1d9d4-a175-4cdd-a078-185e9d53468e"]},{"id":"ITEM-2","itemData":{"DOI":"10.1063/1.1848731","ISSN":"10706631","abstract":"The effect of coupling or decoupling bed and flow dynamics is analyzed in the framework of a linear analysis of the stability of a uniform, rotational, two-dimensional flow in an infinitely wide channel with a bed composed by incoherent sediments. It is shown that results obtained with the coupled analysis in term of instability of slow sediment waves of the dune/antidune kind are quite similar to the results obtained making use of the \"quasisteady hypothesis,\" which forms the basis of most of the existing linear stability analyses of bedforms and formally justifies the decoupling procedure. Small differences can be observed, for Froude numbers of O(1), in the surroundings of the marginal curves that bound the instability regions, mainly due to the removal of the artificial resonance that is introduced in the analysis when the quasisteady hypothesis is enforced. The decoupled approach, however, completely wipes out a mode of instability associated with fast-moving sediment waves, which appear at high Froude numbers in connection with the formation of roll waves on the free surface. This mode of instability, characterized by large wavelengths, is shown to coexist with the slower, shorter antidune mode. © 2005 American Institute of Physics.","author":[{"dropping-particle":"","family":"Colombini","given":"Marco","non-dropping-particle":"","parse-names":false,"suffix":""},{"dropping-particle":"","family":"Stocchino","given":"Alessandro","non-dropping-particle":"","parse-names":false,"suffix":""}],"container-title":"Physics of Fluids","id":"ITEM-2","issue":"3","issued":{"date-parts":[["2005"]]},"title":"Coupling or decoupling bed and flow dynamics: Fast and slow sediment waves at high Froude numbers","type":"article-journal","volume":"17"},"uris":["http://www.mendeley.com/documents/?uuid=910b627e-889f-4dd5-8365-929184492cd8"]}],"mendeley":{"formattedCitation":"(Cao et al., 2002; Colombini &amp; Stocchino, 2005)","manualFormatting":"(see Cao et al., 2002; Colombini &amp; Stocchino, 2005 for coupled and decoupled definitions and applications)","plainTextFormattedCitation":"(Cao et al., 2002; Colombini &amp; Stocchino, 2005)","previouslyFormattedCitation":"(Cao et al., 2002; Colombini &amp; Stocchino, 2005)"},"properties":{"noteIndex":0},"schema":"https://github.com/citation-style-language/schema/raw/master/csl-citation.json"}</w:instrText>
      </w:r>
      <w:r w:rsidR="009918A7">
        <w:rPr>
          <w:lang w:val="en-US"/>
        </w:rPr>
        <w:fldChar w:fldCharType="separate"/>
      </w:r>
      <w:r w:rsidR="009918A7" w:rsidRPr="00227354">
        <w:rPr>
          <w:noProof/>
          <w:lang w:val="en-US"/>
        </w:rPr>
        <w:t>(</w:t>
      </w:r>
      <w:r w:rsidR="009918A7">
        <w:rPr>
          <w:noProof/>
          <w:lang w:val="en-US"/>
        </w:rPr>
        <w:t xml:space="preserve">see </w:t>
      </w:r>
      <w:r w:rsidR="009918A7" w:rsidRPr="00227354">
        <w:rPr>
          <w:noProof/>
          <w:lang w:val="en-US"/>
        </w:rPr>
        <w:t>Cao et al., 2002; Colombini &amp; Stocchino, 2005</w:t>
      </w:r>
      <w:r w:rsidR="009918A7">
        <w:rPr>
          <w:noProof/>
          <w:lang w:val="en-US"/>
        </w:rPr>
        <w:t xml:space="preserve"> for coupled and decoupled </w:t>
      </w:r>
      <w:r w:rsidR="00B11D5C">
        <w:rPr>
          <w:noProof/>
          <w:lang w:val="en-US"/>
        </w:rPr>
        <w:t xml:space="preserve">definitions and </w:t>
      </w:r>
      <w:r w:rsidR="009918A7">
        <w:rPr>
          <w:noProof/>
          <w:lang w:val="en-US"/>
        </w:rPr>
        <w:t>applications</w:t>
      </w:r>
      <w:r w:rsidR="009918A7" w:rsidRPr="00227354">
        <w:rPr>
          <w:noProof/>
          <w:lang w:val="en-US"/>
        </w:rPr>
        <w:t>)</w:t>
      </w:r>
      <w:r w:rsidR="009918A7">
        <w:rPr>
          <w:lang w:val="en-US"/>
        </w:rPr>
        <w:fldChar w:fldCharType="end"/>
      </w:r>
      <w:r w:rsidR="00B813C5">
        <w:rPr>
          <w:lang w:val="en-US"/>
        </w:rPr>
        <w:t>.</w:t>
      </w:r>
      <w:r w:rsidR="00ED46A9">
        <w:rPr>
          <w:lang w:val="en-US"/>
        </w:rPr>
        <w:t xml:space="preserve"> </w:t>
      </w:r>
      <w:r w:rsidR="00B813C5">
        <w:rPr>
          <w:lang w:val="en-US"/>
        </w:rPr>
        <w:t>This means</w:t>
      </w:r>
      <w:r w:rsidR="00ED46A9">
        <w:rPr>
          <w:lang w:val="en-US"/>
        </w:rPr>
        <w:t xml:space="preserve"> that the governing equations are solved</w:t>
      </w:r>
      <w:r w:rsidR="00E1118F">
        <w:rPr>
          <w:lang w:val="en-US"/>
        </w:rPr>
        <w:t xml:space="preserve"> </w:t>
      </w:r>
      <w:proofErr w:type="gramStart"/>
      <w:r w:rsidR="000554C1">
        <w:rPr>
          <w:lang w:val="en-US"/>
        </w:rPr>
        <w:t>separately</w:t>
      </w:r>
      <w:proofErr w:type="gramEnd"/>
      <w:r w:rsidR="00E1118F">
        <w:rPr>
          <w:lang w:val="en-US"/>
        </w:rPr>
        <w:t xml:space="preserve"> and the flow is “</w:t>
      </w:r>
      <w:r w:rsidR="003C392B">
        <w:rPr>
          <w:lang w:val="en-US"/>
        </w:rPr>
        <w:t xml:space="preserve">paused” while </w:t>
      </w:r>
      <w:r w:rsidR="00A13D7A">
        <w:rPr>
          <w:lang w:val="en-US"/>
        </w:rPr>
        <w:t>the component</w:t>
      </w:r>
      <w:r w:rsidR="003C392B">
        <w:rPr>
          <w:lang w:val="en-US"/>
        </w:rPr>
        <w:t xml:space="preserve"> solve</w:t>
      </w:r>
      <w:r w:rsidR="00A13D7A">
        <w:rPr>
          <w:lang w:val="en-US"/>
        </w:rPr>
        <w:t>s</w:t>
      </w:r>
      <w:r w:rsidR="003C392B">
        <w:rPr>
          <w:lang w:val="en-US"/>
        </w:rPr>
        <w:t xml:space="preserve"> the Exner equation during a given time step</w:t>
      </w:r>
      <w:r w:rsidR="00F419A6">
        <w:rPr>
          <w:lang w:val="en-US"/>
        </w:rPr>
        <w:t xml:space="preserve"> (</w:t>
      </w:r>
      <w:r w:rsidR="00C83179">
        <w:rPr>
          <w:lang w:val="en-US"/>
        </w:rPr>
        <w:fldChar w:fldCharType="begin"/>
      </w:r>
      <w:r w:rsidR="00C83179">
        <w:rPr>
          <w:lang w:val="en-US"/>
        </w:rPr>
        <w:instrText xml:space="preserve"> REF _Ref109808700 </w:instrText>
      </w:r>
      <w:r w:rsidR="00C83179">
        <w:rPr>
          <w:lang w:val="en-US"/>
        </w:rPr>
        <w:fldChar w:fldCharType="separate"/>
      </w:r>
      <w:r w:rsidR="00C83179">
        <w:t xml:space="preserve">Figure </w:t>
      </w:r>
      <w:r w:rsidR="00C83179">
        <w:rPr>
          <w:noProof/>
        </w:rPr>
        <w:t>12</w:t>
      </w:r>
      <w:r w:rsidR="00C83179">
        <w:rPr>
          <w:lang w:val="en-US"/>
        </w:rPr>
        <w:fldChar w:fldCharType="end"/>
      </w:r>
      <w:r w:rsidR="00C83179">
        <w:rPr>
          <w:lang w:val="en-US"/>
        </w:rPr>
        <w:t xml:space="preserve"> </w:t>
      </w:r>
      <w:r w:rsidR="00F419A6">
        <w:rPr>
          <w:lang w:val="en-US"/>
        </w:rPr>
        <w:t>a and b)</w:t>
      </w:r>
      <w:r w:rsidR="006439E0">
        <w:rPr>
          <w:lang w:val="en-US"/>
        </w:rPr>
        <w:t xml:space="preserve">. </w:t>
      </w:r>
      <w:r w:rsidR="00F23F82">
        <w:rPr>
          <w:lang w:val="en-US"/>
        </w:rPr>
        <w:t>This imp</w:t>
      </w:r>
      <w:r w:rsidR="00163884">
        <w:rPr>
          <w:lang w:val="en-US"/>
        </w:rPr>
        <w:t>lies that</w:t>
      </w:r>
      <w:r w:rsidR="00A87F5B">
        <w:rPr>
          <w:lang w:val="en-US"/>
        </w:rPr>
        <w:t xml:space="preserve"> the selected time-step must </w:t>
      </w:r>
      <w:r w:rsidR="006A6091">
        <w:rPr>
          <w:lang w:val="en-US"/>
        </w:rPr>
        <w:t>ensure</w:t>
      </w:r>
      <w:r w:rsidR="001B0009">
        <w:rPr>
          <w:lang w:val="en-US"/>
        </w:rPr>
        <w:t xml:space="preserve"> </w:t>
      </w:r>
      <w:r w:rsidR="00D83EF4">
        <w:rPr>
          <w:lang w:val="en-US"/>
        </w:rPr>
        <w:t xml:space="preserve">relatively small </w:t>
      </w:r>
      <w:r w:rsidR="001B0009">
        <w:rPr>
          <w:lang w:val="en-US"/>
        </w:rPr>
        <w:t>bed elevation changes</w:t>
      </w:r>
      <w:r w:rsidR="003E058C">
        <w:rPr>
          <w:lang w:val="en-US"/>
        </w:rPr>
        <w:t xml:space="preserve"> </w:t>
      </w:r>
      <w:r w:rsidR="009E6EDC">
        <w:rPr>
          <w:lang w:val="en-US"/>
        </w:rPr>
        <w:t>to maintain the simulation stability</w:t>
      </w:r>
      <w:r w:rsidR="003F4043">
        <w:rPr>
          <w:lang w:val="en-US"/>
        </w:rPr>
        <w:t xml:space="preserve">. </w:t>
      </w:r>
      <w:r w:rsidR="00CC0392">
        <w:rPr>
          <w:lang w:val="en-US"/>
        </w:rPr>
        <w:t xml:space="preserve">When working </w:t>
      </w:r>
      <w:r w:rsidR="00387FD7">
        <w:rPr>
          <w:lang w:val="en-US"/>
        </w:rPr>
        <w:t>with</w:t>
      </w:r>
      <w:r w:rsidR="00CC0392">
        <w:rPr>
          <w:lang w:val="en-US"/>
        </w:rPr>
        <w:t xml:space="preserve"> </w:t>
      </w:r>
      <w:r w:rsidR="002B5CE4">
        <w:rPr>
          <w:lang w:val="en-US"/>
        </w:rPr>
        <w:t xml:space="preserve">flow, rainfall, and watershed conditions that generate </w:t>
      </w:r>
      <w:r w:rsidR="008975F3">
        <w:rPr>
          <w:lang w:val="en-US"/>
        </w:rPr>
        <w:t xml:space="preserve">dramatic elevation changes an optional </w:t>
      </w:r>
      <w:r w:rsidR="004B5CFE">
        <w:rPr>
          <w:lang w:val="en-US"/>
        </w:rPr>
        <w:t>local correction can be used to</w:t>
      </w:r>
      <w:r w:rsidR="00823F10">
        <w:rPr>
          <w:lang w:val="en-US"/>
        </w:rPr>
        <w:t xml:space="preserve"> preserve the numerical stability and ensure mass conservation (</w:t>
      </w:r>
      <w:r w:rsidR="00C83179">
        <w:rPr>
          <w:lang w:val="en-US"/>
        </w:rPr>
        <w:fldChar w:fldCharType="begin"/>
      </w:r>
      <w:r w:rsidR="00C83179">
        <w:rPr>
          <w:lang w:val="en-US"/>
        </w:rPr>
        <w:instrText xml:space="preserve"> REF _Ref109808700 </w:instrText>
      </w:r>
      <w:r w:rsidR="00C83179">
        <w:rPr>
          <w:lang w:val="en-US"/>
        </w:rPr>
        <w:fldChar w:fldCharType="separate"/>
      </w:r>
      <w:r w:rsidR="00C83179">
        <w:t xml:space="preserve">Figure </w:t>
      </w:r>
      <w:r w:rsidR="00C83179">
        <w:rPr>
          <w:noProof/>
        </w:rPr>
        <w:t>12</w:t>
      </w:r>
      <w:r w:rsidR="00C83179">
        <w:rPr>
          <w:lang w:val="en-US"/>
        </w:rPr>
        <w:fldChar w:fldCharType="end"/>
      </w:r>
      <w:r w:rsidR="00C83179">
        <w:rPr>
          <w:lang w:val="en-US"/>
        </w:rPr>
        <w:t xml:space="preserve"> </w:t>
      </w:r>
      <w:r w:rsidR="00823F10">
        <w:rPr>
          <w:lang w:val="en-US"/>
        </w:rPr>
        <w:t>c)</w:t>
      </w:r>
      <w:r w:rsidR="00630C8E">
        <w:rPr>
          <w:lang w:val="en-US"/>
        </w:rPr>
        <w:t xml:space="preserve">. Given that only the water </w:t>
      </w:r>
      <w:r w:rsidR="00257F57">
        <w:rPr>
          <w:lang w:val="en-US"/>
        </w:rPr>
        <w:t>surface elevation</w:t>
      </w:r>
      <w:r w:rsidR="00630C8E">
        <w:rPr>
          <w:lang w:val="en-US"/>
        </w:rPr>
        <w:t xml:space="preserve"> is affected after a change in </w:t>
      </w:r>
      <w:r w:rsidR="00A5039A">
        <w:rPr>
          <w:lang w:val="en-US"/>
        </w:rPr>
        <w:t>bed surface elevation</w:t>
      </w:r>
      <w:r w:rsidR="004675E1">
        <w:rPr>
          <w:lang w:val="en-US"/>
        </w:rPr>
        <w:t xml:space="preserve"> (water depth and discharge are not affected)</w:t>
      </w:r>
      <w:r w:rsidR="00114B87">
        <w:rPr>
          <w:lang w:val="en-US"/>
        </w:rPr>
        <w:t xml:space="preserve"> it is possible to</w:t>
      </w:r>
      <w:r w:rsidR="004036DF">
        <w:rPr>
          <w:lang w:val="en-US"/>
        </w:rPr>
        <w:t xml:space="preserve"> </w:t>
      </w:r>
      <w:r w:rsidR="005B5828">
        <w:rPr>
          <w:lang w:val="en-US"/>
        </w:rPr>
        <w:t xml:space="preserve">locally </w:t>
      </w:r>
      <w:r w:rsidR="004036DF">
        <w:rPr>
          <w:lang w:val="en-US"/>
        </w:rPr>
        <w:t xml:space="preserve">correct the water depth by running </w:t>
      </w:r>
      <w:proofErr w:type="spellStart"/>
      <w:r w:rsidR="00675064">
        <w:rPr>
          <w:lang w:val="en-US"/>
        </w:rPr>
        <w:t>O</w:t>
      </w:r>
      <w:r w:rsidR="004036DF">
        <w:rPr>
          <w:lang w:val="en-US"/>
        </w:rPr>
        <w:t>verland</w:t>
      </w:r>
      <w:r w:rsidR="00675064">
        <w:rPr>
          <w:lang w:val="en-US"/>
        </w:rPr>
        <w:t>F</w:t>
      </w:r>
      <w:r w:rsidR="004036DF">
        <w:rPr>
          <w:lang w:val="en-US"/>
        </w:rPr>
        <w:t>low</w:t>
      </w:r>
      <w:proofErr w:type="spellEnd"/>
      <w:r w:rsidR="005C4244">
        <w:rPr>
          <w:lang w:val="en-US"/>
        </w:rPr>
        <w:t xml:space="preserve"> for a few </w:t>
      </w:r>
      <w:r w:rsidR="004675E1">
        <w:rPr>
          <w:lang w:val="en-US"/>
        </w:rPr>
        <w:t xml:space="preserve">internal </w:t>
      </w:r>
      <w:r w:rsidR="005C4244">
        <w:rPr>
          <w:lang w:val="en-US"/>
        </w:rPr>
        <w:t xml:space="preserve">cycles and obtain a </w:t>
      </w:r>
      <w:r w:rsidR="00C544EA">
        <w:rPr>
          <w:lang w:val="en-US"/>
        </w:rPr>
        <w:t>better</w:t>
      </w:r>
      <w:r w:rsidR="005C4244">
        <w:rPr>
          <w:lang w:val="en-US"/>
        </w:rPr>
        <w:t xml:space="preserve"> </w:t>
      </w:r>
      <w:r w:rsidR="00E9589C">
        <w:rPr>
          <w:lang w:val="en-US"/>
        </w:rPr>
        <w:t>water surface elevation around the nodes that had bed surface elevation changes</w:t>
      </w:r>
      <w:r w:rsidR="007E651D">
        <w:rPr>
          <w:lang w:val="en-US"/>
        </w:rPr>
        <w:t xml:space="preserve"> (only those sharing links can be corrected)</w:t>
      </w:r>
      <w:r w:rsidR="008C2E36">
        <w:rPr>
          <w:lang w:val="en-US"/>
        </w:rPr>
        <w:t xml:space="preserve">. </w:t>
      </w:r>
      <w:r w:rsidR="00C7606D">
        <w:rPr>
          <w:lang w:val="en-US"/>
        </w:rPr>
        <w:t xml:space="preserve">Once the internal cycle </w:t>
      </w:r>
      <w:r w:rsidR="00EC2827">
        <w:rPr>
          <w:lang w:val="en-US"/>
        </w:rPr>
        <w:t>finishes</w:t>
      </w:r>
      <w:ins w:id="288" w:author="Anderson, Samuel R" w:date="2022-08-01T10:47:00Z">
        <w:r w:rsidR="007F517E">
          <w:rPr>
            <w:lang w:val="en-US"/>
          </w:rPr>
          <w:t>,</w:t>
        </w:r>
      </w:ins>
      <w:r w:rsidR="00C7606D">
        <w:rPr>
          <w:lang w:val="en-US"/>
        </w:rPr>
        <w:t xml:space="preserve"> the corrected water depth is mapped </w:t>
      </w:r>
      <w:r w:rsidR="00EC2827">
        <w:rPr>
          <w:lang w:val="en-US"/>
        </w:rPr>
        <w:t>in</w:t>
      </w:r>
      <w:r w:rsidR="00C7606D">
        <w:rPr>
          <w:lang w:val="en-US"/>
        </w:rPr>
        <w:t>to the grid</w:t>
      </w:r>
      <w:r w:rsidR="00EC2827">
        <w:rPr>
          <w:lang w:val="en-US"/>
        </w:rPr>
        <w:t>.</w:t>
      </w:r>
      <w:r w:rsidR="00C34F28">
        <w:rPr>
          <w:lang w:val="en-US"/>
        </w:rPr>
        <w:t xml:space="preserve"> </w:t>
      </w:r>
      <w:r w:rsidR="00954497">
        <w:rPr>
          <w:lang w:val="en-US"/>
        </w:rPr>
        <w:t>In this correction f</w:t>
      </w:r>
      <w:r w:rsidR="00C34F28">
        <w:rPr>
          <w:lang w:val="en-US"/>
        </w:rPr>
        <w:t>low discharge is not altered</w:t>
      </w:r>
      <w:r w:rsidR="003853C3">
        <w:rPr>
          <w:lang w:val="en-US"/>
        </w:rPr>
        <w:t xml:space="preserve"> and the values previously calculated are used</w:t>
      </w:r>
      <w:r w:rsidR="003D4BF7">
        <w:rPr>
          <w:lang w:val="en-US"/>
        </w:rPr>
        <w:t xml:space="preserve"> </w:t>
      </w:r>
      <w:proofErr w:type="spellStart"/>
      <w:ins w:id="289" w:author="Anderson, Samuel R" w:date="2022-08-01T10:47:00Z">
        <w:r w:rsidR="007F517E">
          <w:rPr>
            <w:lang w:val="en-US"/>
          </w:rPr>
          <w:t>while</w:t>
        </w:r>
      </w:ins>
      <w:del w:id="290" w:author="Anderson, Samuel R" w:date="2022-08-01T10:47:00Z">
        <w:r w:rsidR="003D4BF7" w:rsidDel="007F517E">
          <w:rPr>
            <w:lang w:val="en-US"/>
          </w:rPr>
          <w:delText>(</w:delText>
        </w:r>
      </w:del>
      <w:r w:rsidR="00E40924">
        <w:rPr>
          <w:lang w:val="en-US"/>
        </w:rPr>
        <w:t>local</w:t>
      </w:r>
      <w:proofErr w:type="spellEnd"/>
      <w:r w:rsidR="00E40924">
        <w:rPr>
          <w:lang w:val="en-US"/>
        </w:rPr>
        <w:t xml:space="preserve"> velocity is modified</w:t>
      </w:r>
      <w:del w:id="291" w:author="Anderson, Samuel R" w:date="2022-08-01T10:48:00Z">
        <w:r w:rsidR="003D4BF7" w:rsidDel="007F517E">
          <w:rPr>
            <w:lang w:val="en-US"/>
          </w:rPr>
          <w:delText>)</w:delText>
        </w:r>
      </w:del>
      <w:r w:rsidR="00E40924">
        <w:rPr>
          <w:lang w:val="en-US"/>
        </w:rPr>
        <w:t xml:space="preserve">. </w:t>
      </w:r>
      <w:r w:rsidR="00004F11">
        <w:rPr>
          <w:lang w:val="en-US"/>
        </w:rPr>
        <w:t xml:space="preserve">This capability is </w:t>
      </w:r>
      <w:r w:rsidR="008B3BD3">
        <w:rPr>
          <w:lang w:val="en-US"/>
        </w:rPr>
        <w:t>configured in the driver file</w:t>
      </w:r>
      <w:r w:rsidR="00BA6845">
        <w:rPr>
          <w:lang w:val="en-US"/>
        </w:rPr>
        <w:t xml:space="preserve"> and a</w:t>
      </w:r>
      <w:r w:rsidR="008B3BD3">
        <w:rPr>
          <w:lang w:val="en-US"/>
        </w:rPr>
        <w:t>n example of its use is given in the examples code fo</w:t>
      </w:r>
      <w:r w:rsidR="00F318CC">
        <w:rPr>
          <w:lang w:val="en-US"/>
        </w:rPr>
        <w:t xml:space="preserve">r the test case used in section </w:t>
      </w:r>
      <w:r w:rsidR="00F318CC" w:rsidRPr="00F318CC">
        <w:rPr>
          <w:lang w:val="en-US"/>
        </w:rPr>
        <w:t>5.4</w:t>
      </w:r>
      <w:r w:rsidR="00F318CC">
        <w:rPr>
          <w:lang w:val="en-US"/>
        </w:rPr>
        <w:t>.</w:t>
      </w:r>
    </w:p>
    <w:p w14:paraId="604DD8C8" w14:textId="77777777" w:rsidR="00A00A5D" w:rsidRDefault="00A00A5D" w:rsidP="00504D82">
      <w:pPr>
        <w:rPr>
          <w:lang w:val="en-US"/>
        </w:rPr>
      </w:pPr>
    </w:p>
    <w:p w14:paraId="152EB96D" w14:textId="730351EC" w:rsidR="00A06916" w:rsidRDefault="00AD5832" w:rsidP="00D2747A">
      <w:pPr>
        <w:jc w:val="center"/>
        <w:rPr>
          <w:lang w:val="en-US"/>
        </w:rPr>
      </w:pPr>
      <w:bookmarkStart w:id="292" w:name="_Ref109390845"/>
      <w:r w:rsidRPr="00AD5832">
        <w:rPr>
          <w:noProof/>
          <w:lang w:val="en-US"/>
        </w:rPr>
        <w:lastRenderedPageBreak/>
        <w:drawing>
          <wp:inline distT="0" distB="0" distL="0" distR="0" wp14:anchorId="2EAFEAE3" wp14:editId="36C701B0">
            <wp:extent cx="4754880" cy="2251532"/>
            <wp:effectExtent l="0" t="0" r="7620" b="0"/>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pic:cNvPicPr/>
                  </pic:nvPicPr>
                  <pic:blipFill>
                    <a:blip r:embed="rId23"/>
                    <a:stretch>
                      <a:fillRect/>
                    </a:stretch>
                  </pic:blipFill>
                  <pic:spPr>
                    <a:xfrm>
                      <a:off x="0" y="0"/>
                      <a:ext cx="4782251" cy="2264493"/>
                    </a:xfrm>
                    <a:prstGeom prst="rect">
                      <a:avLst/>
                    </a:prstGeom>
                  </pic:spPr>
                </pic:pic>
              </a:graphicData>
            </a:graphic>
          </wp:inline>
        </w:drawing>
      </w:r>
    </w:p>
    <w:p w14:paraId="4F1AB540" w14:textId="2FAD5A7C" w:rsidR="00F419A6" w:rsidRDefault="00C83179" w:rsidP="00C83179">
      <w:pPr>
        <w:pStyle w:val="Caption"/>
        <w:rPr>
          <w:lang w:val="en-US"/>
        </w:rPr>
      </w:pPr>
      <w:bookmarkStart w:id="293" w:name="_Ref109808700"/>
      <w:bookmarkEnd w:id="292"/>
      <w:r>
        <w:t xml:space="preserve">Figure </w:t>
      </w:r>
      <w:fldSimple w:instr=" SEQ Figure \* ARABIC ">
        <w:r>
          <w:rPr>
            <w:noProof/>
          </w:rPr>
          <w:t>12</w:t>
        </w:r>
      </w:fldSimple>
      <w:bookmarkEnd w:id="293"/>
      <w:r>
        <w:t xml:space="preserve">: </w:t>
      </w:r>
      <w:r w:rsidR="00E83A9A">
        <w:rPr>
          <w:lang w:val="en-US"/>
        </w:rPr>
        <w:t xml:space="preserve">An example of </w:t>
      </w:r>
      <w:r w:rsidR="002C630D">
        <w:rPr>
          <w:lang w:val="en-US"/>
        </w:rPr>
        <w:t>the local water depth correction</w:t>
      </w:r>
      <w:r w:rsidR="00D20BA6">
        <w:rPr>
          <w:lang w:val="en-US"/>
        </w:rPr>
        <w:t xml:space="preserve">. An optional capability in </w:t>
      </w:r>
      <w:proofErr w:type="spellStart"/>
      <w:r w:rsidR="00D20BA6">
        <w:rPr>
          <w:lang w:val="en-US"/>
        </w:rPr>
        <w:t>riverBedDynamics</w:t>
      </w:r>
      <w:proofErr w:type="spellEnd"/>
      <w:r w:rsidR="00D20BA6">
        <w:rPr>
          <w:lang w:val="en-US"/>
        </w:rPr>
        <w:t>,</w:t>
      </w:r>
      <w:r w:rsidR="002C630D">
        <w:rPr>
          <w:lang w:val="en-US"/>
        </w:rPr>
        <w:t xml:space="preserve"> a</w:t>
      </w:r>
      <w:r w:rsidR="003666C7">
        <w:rPr>
          <w:lang w:val="en-US"/>
        </w:rPr>
        <w:t>n</w:t>
      </w:r>
      <w:r w:rsidR="002C630D">
        <w:rPr>
          <w:lang w:val="en-US"/>
        </w:rPr>
        <w:t xml:space="preserve"> erosion</w:t>
      </w:r>
      <w:r w:rsidR="00D20BA6">
        <w:rPr>
          <w:lang w:val="en-US"/>
        </w:rPr>
        <w:t>al</w:t>
      </w:r>
      <w:r w:rsidR="002C630D">
        <w:rPr>
          <w:lang w:val="en-US"/>
        </w:rPr>
        <w:t xml:space="preserve"> case</w:t>
      </w:r>
      <w:r w:rsidR="00D20BA6">
        <w:rPr>
          <w:lang w:val="en-US"/>
        </w:rPr>
        <w:t xml:space="preserve"> is shown here but works for deposition as well</w:t>
      </w:r>
      <w:r w:rsidR="002C630D">
        <w:rPr>
          <w:lang w:val="en-US"/>
        </w:rPr>
        <w:t xml:space="preserve">. </w:t>
      </w:r>
      <w:r w:rsidR="00953ED7">
        <w:rPr>
          <w:lang w:val="en-US"/>
        </w:rPr>
        <w:t xml:space="preserve">a) </w:t>
      </w:r>
      <w:proofErr w:type="gramStart"/>
      <w:r w:rsidR="00CC2FDF">
        <w:rPr>
          <w:lang w:val="en-US"/>
        </w:rPr>
        <w:t>O</w:t>
      </w:r>
      <w:r w:rsidR="00953ED7">
        <w:rPr>
          <w:lang w:val="en-US"/>
        </w:rPr>
        <w:t>riginal</w:t>
      </w:r>
      <w:proofErr w:type="gramEnd"/>
      <w:r w:rsidR="00953ED7">
        <w:rPr>
          <w:lang w:val="en-US"/>
        </w:rPr>
        <w:t xml:space="preserve"> bed and water depth condition</w:t>
      </w:r>
      <w:r w:rsidR="00B214BA">
        <w:rPr>
          <w:lang w:val="en-US"/>
        </w:rPr>
        <w:t xml:space="preserve"> </w:t>
      </w:r>
      <w:r w:rsidR="00CC2FDF">
        <w:rPr>
          <w:lang w:val="en-US"/>
        </w:rPr>
        <w:t>(</w:t>
      </w:r>
      <m:oMath>
        <m:sSub>
          <m:sSubPr>
            <m:ctrlPr>
              <w:rPr>
                <w:rFonts w:ascii="Cambria Math" w:hAnsi="Cambria Math"/>
                <w:i/>
                <w:szCs w:val="24"/>
                <w:lang w:val="en-US"/>
              </w:rPr>
            </m:ctrlPr>
          </m:sSubPr>
          <m:e>
            <m:r>
              <w:rPr>
                <w:rFonts w:ascii="Cambria Math" w:hAnsi="Cambria Math"/>
                <w:lang w:val="en-US"/>
              </w:rPr>
              <m:t>t</m:t>
            </m:r>
          </m:e>
          <m:sub>
            <m:r>
              <w:rPr>
                <w:rFonts w:ascii="Cambria Math" w:hAnsi="Cambria Math"/>
                <w:lang w:val="en-US"/>
              </w:rPr>
              <m:t>0</m:t>
            </m:r>
          </m:sub>
        </m:sSub>
      </m:oMath>
      <w:r w:rsidR="00CC2FDF">
        <w:rPr>
          <w:lang w:val="en-US"/>
        </w:rPr>
        <w:t>)</w:t>
      </w:r>
      <w:r w:rsidR="00365480">
        <w:rPr>
          <w:lang w:val="en-US"/>
        </w:rPr>
        <w:t>.</w:t>
      </w:r>
      <w:r w:rsidR="001813C9">
        <w:rPr>
          <w:lang w:val="en-US"/>
        </w:rPr>
        <w:t xml:space="preserve"> </w:t>
      </w:r>
      <w:r w:rsidR="00F83FF3">
        <w:rPr>
          <w:lang w:val="en-US"/>
        </w:rPr>
        <w:t xml:space="preserve">Individual nodes are represented as grey rectangles and identified </w:t>
      </w:r>
      <w:r w:rsidR="00A1536F">
        <w:rPr>
          <w:lang w:val="en-US"/>
        </w:rPr>
        <w:t>using the subscript</w:t>
      </w:r>
      <w:r w:rsidR="00F83FF3">
        <w:rPr>
          <w:lang w:val="en-US"/>
        </w:rPr>
        <w:t xml:space="preserve"> </w:t>
      </w:r>
      <m:oMath>
        <m:r>
          <w:rPr>
            <w:rFonts w:ascii="Cambria Math" w:hAnsi="Cambria Math"/>
            <w:lang w:val="en-US"/>
          </w:rPr>
          <m:t>i</m:t>
        </m:r>
      </m:oMath>
      <w:r w:rsidR="00A1536F">
        <w:rPr>
          <w:lang w:val="en-US"/>
        </w:rPr>
        <w:t>. Water depth is represented as light blue rectangles</w:t>
      </w:r>
      <w:r w:rsidR="005752AB">
        <w:rPr>
          <w:lang w:val="en-US"/>
        </w:rPr>
        <w:t>.</w:t>
      </w:r>
      <w:r w:rsidR="00441B33">
        <w:rPr>
          <w:lang w:val="en-US"/>
        </w:rPr>
        <w:t xml:space="preserve"> </w:t>
      </w:r>
      <w:r w:rsidR="00365480">
        <w:rPr>
          <w:lang w:val="en-US"/>
        </w:rPr>
        <w:t xml:space="preserve">b) </w:t>
      </w:r>
      <w:r w:rsidR="000511F7">
        <w:rPr>
          <w:lang w:val="en-US"/>
        </w:rPr>
        <w:t xml:space="preserve">Bed and water surface elevation is altered </w:t>
      </w:r>
      <w:r w:rsidR="00FC758A">
        <w:rPr>
          <w:lang w:val="en-US"/>
        </w:rPr>
        <w:t xml:space="preserve">at nodes </w:t>
      </w:r>
      <m:oMath>
        <m:r>
          <w:rPr>
            <w:rFonts w:ascii="Cambria Math" w:hAnsi="Cambria Math"/>
            <w:lang w:val="en-US"/>
          </w:rPr>
          <m:t>i-1</m:t>
        </m:r>
      </m:oMath>
      <w:r w:rsidR="00FC758A">
        <w:rPr>
          <w:lang w:val="en-US"/>
        </w:rPr>
        <w:t xml:space="preserve"> and </w:t>
      </w:r>
      <m:oMath>
        <m:r>
          <w:rPr>
            <w:rFonts w:ascii="Cambria Math" w:hAnsi="Cambria Math"/>
            <w:lang w:val="en-US"/>
          </w:rPr>
          <m:t>i</m:t>
        </m:r>
      </m:oMath>
      <w:r w:rsidR="00FC758A">
        <w:rPr>
          <w:lang w:val="en-US"/>
        </w:rPr>
        <w:t xml:space="preserve"> </w:t>
      </w:r>
      <w:r w:rsidR="000511F7">
        <w:rPr>
          <w:lang w:val="en-US"/>
        </w:rPr>
        <w:t xml:space="preserve">at the end of time </w:t>
      </w:r>
      <m:oMath>
        <m:sSub>
          <m:sSubPr>
            <m:ctrlPr>
              <w:rPr>
                <w:rFonts w:ascii="Cambria Math" w:hAnsi="Cambria Math"/>
                <w:i/>
                <w:szCs w:val="24"/>
                <w:lang w:val="en-US"/>
              </w:rPr>
            </m:ctrlPr>
          </m:sSubPr>
          <m:e>
            <m:r>
              <w:rPr>
                <w:rFonts w:ascii="Cambria Math" w:hAnsi="Cambria Math"/>
                <w:lang w:val="en-US"/>
              </w:rPr>
              <m:t>t</m:t>
            </m:r>
          </m:e>
          <m:sub>
            <m:r>
              <w:rPr>
                <w:rFonts w:ascii="Cambria Math" w:hAnsi="Cambria Math"/>
                <w:lang w:val="en-US"/>
              </w:rPr>
              <m:t>1</m:t>
            </m:r>
          </m:sub>
        </m:sSub>
      </m:oMath>
      <w:r w:rsidR="00FC758A">
        <w:rPr>
          <w:lang w:val="en-US"/>
        </w:rPr>
        <w:t>. However, w</w:t>
      </w:r>
      <w:r w:rsidR="00711AA6">
        <w:rPr>
          <w:lang w:val="en-US"/>
        </w:rPr>
        <w:t xml:space="preserve">ater depth </w:t>
      </w:r>
      <w:r w:rsidR="00831CF9">
        <w:rPr>
          <w:lang w:val="en-US"/>
        </w:rPr>
        <w:t>remains constant</w:t>
      </w:r>
      <w:r w:rsidR="00DA2696">
        <w:rPr>
          <w:lang w:val="en-US"/>
        </w:rPr>
        <w:t xml:space="preserve">. </w:t>
      </w:r>
      <w:r w:rsidR="006468F2">
        <w:rPr>
          <w:lang w:val="en-US"/>
        </w:rPr>
        <w:t xml:space="preserve">The same </w:t>
      </w:r>
      <w:r w:rsidR="00E95E03">
        <w:rPr>
          <w:lang w:val="en-US"/>
        </w:rPr>
        <w:t>length</w:t>
      </w:r>
      <w:r w:rsidR="006468F2">
        <w:rPr>
          <w:lang w:val="en-US"/>
        </w:rPr>
        <w:t xml:space="preserve"> that the bed descends</w:t>
      </w:r>
      <w:r w:rsidR="00FD44E7">
        <w:rPr>
          <w:lang w:val="en-US"/>
        </w:rPr>
        <w:t xml:space="preserve"> </w:t>
      </w:r>
      <w:r w:rsidR="00A96235">
        <w:rPr>
          <w:lang w:val="en-US"/>
        </w:rPr>
        <w:t xml:space="preserve">at a specifical node </w:t>
      </w:r>
      <w:r w:rsidR="00FD44E7">
        <w:rPr>
          <w:lang w:val="en-US"/>
        </w:rPr>
        <w:t xml:space="preserve">is </w:t>
      </w:r>
      <w:r w:rsidR="00A83052">
        <w:rPr>
          <w:lang w:val="en-US"/>
        </w:rPr>
        <w:t>what the</w:t>
      </w:r>
      <w:r w:rsidR="00FD44E7">
        <w:rPr>
          <w:lang w:val="en-US"/>
        </w:rPr>
        <w:t xml:space="preserve"> water surface elevation</w:t>
      </w:r>
      <w:r w:rsidR="00A83052">
        <w:rPr>
          <w:lang w:val="en-US"/>
        </w:rPr>
        <w:t xml:space="preserve"> descends</w:t>
      </w:r>
      <w:r w:rsidR="006C3686">
        <w:rPr>
          <w:lang w:val="en-US"/>
        </w:rPr>
        <w:t xml:space="preserve">, </w:t>
      </w:r>
      <m:oMath>
        <m:sSub>
          <m:sSubPr>
            <m:ctrlPr>
              <w:rPr>
                <w:rFonts w:ascii="Cambria Math" w:hAnsi="Cambria Math"/>
                <w:i/>
                <w:szCs w:val="24"/>
                <w:lang w:val="en-US"/>
              </w:rPr>
            </m:ctrlPr>
          </m:sSubPr>
          <m:e>
            <m:r>
              <w:rPr>
                <w:rFonts w:ascii="Cambria Math" w:hAnsi="Cambria Math"/>
                <w:lang w:val="en-US"/>
              </w:rPr>
              <m:t>∆wse</m:t>
            </m:r>
          </m:e>
          <m:sub>
            <m:r>
              <w:rPr>
                <w:rFonts w:ascii="Cambria Math" w:hAnsi="Cambria Math"/>
                <w:lang w:val="en-US"/>
              </w:rPr>
              <m:t>i-1</m:t>
            </m:r>
          </m:sub>
        </m:sSub>
        <m:r>
          <w:rPr>
            <w:rFonts w:ascii="Cambria Math" w:hAnsi="Cambria Math"/>
            <w:lang w:val="en-US"/>
          </w:rPr>
          <m:t xml:space="preserve">= </m:t>
        </m:r>
        <m:sSub>
          <m:sSubPr>
            <m:ctrlPr>
              <w:rPr>
                <w:rFonts w:ascii="Cambria Math" w:hAnsi="Cambria Math"/>
                <w:i/>
                <w:szCs w:val="24"/>
                <w:lang w:val="en-US"/>
              </w:rPr>
            </m:ctrlPr>
          </m:sSubPr>
          <m:e>
            <m:r>
              <w:rPr>
                <w:rFonts w:ascii="Cambria Math" w:hAnsi="Cambria Math"/>
                <w:lang w:val="en-US"/>
              </w:rPr>
              <m:t>∆z</m:t>
            </m:r>
          </m:e>
          <m:sub>
            <m:r>
              <w:rPr>
                <w:rFonts w:ascii="Cambria Math" w:hAnsi="Cambria Math"/>
                <w:lang w:val="en-US"/>
              </w:rPr>
              <m:t>i-1</m:t>
            </m:r>
          </m:sub>
        </m:sSub>
      </m:oMath>
      <w:r w:rsidR="006C3686">
        <w:rPr>
          <w:lang w:val="en-US"/>
        </w:rPr>
        <w:t xml:space="preserve"> and </w:t>
      </w:r>
      <m:oMath>
        <m:sSub>
          <m:sSubPr>
            <m:ctrlPr>
              <w:rPr>
                <w:rFonts w:ascii="Cambria Math" w:hAnsi="Cambria Math"/>
                <w:i/>
                <w:szCs w:val="24"/>
                <w:lang w:val="en-US"/>
              </w:rPr>
            </m:ctrlPr>
          </m:sSubPr>
          <m:e>
            <m:r>
              <w:rPr>
                <w:rFonts w:ascii="Cambria Math" w:hAnsi="Cambria Math"/>
                <w:lang w:val="en-US"/>
              </w:rPr>
              <m:t>∆wse</m:t>
            </m:r>
          </m:e>
          <m:sub>
            <m:r>
              <w:rPr>
                <w:rFonts w:ascii="Cambria Math" w:hAnsi="Cambria Math"/>
                <w:lang w:val="en-US"/>
              </w:rPr>
              <m:t>i</m:t>
            </m:r>
          </m:sub>
        </m:sSub>
        <m:r>
          <w:rPr>
            <w:rFonts w:ascii="Cambria Math" w:hAnsi="Cambria Math"/>
            <w:lang w:val="en-US"/>
          </w:rPr>
          <m:t>=</m:t>
        </m:r>
        <m:sSub>
          <m:sSubPr>
            <m:ctrlPr>
              <w:rPr>
                <w:rFonts w:ascii="Cambria Math" w:hAnsi="Cambria Math"/>
                <w:i/>
                <w:szCs w:val="24"/>
                <w:lang w:val="en-US"/>
              </w:rPr>
            </m:ctrlPr>
          </m:sSubPr>
          <m:e>
            <m:r>
              <w:rPr>
                <w:rFonts w:ascii="Cambria Math" w:hAnsi="Cambria Math"/>
                <w:lang w:val="en-US"/>
              </w:rPr>
              <m:t>∆z</m:t>
            </m:r>
          </m:e>
          <m:sub>
            <m:r>
              <w:rPr>
                <w:rFonts w:ascii="Cambria Math" w:hAnsi="Cambria Math"/>
                <w:lang w:val="en-US"/>
              </w:rPr>
              <m:t>i</m:t>
            </m:r>
          </m:sub>
        </m:sSub>
      </m:oMath>
      <w:r w:rsidR="006C3686">
        <w:rPr>
          <w:lang w:val="en-US"/>
        </w:rPr>
        <w:t xml:space="preserve">, where </w:t>
      </w:r>
      <m:oMath>
        <m:r>
          <w:rPr>
            <w:rFonts w:ascii="Cambria Math" w:hAnsi="Cambria Math"/>
            <w:lang w:val="en-US"/>
          </w:rPr>
          <m:t>∆wse</m:t>
        </m:r>
      </m:oMath>
      <w:r w:rsidR="006C3686">
        <w:rPr>
          <w:lang w:val="en-US"/>
        </w:rPr>
        <w:t xml:space="preserve"> and </w:t>
      </w:r>
      <m:oMath>
        <m:r>
          <w:rPr>
            <w:rFonts w:ascii="Cambria Math" w:hAnsi="Cambria Math"/>
            <w:lang w:val="en-US"/>
          </w:rPr>
          <m:t>∆z</m:t>
        </m:r>
      </m:oMath>
      <w:r w:rsidR="00C83518">
        <w:rPr>
          <w:lang w:val="en-US"/>
        </w:rPr>
        <w:t xml:space="preserve"> are the change in water surface and bed elevation</w:t>
      </w:r>
      <w:r w:rsidR="00A83052">
        <w:rPr>
          <w:lang w:val="en-US"/>
        </w:rPr>
        <w:t>,</w:t>
      </w:r>
      <w:r w:rsidR="00C83518">
        <w:rPr>
          <w:lang w:val="en-US"/>
        </w:rPr>
        <w:t xml:space="preserve"> respectively.</w:t>
      </w:r>
      <w:r w:rsidR="00F50D45">
        <w:rPr>
          <w:lang w:val="en-US"/>
        </w:rPr>
        <w:t xml:space="preserve"> Segmented black and blue lines represent the location of the </w:t>
      </w:r>
      <w:r w:rsidR="00FB51C2">
        <w:rPr>
          <w:lang w:val="en-US"/>
        </w:rPr>
        <w:t xml:space="preserve">water surface and bed elevation at </w:t>
      </w:r>
      <m:oMath>
        <m:sSub>
          <m:sSubPr>
            <m:ctrlPr>
              <w:rPr>
                <w:rFonts w:ascii="Cambria Math" w:hAnsi="Cambria Math"/>
                <w:i/>
                <w:szCs w:val="24"/>
                <w:lang w:val="en-US"/>
              </w:rPr>
            </m:ctrlPr>
          </m:sSubPr>
          <m:e>
            <m:r>
              <w:rPr>
                <w:rFonts w:ascii="Cambria Math" w:hAnsi="Cambria Math"/>
                <w:lang w:val="en-US"/>
              </w:rPr>
              <m:t>t</m:t>
            </m:r>
          </m:e>
          <m:sub>
            <m:r>
              <w:rPr>
                <w:rFonts w:ascii="Cambria Math" w:hAnsi="Cambria Math"/>
                <w:lang w:val="en-US"/>
              </w:rPr>
              <m:t>0</m:t>
            </m:r>
          </m:sub>
        </m:sSub>
      </m:oMath>
      <w:r w:rsidR="00FB51C2">
        <w:rPr>
          <w:szCs w:val="24"/>
          <w:lang w:val="en-US"/>
        </w:rPr>
        <w:t>.</w:t>
      </w:r>
      <w:r w:rsidR="0073214D">
        <w:rPr>
          <w:szCs w:val="24"/>
          <w:lang w:val="en-US"/>
        </w:rPr>
        <w:t xml:space="preserve"> c) Local correction to water</w:t>
      </w:r>
      <w:r w:rsidR="00E5665A">
        <w:rPr>
          <w:szCs w:val="24"/>
          <w:lang w:val="en-US"/>
        </w:rPr>
        <w:t xml:space="preserve"> surface elevation is applied at all nodes that share a link with nodes that had changes in elevation</w:t>
      </w:r>
      <w:r w:rsidR="00EF57F3">
        <w:rPr>
          <w:szCs w:val="24"/>
          <w:lang w:val="en-US"/>
        </w:rPr>
        <w:t>, in this case</w:t>
      </w:r>
      <w:r w:rsidR="00C522F7">
        <w:rPr>
          <w:szCs w:val="24"/>
          <w:lang w:val="en-US"/>
        </w:rPr>
        <w:t xml:space="preserve"> from </w:t>
      </w:r>
      <m:oMath>
        <m:r>
          <w:rPr>
            <w:rFonts w:ascii="Cambria Math" w:hAnsi="Cambria Math"/>
            <w:lang w:val="en-US"/>
          </w:rPr>
          <m:t>i-2</m:t>
        </m:r>
      </m:oMath>
      <w:r w:rsidR="00EF57F3">
        <w:rPr>
          <w:szCs w:val="24"/>
          <w:lang w:val="en-US"/>
        </w:rPr>
        <w:t xml:space="preserve"> </w:t>
      </w:r>
      <w:r w:rsidR="00C522F7">
        <w:rPr>
          <w:szCs w:val="24"/>
          <w:lang w:val="en-US"/>
        </w:rPr>
        <w:t xml:space="preserve">to </w:t>
      </w:r>
      <m:oMath>
        <m:r>
          <w:rPr>
            <w:rFonts w:ascii="Cambria Math" w:hAnsi="Cambria Math"/>
            <w:lang w:val="en-US"/>
          </w:rPr>
          <m:t>i+1</m:t>
        </m:r>
      </m:oMath>
      <w:r w:rsidR="00E5665A">
        <w:rPr>
          <w:szCs w:val="24"/>
          <w:lang w:val="en-US"/>
        </w:rPr>
        <w:t xml:space="preserve">. </w:t>
      </w:r>
      <w:r w:rsidR="00CE7B2F">
        <w:rPr>
          <w:szCs w:val="24"/>
          <w:lang w:val="en-US"/>
        </w:rPr>
        <w:t xml:space="preserve">The time </w:t>
      </w:r>
      <m:oMath>
        <m:sSubSup>
          <m:sSubSupPr>
            <m:ctrlPr>
              <w:rPr>
                <w:rFonts w:ascii="Cambria Math" w:hAnsi="Cambria Math"/>
                <w:i/>
                <w:szCs w:val="24"/>
                <w:lang w:val="en-US"/>
              </w:rPr>
            </m:ctrlPr>
          </m:sSubSupPr>
          <m:e>
            <m:r>
              <w:rPr>
                <w:rFonts w:ascii="Cambria Math" w:hAnsi="Cambria Math"/>
                <w:szCs w:val="24"/>
                <w:lang w:val="en-US"/>
              </w:rPr>
              <m:t>t</m:t>
            </m:r>
          </m:e>
          <m:sub>
            <m:r>
              <w:rPr>
                <w:rFonts w:ascii="Cambria Math" w:hAnsi="Cambria Math"/>
                <w:szCs w:val="24"/>
                <w:lang w:val="en-US"/>
              </w:rPr>
              <m:t>1</m:t>
            </m:r>
          </m:sub>
          <m:sup>
            <m:r>
              <w:rPr>
                <w:rFonts w:ascii="Cambria Math" w:hAnsi="Cambria Math"/>
                <w:szCs w:val="24"/>
                <w:lang w:val="en-US"/>
              </w:rPr>
              <m:t>'</m:t>
            </m:r>
          </m:sup>
        </m:sSubSup>
      </m:oMath>
      <w:r w:rsidR="00436A8F">
        <w:rPr>
          <w:szCs w:val="24"/>
          <w:lang w:val="en-US"/>
        </w:rPr>
        <w:t xml:space="preserve"> indicates that it is an internal </w:t>
      </w:r>
      <w:proofErr w:type="gramStart"/>
      <w:r w:rsidR="00436A8F">
        <w:rPr>
          <w:szCs w:val="24"/>
          <w:lang w:val="en-US"/>
        </w:rPr>
        <w:t>cycle</w:t>
      </w:r>
      <w:proofErr w:type="gramEnd"/>
      <w:r w:rsidR="00436A8F">
        <w:rPr>
          <w:szCs w:val="24"/>
          <w:lang w:val="en-US"/>
        </w:rPr>
        <w:t xml:space="preserve"> and the simulation time does not ad</w:t>
      </w:r>
      <w:r w:rsidR="0029165D">
        <w:rPr>
          <w:szCs w:val="24"/>
          <w:lang w:val="en-US"/>
        </w:rPr>
        <w:t xml:space="preserve">vance while the correction is applied. Transparent </w:t>
      </w:r>
      <w:r w:rsidR="00B214BA">
        <w:rPr>
          <w:szCs w:val="24"/>
          <w:lang w:val="en-US"/>
        </w:rPr>
        <w:t xml:space="preserve">light blue areas on top of water surface elevation indicates the elevation at time </w:t>
      </w:r>
      <m:oMath>
        <m:sSub>
          <m:sSubPr>
            <m:ctrlPr>
              <w:rPr>
                <w:rFonts w:ascii="Cambria Math" w:hAnsi="Cambria Math"/>
                <w:i/>
                <w:szCs w:val="24"/>
                <w:lang w:val="en-US"/>
              </w:rPr>
            </m:ctrlPr>
          </m:sSubPr>
          <m:e>
            <m:r>
              <w:rPr>
                <w:rFonts w:ascii="Cambria Math" w:hAnsi="Cambria Math"/>
                <w:lang w:val="en-US"/>
              </w:rPr>
              <m:t>t</m:t>
            </m:r>
          </m:e>
          <m:sub>
            <m:r>
              <w:rPr>
                <w:rFonts w:ascii="Cambria Math" w:hAnsi="Cambria Math"/>
                <w:lang w:val="en-US"/>
              </w:rPr>
              <m:t>0</m:t>
            </m:r>
          </m:sub>
        </m:sSub>
      </m:oMath>
      <w:r w:rsidR="00B214BA">
        <w:rPr>
          <w:szCs w:val="24"/>
          <w:lang w:val="en-US"/>
        </w:rPr>
        <w:t>.</w:t>
      </w:r>
    </w:p>
    <w:p w14:paraId="75EF28B4" w14:textId="52EFCB69" w:rsidR="00160746" w:rsidRPr="0040044E" w:rsidRDefault="00C77598" w:rsidP="00160746">
      <w:pPr>
        <w:pStyle w:val="Heading1"/>
        <w:rPr>
          <w:lang w:val="en-US"/>
        </w:rPr>
      </w:pPr>
      <w:r w:rsidRPr="0040044E">
        <w:rPr>
          <w:lang w:val="en-US"/>
        </w:rPr>
        <w:t>6</w:t>
      </w:r>
      <w:r w:rsidR="00160746" w:rsidRPr="0040044E">
        <w:rPr>
          <w:lang w:val="en-US"/>
        </w:rPr>
        <w:t xml:space="preserve"> Possible future modifications</w:t>
      </w:r>
    </w:p>
    <w:p w14:paraId="0B7AACFD" w14:textId="7971CA5D" w:rsidR="00DF58CE" w:rsidRDefault="00FE5332" w:rsidP="00F00FA1">
      <w:pPr>
        <w:rPr>
          <w:lang w:val="en-US"/>
        </w:rPr>
      </w:pPr>
      <w:r>
        <w:rPr>
          <w:lang w:val="en-US"/>
        </w:rPr>
        <w:t xml:space="preserve">The examples included with </w:t>
      </w:r>
      <w:proofErr w:type="spellStart"/>
      <w:r>
        <w:rPr>
          <w:lang w:val="en-US"/>
        </w:rPr>
        <w:t>riverBedDynamics</w:t>
      </w:r>
      <w:proofErr w:type="spellEnd"/>
      <w:r>
        <w:rPr>
          <w:lang w:val="en-US"/>
        </w:rPr>
        <w:t xml:space="preserve"> only cover a small portion of all the possible scenarios than can be handled thanks to the</w:t>
      </w:r>
      <w:r w:rsidR="00107B41">
        <w:rPr>
          <w:lang w:val="en-US"/>
        </w:rPr>
        <w:t xml:space="preserve"> Landlab components </w:t>
      </w:r>
      <w:r w:rsidR="002A7709">
        <w:rPr>
          <w:lang w:val="en-US"/>
        </w:rPr>
        <w:t>de</w:t>
      </w:r>
      <w:r w:rsidR="004A5D2B">
        <w:rPr>
          <w:lang w:val="en-US"/>
        </w:rPr>
        <w:t xml:space="preserve">sign </w:t>
      </w:r>
      <w:r w:rsidR="00107B41">
        <w:rPr>
          <w:lang w:val="en-US"/>
        </w:rPr>
        <w:t xml:space="preserve">are developed. </w:t>
      </w:r>
      <w:r w:rsidR="001918A8">
        <w:rPr>
          <w:lang w:val="en-US"/>
        </w:rPr>
        <w:t xml:space="preserve">For example, a third component can be easily added to study vegetation </w:t>
      </w:r>
      <w:r w:rsidR="00467844">
        <w:rPr>
          <w:lang w:val="en-US"/>
        </w:rPr>
        <w:t>competition</w:t>
      </w:r>
      <w:r w:rsidR="0085021F">
        <w:rPr>
          <w:lang w:val="en-US"/>
        </w:rPr>
        <w:t xml:space="preserve">, </w:t>
      </w:r>
      <w:r w:rsidR="00067592">
        <w:rPr>
          <w:lang w:val="en-US"/>
        </w:rPr>
        <w:t xml:space="preserve">for instance </w:t>
      </w:r>
      <w:proofErr w:type="spellStart"/>
      <w:r w:rsidR="0085021F" w:rsidRPr="0085021F">
        <w:rPr>
          <w:lang w:val="en-US"/>
        </w:rPr>
        <w:t>VegCA</w:t>
      </w:r>
      <w:proofErr w:type="spellEnd"/>
      <w:r w:rsidR="00067592">
        <w:rPr>
          <w:lang w:val="en-US"/>
        </w:rPr>
        <w:t xml:space="preserve">, </w:t>
      </w:r>
      <w:r w:rsidR="0085021F">
        <w:rPr>
          <w:lang w:val="en-US"/>
        </w:rPr>
        <w:t xml:space="preserve">under </w:t>
      </w:r>
      <w:ins w:id="294" w:author="Anderson, Samuel R" w:date="2022-08-01T10:48:00Z">
        <w:r w:rsidR="007F517E">
          <w:rPr>
            <w:lang w:val="en-US"/>
          </w:rPr>
          <w:t xml:space="preserve">a </w:t>
        </w:r>
      </w:ins>
      <w:r w:rsidR="0085021F">
        <w:rPr>
          <w:lang w:val="en-US"/>
        </w:rPr>
        <w:t>non-steady sediment transport regime</w:t>
      </w:r>
      <w:r w:rsidR="00067592">
        <w:rPr>
          <w:lang w:val="en-US"/>
        </w:rPr>
        <w:t xml:space="preserve">. </w:t>
      </w:r>
      <w:r w:rsidR="00A45C62">
        <w:rPr>
          <w:lang w:val="en-US"/>
        </w:rPr>
        <w:t xml:space="preserve">Although we tried to make </w:t>
      </w:r>
      <w:proofErr w:type="spellStart"/>
      <w:r w:rsidR="00A45C62">
        <w:rPr>
          <w:lang w:val="en-US"/>
        </w:rPr>
        <w:t>riverBedDynamics</w:t>
      </w:r>
      <w:proofErr w:type="spellEnd"/>
      <w:r w:rsidR="00A45C62">
        <w:rPr>
          <w:lang w:val="en-US"/>
        </w:rPr>
        <w:t xml:space="preserve"> as general as possible, there is </w:t>
      </w:r>
      <w:r w:rsidR="007A1E77">
        <w:rPr>
          <w:lang w:val="en-US"/>
        </w:rPr>
        <w:t xml:space="preserve">enormous possibilities to improve and </w:t>
      </w:r>
      <w:r w:rsidR="00EA2337">
        <w:rPr>
          <w:lang w:val="en-US"/>
        </w:rPr>
        <w:t>extend the component. For example</w:t>
      </w:r>
      <w:r w:rsidR="005D1C6F">
        <w:rPr>
          <w:lang w:val="en-US"/>
        </w:rPr>
        <w:t xml:space="preserve">, a </w:t>
      </w:r>
      <w:r w:rsidR="00201551">
        <w:rPr>
          <w:lang w:val="en-US"/>
        </w:rPr>
        <w:t>locally</w:t>
      </w:r>
      <w:r w:rsidR="005D1C6F">
        <w:rPr>
          <w:lang w:val="en-US"/>
        </w:rPr>
        <w:t xml:space="preserve"> variable </w:t>
      </w:r>
      <w:r w:rsidR="00440D0B">
        <w:rPr>
          <w:lang w:val="en-US"/>
        </w:rPr>
        <w:t xml:space="preserve">Manning’s roughness </w:t>
      </w:r>
      <w:r w:rsidR="00201551">
        <w:rPr>
          <w:lang w:val="en-US"/>
        </w:rPr>
        <w:t xml:space="preserve">that varies in time as a response to </w:t>
      </w:r>
      <w:r w:rsidR="00BC0BC0">
        <w:rPr>
          <w:lang w:val="en-US"/>
        </w:rPr>
        <w:t xml:space="preserve">bed grain </w:t>
      </w:r>
      <w:r w:rsidR="002430FB">
        <w:rPr>
          <w:lang w:val="en-US"/>
        </w:rPr>
        <w:t xml:space="preserve">properties </w:t>
      </w:r>
      <w:r w:rsidR="00BA6E1F">
        <w:rPr>
          <w:lang w:val="en-US"/>
        </w:rPr>
        <w:t>and water depth</w:t>
      </w:r>
      <w:r w:rsidR="002430FB">
        <w:rPr>
          <w:lang w:val="en-US"/>
        </w:rPr>
        <w:t xml:space="preserve">, for example that of </w:t>
      </w:r>
      <w:r w:rsidR="00424DA4">
        <w:rPr>
          <w:lang w:val="en-US"/>
        </w:rPr>
        <w:fldChar w:fldCharType="begin" w:fldLock="1"/>
      </w:r>
      <w:r w:rsidR="004A5D2B">
        <w:rPr>
          <w:lang w:val="en-US"/>
        </w:rPr>
        <w:instrText>ADDIN CSL_CITATION {"citationItems":[{"id":"ITEM-1","itemData":{"author":[{"dropping-particle":"","family":"Limerinos","given":"J. T.","non-dropping-particle":"","parse-names":false,"suffix":""}],"id":"ITEM-1","issued":{"date-parts":[["1970"]]},"page":"53","publisher":"U.S. Geological Survey","publisher-place":"Washington, D.C.","title":"Determination of the Manning coefficient from measured bed roughness in natural channels Roughness in Natural Channels","type":"article"},"uris":["http://www.mendeley.com/documents/?uuid=b500694c-751d-40b3-a86c-f76c6f230a1e"]}],"mendeley":{"formattedCitation":"(Limerinos, 1970)","manualFormatting":"Limerinos (1970)","plainTextFormattedCitation":"(Limerinos, 1970)","previouslyFormattedCitation":"(Limerinos, 1970)"},"properties":{"noteIndex":0},"schema":"https://github.com/citation-style-language/schema/raw/master/csl-citation.json"}</w:instrText>
      </w:r>
      <w:r w:rsidR="00424DA4">
        <w:rPr>
          <w:lang w:val="en-US"/>
        </w:rPr>
        <w:fldChar w:fldCharType="separate"/>
      </w:r>
      <w:r w:rsidR="00424DA4" w:rsidRPr="00424DA4">
        <w:rPr>
          <w:noProof/>
          <w:lang w:val="en-US"/>
        </w:rPr>
        <w:t>Limerinos</w:t>
      </w:r>
      <w:r w:rsidR="004A5D2B">
        <w:rPr>
          <w:noProof/>
          <w:lang w:val="en-US"/>
        </w:rPr>
        <w:t xml:space="preserve"> (</w:t>
      </w:r>
      <w:r w:rsidR="00424DA4" w:rsidRPr="00424DA4">
        <w:rPr>
          <w:noProof/>
          <w:lang w:val="en-US"/>
        </w:rPr>
        <w:t>1970)</w:t>
      </w:r>
      <w:r w:rsidR="00424DA4">
        <w:rPr>
          <w:lang w:val="en-US"/>
        </w:rPr>
        <w:fldChar w:fldCharType="end"/>
      </w:r>
      <w:ins w:id="295" w:author="Anderson, Samuel R" w:date="2022-08-01T10:49:00Z">
        <w:r w:rsidR="007F517E">
          <w:rPr>
            <w:lang w:val="en-US"/>
          </w:rPr>
          <w:t>,</w:t>
        </w:r>
      </w:ins>
      <w:r w:rsidR="0001611A">
        <w:rPr>
          <w:lang w:val="en-US"/>
        </w:rPr>
        <w:t xml:space="preserve"> </w:t>
      </w:r>
      <w:r w:rsidR="00440D0B">
        <w:rPr>
          <w:lang w:val="en-US"/>
        </w:rPr>
        <w:t>could be implemented</w:t>
      </w:r>
      <w:r w:rsidR="0001611A">
        <w:rPr>
          <w:lang w:val="en-US"/>
        </w:rPr>
        <w:t>.</w:t>
      </w:r>
      <w:r w:rsidR="004F70A4">
        <w:rPr>
          <w:lang w:val="en-US"/>
        </w:rPr>
        <w:t xml:space="preserve"> </w:t>
      </w:r>
      <w:r w:rsidR="003E3CBC">
        <w:rPr>
          <w:lang w:val="en-US"/>
        </w:rPr>
        <w:t xml:space="preserve">Bank erosion and channel migration are not explicitly included in </w:t>
      </w:r>
      <w:proofErr w:type="spellStart"/>
      <w:r w:rsidR="003E3CBC">
        <w:rPr>
          <w:lang w:val="en-US"/>
        </w:rPr>
        <w:t>riverBedDynamics</w:t>
      </w:r>
      <w:proofErr w:type="spellEnd"/>
      <w:r w:rsidR="0077646E">
        <w:rPr>
          <w:lang w:val="en-US"/>
        </w:rPr>
        <w:t>. Adding these capabilities could improve predictions</w:t>
      </w:r>
      <w:r w:rsidR="00CB7364">
        <w:rPr>
          <w:lang w:val="en-US"/>
        </w:rPr>
        <w:t xml:space="preserve"> and make </w:t>
      </w:r>
      <w:r w:rsidR="001208E9">
        <w:rPr>
          <w:lang w:val="en-US"/>
        </w:rPr>
        <w:t>long-term simulations more realistic</w:t>
      </w:r>
      <w:r w:rsidR="003824BD">
        <w:rPr>
          <w:lang w:val="en-US"/>
        </w:rPr>
        <w:t xml:space="preserve">. </w:t>
      </w:r>
      <w:r w:rsidR="001636D6">
        <w:rPr>
          <w:lang w:val="en-US"/>
        </w:rPr>
        <w:t xml:space="preserve">Simulation execution time could be </w:t>
      </w:r>
      <w:r w:rsidR="00E62241">
        <w:rPr>
          <w:lang w:val="en-US"/>
        </w:rPr>
        <w:t>improved by implementing a morph</w:t>
      </w:r>
      <w:r w:rsidR="009152D4">
        <w:rPr>
          <w:lang w:val="en-US"/>
        </w:rPr>
        <w:t xml:space="preserve">ological acceleration factor </w:t>
      </w:r>
      <w:r w:rsidR="00334CEC">
        <w:rPr>
          <w:lang w:val="en-US"/>
        </w:rPr>
        <w:t>(</w:t>
      </w:r>
      <w:r w:rsidR="00334CEC">
        <w:rPr>
          <w:lang w:val="en-US"/>
        </w:rPr>
        <w:fldChar w:fldCharType="begin" w:fldLock="1"/>
      </w:r>
      <w:r w:rsidR="00334CEC">
        <w:rPr>
          <w:lang w:val="en-US"/>
        </w:rPr>
        <w:instrText>ADDIN CSL_CITATION {"citationItems":[{"id":"ITEM-1","itemData":{"DOI":"10.1016/j.geomorph.2020.107088","ISSN":"0169555X","abstract":"Numerical simulation of fluvial morphodynamic processes can identify important dynamics at time and space scales difficult to observe in the field. However, simulations involving large spatial scales and/or the long timescales characteristic of morphodynamic processes are often untenable because of long computation times. The morphological acceleration factor (morfac) applies a scalar multiplier to the sediment continuity equation, and is often applied in morphodynamic simulations to reduce computational time. Although the use of morfac in coastal simulations is relatively common, its applicability in field-scale fluvial models is generally confined to steady-flow simulations over reach-scale spatial domains. Here we explore the viability of using morfac to simulate large-scale, long-term morphodynamics in a gravel-bed river. We use Delft3D to simulate a 60-d period with a significant discharge event in the Nooksack River, Washington. We systematically adjust morfac values (ranging from 5 to 50) to compare with a baseline condition of no acceleration. Model results suggest that morfac-based modification of the inflow hydrograph time-series reduces peak flow magnitudes and flood wave celerities. Higher morfac values result in greater flood-wave attenuation and lower celerity, reducing the simulated morphological impact at locations farther downstream. In general, relative error compared to the model baseline increases farther downstream because of the altered flood-wave propagation. However, error analysis also shows a positive relationship with channel slope and a negative relationship with channel width; hence, errors increase in the steeper, confined reaches of the upper part of the domain. Even for the lowest morfac values absolute cumulative volume change errors are on the order of 10%, indicating that the use of morfac in fluvial simulations is best restricted to short-term and/or smaller-scale modeling efforts. Wider channel sections with lower gradients are shown to produce lower morfac-related errors. Therefore, morphological acceleration as examined here is potentially more appropriate for limited reaches rather than large-scale domains.","author":[{"dropping-particle":"","family":"Morgan","given":"Jacob A.","non-dropping-particle":"","parse-names":false,"suffix":""},{"dropping-particle":"","family":"Kumar","given":"Nirnimesh","non-dropping-particle":"","parse-names":false,"suffix":""},{"dropping-particle":"","family":"Horner-Devine","given":"Alexander R.","non-dropping-particle":"","parse-names":false,"suffix":""},{"dropping-particle":"","family":"Ahrendt","given":"Shelby","non-dropping-particle":"","parse-names":false,"suffix":""},{"dropping-particle":"","family":"Istanbullouglu","given":"Erkan","non-dropping-particle":"","parse-names":false,"suffix":""},{"dropping-particle":"","family":"Bandaragoda","given":"Christina","non-dropping-particle":"","parse-names":false,"suffix":""}],"container-title":"Geomorphology","id":"ITEM-1","issued":{"date-parts":[["2020"]]},"page":"107088","publisher":"The Authors","title":"The use of a morphological acceleration factor in the simulation of large-scale fluvial morphodynamics","type":"article-journal","volume":"356"},"uris":["http://www.mendeley.com/documents/?uuid=31cb7c19-8a58-4b2e-92d3-f46474be6349"]}],"mendeley":{"formattedCitation":"(Morgan et al., 2020)","manualFormatting":"Morgan et al., 2020)","plainTextFormattedCitation":"(Morgan et al., 2020)","previouslyFormattedCitation":"(Morgan et al., 2020)"},"properties":{"noteIndex":0},"schema":"https://github.com/citation-style-language/schema/raw/master/csl-citation.json"}</w:instrText>
      </w:r>
      <w:r w:rsidR="00334CEC">
        <w:rPr>
          <w:lang w:val="en-US"/>
        </w:rPr>
        <w:fldChar w:fldCharType="separate"/>
      </w:r>
      <w:r w:rsidR="00334CEC" w:rsidRPr="00EB35D5">
        <w:rPr>
          <w:noProof/>
          <w:lang w:val="en-US"/>
        </w:rPr>
        <w:t>Morgan et al.</w:t>
      </w:r>
      <w:r w:rsidR="00334CEC">
        <w:rPr>
          <w:noProof/>
          <w:lang w:val="en-US"/>
        </w:rPr>
        <w:t xml:space="preserve">, </w:t>
      </w:r>
      <w:r w:rsidR="00334CEC" w:rsidRPr="00EB35D5">
        <w:rPr>
          <w:noProof/>
          <w:lang w:val="en-US"/>
        </w:rPr>
        <w:t>2020)</w:t>
      </w:r>
      <w:r w:rsidR="00334CEC">
        <w:rPr>
          <w:lang w:val="en-US"/>
        </w:rPr>
        <w:fldChar w:fldCharType="end"/>
      </w:r>
      <w:r w:rsidR="00F00FA1">
        <w:rPr>
          <w:lang w:val="en-US"/>
        </w:rPr>
        <w:t>. S</w:t>
      </w:r>
      <w:r w:rsidR="00030BC2">
        <w:rPr>
          <w:lang w:val="en-US"/>
        </w:rPr>
        <w:t>o</w:t>
      </w:r>
      <w:r w:rsidR="00F00FA1">
        <w:rPr>
          <w:lang w:val="en-US"/>
        </w:rPr>
        <w:t>,</w:t>
      </w:r>
      <w:r w:rsidR="00030BC2">
        <w:rPr>
          <w:lang w:val="en-US"/>
        </w:rPr>
        <w:t xml:space="preserve"> in slowly changing bed processes </w:t>
      </w:r>
      <w:r w:rsidR="00E11AC6">
        <w:rPr>
          <w:lang w:val="en-US"/>
        </w:rPr>
        <w:t xml:space="preserve">the morphology </w:t>
      </w:r>
      <w:r w:rsidR="00F00FA1">
        <w:rPr>
          <w:lang w:val="en-US"/>
        </w:rPr>
        <w:t>can be</w:t>
      </w:r>
      <w:r w:rsidR="00E11AC6">
        <w:rPr>
          <w:lang w:val="en-US"/>
        </w:rPr>
        <w:t xml:space="preserve"> calculated less frequent</w:t>
      </w:r>
      <w:r w:rsidR="005F6A02">
        <w:rPr>
          <w:lang w:val="en-US"/>
        </w:rPr>
        <w:t>ly</w:t>
      </w:r>
      <w:r w:rsidR="00E11AC6">
        <w:rPr>
          <w:lang w:val="en-US"/>
        </w:rPr>
        <w:t xml:space="preserve">, thus saving </w:t>
      </w:r>
      <w:r w:rsidR="005F6A02">
        <w:rPr>
          <w:lang w:val="en-US"/>
        </w:rPr>
        <w:t xml:space="preserve">time and extending the </w:t>
      </w:r>
      <w:r w:rsidR="009E20A5">
        <w:rPr>
          <w:lang w:val="en-US"/>
        </w:rPr>
        <w:t xml:space="preserve">use to </w:t>
      </w:r>
      <w:r w:rsidR="009E20A5" w:rsidRPr="009E20A5">
        <w:rPr>
          <w:lang w:val="en-US"/>
        </w:rPr>
        <w:t xml:space="preserve">landscape evolution runs </w:t>
      </w:r>
      <w:del w:id="296" w:author="Anderson, Samuel R" w:date="2022-08-01T10:49:00Z">
        <w:r w:rsidR="009E20A5" w:rsidDel="007F517E">
          <w:rPr>
            <w:lang w:val="en-US"/>
          </w:rPr>
          <w:delText xml:space="preserve">with </w:delText>
        </w:r>
      </w:del>
      <w:ins w:id="297" w:author="Anderson, Samuel R" w:date="2022-08-01T10:49:00Z">
        <w:r w:rsidR="007F517E">
          <w:rPr>
            <w:lang w:val="en-US"/>
          </w:rPr>
          <w:t>for</w:t>
        </w:r>
        <w:r w:rsidR="007F517E">
          <w:rPr>
            <w:lang w:val="en-US"/>
          </w:rPr>
          <w:t xml:space="preserve"> </w:t>
        </w:r>
      </w:ins>
      <w:r w:rsidR="009E20A5">
        <w:rPr>
          <w:lang w:val="en-US"/>
        </w:rPr>
        <w:t>times</w:t>
      </w:r>
      <w:ins w:id="298" w:author="Anderson, Samuel R" w:date="2022-08-01T10:49:00Z">
        <w:r w:rsidR="007F517E">
          <w:rPr>
            <w:lang w:val="en-US"/>
          </w:rPr>
          <w:t>cales</w:t>
        </w:r>
      </w:ins>
      <w:r w:rsidR="009E20A5">
        <w:rPr>
          <w:lang w:val="en-US"/>
        </w:rPr>
        <w:t xml:space="preserve"> of </w:t>
      </w:r>
      <w:r w:rsidR="009E20A5" w:rsidRPr="009E20A5">
        <w:rPr>
          <w:lang w:val="en-US"/>
        </w:rPr>
        <w:t>millennia or longer.</w:t>
      </w:r>
      <w:r w:rsidR="00F00FA1">
        <w:rPr>
          <w:lang w:val="en-US"/>
        </w:rPr>
        <w:t xml:space="preserve"> Calculations of bed load transport in </w:t>
      </w:r>
      <w:r w:rsidR="0021315E">
        <w:rPr>
          <w:lang w:val="en-US"/>
        </w:rPr>
        <w:t>mountain rivers, especially those with high gradient longitudinal slopes</w:t>
      </w:r>
      <w:r w:rsidR="00173160">
        <w:rPr>
          <w:lang w:val="en-US"/>
        </w:rPr>
        <w:t xml:space="preserve">, </w:t>
      </w:r>
      <w:r w:rsidR="00E13D2D">
        <w:rPr>
          <w:lang w:val="en-US"/>
        </w:rPr>
        <w:t xml:space="preserve">could be </w:t>
      </w:r>
      <w:r w:rsidR="0008289F">
        <w:rPr>
          <w:lang w:val="en-US"/>
        </w:rPr>
        <w:t xml:space="preserve">more accurate by </w:t>
      </w:r>
      <w:r w:rsidR="00E3664C">
        <w:rPr>
          <w:lang w:val="en-US"/>
        </w:rPr>
        <w:t xml:space="preserve">implementing the equations developed by </w:t>
      </w:r>
      <w:r w:rsidR="00E3664C">
        <w:rPr>
          <w:lang w:val="en-US"/>
        </w:rPr>
        <w:fldChar w:fldCharType="begin" w:fldLock="1"/>
      </w:r>
      <w:r w:rsidR="00486478">
        <w:rPr>
          <w:lang w:val="en-US"/>
        </w:rPr>
        <w:instrText>ADDIN CSL_CITATION {"citationItems":[{"id":"ITEM-1","itemData":{"DOI":"10.1029/2011WR010829","ISBN":"0043-1397","ISSN":"00431397","abstract":"In mountainous drainage networks, sediment mobilized on hillslopes must first pass through steep streams before reaching lower-gradient channels. The bed of steep channels is typically composed of large, relatively immobile boulders and finer, more mobile gravel. Most sediment transport equations overpredict sediment flux in steep streams by several orders of magnitude because they do not account for the stress borne by immobile grains and the limited availability of the more mobile sediment. We previously developed and tested (in flume experiments) a sediment transport equation that accounts for these two effects. Here we modify the Parker (1990) bed load equation to include the resistance borne by steps and selective transport of the relatively mobile sediment using a range of hiding functions. We test a number of resistance equations and hiding functions, combined with our modified and the original Parker equations, against measured flow and sediment transport in three steep channels. Our modified sediment transport equation generally predicts the transported sediment volumes to within an order of magnitude of the measured values, whereas the unmodified equations do not. The most accurate sediment flux predictions were obtained from using our modified equation, combined with a hiding function that calculates highly selective transport of the relatively mobile sediment. Furthermore, this hiding function has a critical Shields stress that is similar to those reported for lower gradient channels. The effects of the immobile steps on flow and sediment transport are not adequately captured by simply increasing the critical Shields stress to values reported in steep streams.","author":[{"dropping-particle":"","family":"Yager","given":"E. M.","non-dropping-particle":"","parse-names":false,"suffix":""},{"dropping-particle":"","family":"Dietrich","given":"W. E.","non-dropping-particle":"","parse-names":false,"suffix":""},{"dropping-particle":"","family":"Kirchner","given":"J. W.","non-dropping-particle":"","parse-names":false,"suffix":""},{"dropping-particle":"","family":"McArdell","given":"B. W.","non-dropping-particle":"","parse-names":false,"suffix":""}],"container-title":"Water Resources Research","id":"ITEM-1","issue":"1","issued":{"date-parts":[["2012"]]},"page":"W01541","title":"Prediction of sediment transport in step-pool channels","type":"article-journal","volume":"48"},"uris":["http://www.mendeley.com/documents/?uuid=d96587b8-e2da-4b68-941f-36489bf756e4"]},{"id":"ITEM-2","itemData":{"DOI":"10.1029/2006WR005432","ISBN":"0043-1397","ISSN":"00431397","abstract":"Steep, rough channels occupy a large fraction of the total channel length in mountainous regions. Most sediment mobilized on hillslopes must pass through these streams before reaching lower-gradient channels. Steep channels have wide grain size distributions that are composed of finer, more mobile sediment and large, rarely mobile grains. The large grains can bear a significant portion of the total shear stress and thereby reduce the stress available to move the finer sediment. Conventional bed load transport equations often overpredict the sediment flux in steep channels by several orders of magnitude. We hypothesize that sediment transport equations overpredict the sediment flux because they do not (1) account for the stress borne by rarely mobile grains, (2) differentiate between highly and rarely mobile sediment, and (3) account for the limited availability of mobile sediment. Here we modify a conventional bed load transport equation to include these three effects. We use measurements of the flow, bed properties, and sediment flux in a small, steep flume to test this equation. We supply gravel at a constant rate through fields of regularly spaced immobile spheres and measure the bed coverage by gravel and sphere protrusion (the percent of the sphere that protrudes above the gravel deposit). For a given sphere spacing, the proportion of the bed covered by gravel increases and the sphere protrusion decreases with greater sediment supply. Thus bed coverage and immobile grain protrusion may serve as proxies for sediment availability in steep, rough streams. Unlike most transport equations that we tested, our modified bed load equation predicts sediment fluxes to within an order of magnitude of the measured values. Our results demonstrate that accurately predicting bed load transport in steep, rough streams may require accounting for the effects of local sediment availability (coverage by mobile sediment) and drag due to rarely mobile particles.","author":[{"dropping-particle":"","family":"Yager","given":"E. M.","non-dropping-particle":"","parse-names":false,"suffix":""},{"dropping-particle":"","family":"Kirchner","given":"J. W.","non-dropping-particle":"","parse-names":false,"suffix":""},{"dropping-particle":"","family":"Dietrich","given":"W. E.","non-dropping-particle":"","parse-names":false,"suffix":""}],"container-title":"Water Resources Research","id":"ITEM-2","issue":"7","issued":{"date-parts":[["2007"]]},"page":"W07418","title":"Calculating bed load transport in steep boulder bed channels","type":"article-journal","volume":"43"},"uris":["http://www.mendeley.com/documents/?uuid=856a8e94-c852-42a4-a0e8-c99d78f4bd7b"]},{"id":"ITEM-3","itemData":{"DOI":"10.1002/2014WR016417","author":[{"dropping-particle":"","family":"Schneider","given":"Johannes M.","non-dropping-particle":"","parse-names":false,"suffix":""},{"dropping-particle":"","family":"Rickenmann","given":"Dieter","non-dropping-particle":"","parse-names":false,"suffix":""},{"dropping-particle":"","family":"Turowski","given":"Jens M.","non-dropping-particle":"","parse-names":false,"suffix":""},{"dropping-particle":"","family":"Bunte","given":"Kristin","non-dropping-particle":"","parse-names":false,"suffix":""},{"dropping-particle":"","family":"Kirchner","given":"James W","non-dropping-particle":"","parse-names":false,"suffix":""}],"container-title":"Water Resource Research","id":"ITEM-3","issued":{"date-parts":[["2015"]]},"page":"5260-5283","title":"Applicability of bed load transport models for mixed-size sediments in steep streams considering macro-roughness","type":"article-journal","volume":"51"},"uris":["http://www.mendeley.com/documents/?uuid=fa706078-cc4f-499a-b001-a79c004d0373"]}],"mendeley":{"formattedCitation":"(Schneider et al., 2015; Yager et al., 2007, 2012)","manualFormatting":"Schneider et al. (2015) or Yager et al. (2007, 2012)","plainTextFormattedCitation":"(Schneider et al., 2015; Yager et al., 2007, 2012)","previouslyFormattedCitation":"(Schneider et al., 2015; Yager et al., 2007, 2012)"},"properties":{"noteIndex":0},"schema":"https://github.com/citation-style-language/schema/raw/master/csl-citation.json"}</w:instrText>
      </w:r>
      <w:r w:rsidR="00E3664C">
        <w:rPr>
          <w:lang w:val="en-US"/>
        </w:rPr>
        <w:fldChar w:fldCharType="separate"/>
      </w:r>
      <w:r w:rsidR="00E3664C" w:rsidRPr="00E3664C">
        <w:rPr>
          <w:noProof/>
          <w:lang w:val="en-US"/>
        </w:rPr>
        <w:t xml:space="preserve">Schneider et al. </w:t>
      </w:r>
      <w:r w:rsidR="004A22EB">
        <w:rPr>
          <w:noProof/>
          <w:lang w:val="en-US"/>
        </w:rPr>
        <w:t>(</w:t>
      </w:r>
      <w:r w:rsidR="00E3664C" w:rsidRPr="00E3664C">
        <w:rPr>
          <w:noProof/>
          <w:lang w:val="en-US"/>
        </w:rPr>
        <w:t>2015</w:t>
      </w:r>
      <w:r w:rsidR="004A22EB">
        <w:rPr>
          <w:noProof/>
          <w:lang w:val="en-US"/>
        </w:rPr>
        <w:t>) or</w:t>
      </w:r>
      <w:r w:rsidR="00E3664C" w:rsidRPr="00E3664C">
        <w:rPr>
          <w:noProof/>
          <w:lang w:val="en-US"/>
        </w:rPr>
        <w:t xml:space="preserve"> Yager et al. </w:t>
      </w:r>
      <w:r w:rsidR="004A22EB">
        <w:rPr>
          <w:noProof/>
          <w:lang w:val="en-US"/>
        </w:rPr>
        <w:t>(</w:t>
      </w:r>
      <w:r w:rsidR="00E3664C" w:rsidRPr="00E3664C">
        <w:rPr>
          <w:noProof/>
          <w:lang w:val="en-US"/>
        </w:rPr>
        <w:t>2007, 2012)</w:t>
      </w:r>
      <w:r w:rsidR="00E3664C">
        <w:rPr>
          <w:lang w:val="en-US"/>
        </w:rPr>
        <w:fldChar w:fldCharType="end"/>
      </w:r>
      <w:r w:rsidR="00717CAE">
        <w:rPr>
          <w:lang w:val="en-US"/>
        </w:rPr>
        <w:t xml:space="preserve">. Thus, effects of large roughness elements </w:t>
      </w:r>
      <w:r w:rsidR="00744769">
        <w:rPr>
          <w:lang w:val="en-US"/>
        </w:rPr>
        <w:t>or sediment supply conditions can be explic</w:t>
      </w:r>
      <w:r w:rsidR="005C4385">
        <w:rPr>
          <w:lang w:val="en-US"/>
        </w:rPr>
        <w:t>itly</w:t>
      </w:r>
      <w:r w:rsidR="00744769">
        <w:rPr>
          <w:lang w:val="en-US"/>
        </w:rPr>
        <w:t xml:space="preserve"> included in estimates </w:t>
      </w:r>
      <w:r w:rsidR="005C4385">
        <w:rPr>
          <w:lang w:val="en-US"/>
        </w:rPr>
        <w:t>for</w:t>
      </w:r>
      <w:r w:rsidR="00744769">
        <w:rPr>
          <w:lang w:val="en-US"/>
        </w:rPr>
        <w:t xml:space="preserve"> th</w:t>
      </w:r>
      <w:r w:rsidR="005C4385">
        <w:rPr>
          <w:lang w:val="en-US"/>
        </w:rPr>
        <w:t>e</w:t>
      </w:r>
      <w:r w:rsidR="00744769">
        <w:rPr>
          <w:lang w:val="en-US"/>
        </w:rPr>
        <w:t>s</w:t>
      </w:r>
      <w:r w:rsidR="005C4385">
        <w:rPr>
          <w:lang w:val="en-US"/>
        </w:rPr>
        <w:t xml:space="preserve">e environments. </w:t>
      </w:r>
      <w:r w:rsidR="00347F8F">
        <w:rPr>
          <w:lang w:val="en-US"/>
        </w:rPr>
        <w:t>Another possible</w:t>
      </w:r>
      <w:r w:rsidR="000E79B4">
        <w:rPr>
          <w:lang w:val="en-US"/>
        </w:rPr>
        <w:t xml:space="preserve"> modification that may improve simulations </w:t>
      </w:r>
      <w:r w:rsidR="000E79B4">
        <w:rPr>
          <w:lang w:val="en-US"/>
        </w:rPr>
        <w:lastRenderedPageBreak/>
        <w:t xml:space="preserve">prediction is including </w:t>
      </w:r>
      <w:r w:rsidR="00DB24A7">
        <w:rPr>
          <w:lang w:val="en-US"/>
        </w:rPr>
        <w:t xml:space="preserve">a </w:t>
      </w:r>
      <w:r w:rsidR="00586F78">
        <w:rPr>
          <w:lang w:val="en-US"/>
        </w:rPr>
        <w:t>critical</w:t>
      </w:r>
      <w:r w:rsidR="00F66318">
        <w:rPr>
          <w:lang w:val="en-US"/>
        </w:rPr>
        <w:t xml:space="preserve"> shear stress that evolves </w:t>
      </w:r>
      <w:r w:rsidR="00586F78">
        <w:rPr>
          <w:lang w:val="en-US"/>
        </w:rPr>
        <w:t xml:space="preserve">as a function of the sediment transport rate </w:t>
      </w:r>
      <w:r w:rsidR="001553C4">
        <w:rPr>
          <w:lang w:val="en-US"/>
        </w:rPr>
        <w:t>in</w:t>
      </w:r>
      <w:r w:rsidR="00486478">
        <w:rPr>
          <w:lang w:val="en-US"/>
        </w:rPr>
        <w:t xml:space="preserve"> a given reach similar to that of </w:t>
      </w:r>
      <w:r w:rsidR="00486478">
        <w:rPr>
          <w:lang w:val="en-US"/>
        </w:rPr>
        <w:fldChar w:fldCharType="begin" w:fldLock="1"/>
      </w:r>
      <w:r w:rsidR="00BE408C">
        <w:rPr>
          <w:lang w:val="en-US"/>
        </w:rPr>
        <w:instrText>ADDIN CSL_CITATION {"citationItems":[{"id":"ITEM-1","itemData":{"DOI":"10.5194/esurf-4-685-2016","ISSN":"2196632X","abstract":"In most sediment transport models, a threshold variable dictates the shear stress at which non-negligible bedload transport begins. Previous work has demonstrated that nondimensional transport thresholds (τc</w:instrText>
      </w:r>
      <w:r w:rsidR="00BE408C">
        <w:rPr>
          <w:rFonts w:ascii="Cambria Math" w:hAnsi="Cambria Math" w:cs="Cambria Math"/>
          <w:lang w:val="en-US"/>
        </w:rPr>
        <w:instrText>∗</w:instrText>
      </w:r>
      <w:r w:rsidR="00BE408C">
        <w:rPr>
          <w:lang w:val="en-US"/>
        </w:rPr>
        <w:instrText>) vary with many factors related not only to grain size and shape, but also with characteristics of the local bed surface and sediment transport rate (qs). I propose a new model in which qs-dependent τc</w:instrText>
      </w:r>
      <w:r w:rsidR="00BE408C">
        <w:rPr>
          <w:rFonts w:ascii="Cambria Math" w:hAnsi="Cambria Math" w:cs="Cambria Math"/>
          <w:lang w:val="en-US"/>
        </w:rPr>
        <w:instrText>∗</w:instrText>
      </w:r>
      <w:r w:rsidR="00BE408C">
        <w:rPr>
          <w:lang w:val="en-US"/>
        </w:rPr>
        <w:instrText>, notated as τc(qs)</w:instrText>
      </w:r>
      <w:r w:rsidR="00BE408C">
        <w:rPr>
          <w:rFonts w:ascii="Cambria Math" w:hAnsi="Cambria Math" w:cs="Cambria Math"/>
          <w:lang w:val="en-US"/>
        </w:rPr>
        <w:instrText>∗</w:instrText>
      </w:r>
      <w:r w:rsidR="00BE408C">
        <w:rPr>
          <w:lang w:val="en-US"/>
        </w:rPr>
        <w:instrText>, evolves as a power-law function of net erosion or deposition. In the model, net entrainment is assumed to progressively remove more mobile particles while leaving behind more stable grains, gradually increasing τc(qs)</w:instrText>
      </w:r>
      <w:r w:rsidR="00BE408C">
        <w:rPr>
          <w:rFonts w:ascii="Cambria Math" w:hAnsi="Cambria Math" w:cs="Cambria Math"/>
          <w:lang w:val="en-US"/>
        </w:rPr>
        <w:instrText>∗</w:instrText>
      </w:r>
      <w:r w:rsidR="00BE408C">
        <w:rPr>
          <w:lang w:val="en-US"/>
        </w:rPr>
        <w:instrText xml:space="preserve"> and reducing transport rates. Net deposition tends to fill in topographic lows, progressively leading to less stable distributions of surface grains, decreasing τc(qs)</w:instrText>
      </w:r>
      <w:r w:rsidR="00BE408C">
        <w:rPr>
          <w:rFonts w:ascii="Cambria Math" w:hAnsi="Cambria Math" w:cs="Cambria Math"/>
          <w:lang w:val="en-US"/>
        </w:rPr>
        <w:instrText>∗</w:instrText>
      </w:r>
      <w:r w:rsidR="00BE408C">
        <w:rPr>
          <w:lang w:val="en-US"/>
        </w:rPr>
        <w:instrText xml:space="preserve"> and increasing transport rates. Model parameters are calibrated based on laboratory flume experiments that explore transport disequilibrium. The τc(qs)</w:instrText>
      </w:r>
      <w:r w:rsidR="00BE408C">
        <w:rPr>
          <w:rFonts w:ascii="Cambria Math" w:hAnsi="Cambria Math" w:cs="Cambria Math"/>
          <w:lang w:val="en-US"/>
        </w:rPr>
        <w:instrText>∗</w:instrText>
      </w:r>
      <w:r w:rsidR="00BE408C">
        <w:rPr>
          <w:lang w:val="en-US"/>
        </w:rPr>
        <w:instrText xml:space="preserve"> equation is then incorporated into a simple morphodynamic model. The evolution of τc(qs)</w:instrText>
      </w:r>
      <w:r w:rsidR="00BE408C">
        <w:rPr>
          <w:rFonts w:ascii="Cambria Math" w:hAnsi="Cambria Math" w:cs="Cambria Math"/>
          <w:lang w:val="en-US"/>
        </w:rPr>
        <w:instrText>∗</w:instrText>
      </w:r>
      <w:r w:rsidR="00BE408C">
        <w:rPr>
          <w:lang w:val="en-US"/>
        </w:rPr>
        <w:instrText xml:space="preserve"> is a negative feedback on morphologic change, while also allowing reaches to equilibrate to sediment supply at different slopes. Finally, τc(qs)</w:instrText>
      </w:r>
      <w:r w:rsidR="00BE408C">
        <w:rPr>
          <w:rFonts w:ascii="Cambria Math" w:hAnsi="Cambria Math" w:cs="Cambria Math"/>
          <w:lang w:val="en-US"/>
        </w:rPr>
        <w:instrText>∗</w:instrText>
      </w:r>
      <w:r w:rsidR="00BE408C">
        <w:rPr>
          <w:lang w:val="en-US"/>
        </w:rPr>
        <w:instrText xml:space="preserve"> is interpreted to be an important but nonunique state variable for morphodynamics, in a manner consistent with state variables such as temperature in thermodynamics.","author":[{"dropping-particle":"","family":"Johnson","given":"Joel P.L.","non-dropping-particle":"","parse-names":false,"suffix":""}],"container-title":"Earth Surface Dynamics","id":"ITEM-1","issue":"3","issued":{"date-parts":[["2016"]]},"page":"685-703","title":"Gravel threshold of motion: A state function of sediment transport disequilibrium?","type":"article-journal","volume":"4"},"uris":["http://www.mendeley.com/documents/?uuid=8c8051d0-8696-4d47-a9bb-18e945cd351d"]}],"mendeley":{"formattedCitation":"(Johnson, 2016)","manualFormatting":"Johnson (2016)","plainTextFormattedCitation":"(Johnson, 2016)","previouslyFormattedCitation":"(Johnson, 2016)"},"properties":{"noteIndex":0},"schema":"https://github.com/citation-style-language/schema/raw/master/csl-citation.json"}</w:instrText>
      </w:r>
      <w:r w:rsidR="00486478">
        <w:rPr>
          <w:lang w:val="en-US"/>
        </w:rPr>
        <w:fldChar w:fldCharType="separate"/>
      </w:r>
      <w:r w:rsidR="00486478" w:rsidRPr="00486478">
        <w:rPr>
          <w:noProof/>
          <w:lang w:val="en-US"/>
        </w:rPr>
        <w:t xml:space="preserve">Johnson </w:t>
      </w:r>
      <w:r w:rsidR="001553C4">
        <w:rPr>
          <w:noProof/>
          <w:lang w:val="en-US"/>
        </w:rPr>
        <w:t>(</w:t>
      </w:r>
      <w:r w:rsidR="00486478" w:rsidRPr="00486478">
        <w:rPr>
          <w:noProof/>
          <w:lang w:val="en-US"/>
        </w:rPr>
        <w:t>2016)</w:t>
      </w:r>
      <w:r w:rsidR="00486478">
        <w:rPr>
          <w:lang w:val="en-US"/>
        </w:rPr>
        <w:fldChar w:fldCharType="end"/>
      </w:r>
    </w:p>
    <w:p w14:paraId="2E942E5E" w14:textId="77777777" w:rsidR="001553C4" w:rsidRDefault="001553C4">
      <w:pPr>
        <w:spacing w:line="240" w:lineRule="auto"/>
        <w:jc w:val="left"/>
        <w:rPr>
          <w:lang w:val="en-US"/>
        </w:rPr>
      </w:pPr>
    </w:p>
    <w:p w14:paraId="3A73B2BC" w14:textId="54D6F493" w:rsidR="001553C4" w:rsidRPr="0040044E" w:rsidRDefault="001553C4" w:rsidP="001553C4">
      <w:pPr>
        <w:pStyle w:val="Heading1"/>
        <w:rPr>
          <w:lang w:val="en-US"/>
        </w:rPr>
      </w:pPr>
      <w:r>
        <w:rPr>
          <w:lang w:val="en-US"/>
        </w:rPr>
        <w:t>7</w:t>
      </w:r>
      <w:r w:rsidRPr="0040044E">
        <w:rPr>
          <w:lang w:val="en-US"/>
        </w:rPr>
        <w:t xml:space="preserve"> </w:t>
      </w:r>
      <w:r>
        <w:rPr>
          <w:lang w:val="en-US"/>
        </w:rPr>
        <w:t>Conclusion</w:t>
      </w:r>
    </w:p>
    <w:p w14:paraId="48B6D1CA" w14:textId="77777777" w:rsidR="001553C4" w:rsidRDefault="001553C4">
      <w:pPr>
        <w:spacing w:line="240" w:lineRule="auto"/>
        <w:jc w:val="left"/>
        <w:rPr>
          <w:lang w:val="en-US"/>
        </w:rPr>
      </w:pPr>
    </w:p>
    <w:p w14:paraId="0DDBDA24" w14:textId="3F07BDFD" w:rsidR="00F1642A" w:rsidRDefault="00171C0B" w:rsidP="00F1642A">
      <w:pPr>
        <w:rPr>
          <w:lang w:val="en-US"/>
        </w:rPr>
      </w:pPr>
      <w:del w:id="299" w:author="Anderson, Samuel R" w:date="2022-08-01T11:05:00Z">
        <w:r w:rsidDel="00BA1D76">
          <w:rPr>
            <w:lang w:val="en-US"/>
          </w:rPr>
          <w:delText>We presented</w:delText>
        </w:r>
      </w:del>
      <w:ins w:id="300" w:author="Anderson, Samuel R" w:date="2022-08-01T11:05:00Z">
        <w:r w:rsidR="00BA1D76">
          <w:rPr>
            <w:lang w:val="en-US"/>
          </w:rPr>
          <w:t>Here we present</w:t>
        </w:r>
      </w:ins>
      <w:r>
        <w:rPr>
          <w:lang w:val="en-US"/>
        </w:rPr>
        <w:t xml:space="preserve"> the first version of </w:t>
      </w:r>
      <w:proofErr w:type="spellStart"/>
      <w:r>
        <w:rPr>
          <w:lang w:val="en-US"/>
        </w:rPr>
        <w:t>riverBedDynamics</w:t>
      </w:r>
      <w:proofErr w:type="spellEnd"/>
      <w:r>
        <w:rPr>
          <w:lang w:val="en-US"/>
        </w:rPr>
        <w:t>, a Landlab component designed and built to</w:t>
      </w:r>
      <w:r w:rsidR="00274D31">
        <w:rPr>
          <w:lang w:val="en-US"/>
        </w:rPr>
        <w:t xml:space="preserve"> simulate</w:t>
      </w:r>
      <w:r>
        <w:rPr>
          <w:lang w:val="en-US"/>
        </w:rPr>
        <w:t xml:space="preserve"> </w:t>
      </w:r>
      <w:r w:rsidR="00274D31">
        <w:rPr>
          <w:lang w:val="en-US"/>
        </w:rPr>
        <w:t xml:space="preserve">2D </w:t>
      </w:r>
      <w:r w:rsidR="00274D31" w:rsidRPr="00274D31">
        <w:rPr>
          <w:lang w:val="en-US"/>
        </w:rPr>
        <w:t xml:space="preserve">sediment transport and </w:t>
      </w:r>
      <w:proofErr w:type="gramStart"/>
      <w:r w:rsidR="00274D31" w:rsidRPr="00274D31">
        <w:rPr>
          <w:lang w:val="en-US"/>
        </w:rPr>
        <w:t>river bed</w:t>
      </w:r>
      <w:proofErr w:type="gramEnd"/>
      <w:r w:rsidR="00274D31" w:rsidRPr="00274D31">
        <w:rPr>
          <w:lang w:val="en-US"/>
        </w:rPr>
        <w:t xml:space="preserve"> evolution</w:t>
      </w:r>
      <w:r w:rsidR="00783E9A">
        <w:rPr>
          <w:lang w:val="en-US"/>
        </w:rPr>
        <w:t xml:space="preserve"> with special focus in gravel-bedded rivers. </w:t>
      </w:r>
      <w:r w:rsidR="00392FC1">
        <w:rPr>
          <w:lang w:val="en-US"/>
        </w:rPr>
        <w:t xml:space="preserve">Coupling </w:t>
      </w:r>
      <w:proofErr w:type="spellStart"/>
      <w:r w:rsidR="00392FC1">
        <w:rPr>
          <w:lang w:val="en-US"/>
        </w:rPr>
        <w:t>riverBedDynamics</w:t>
      </w:r>
      <w:proofErr w:type="spellEnd"/>
      <w:r w:rsidR="00392FC1">
        <w:rPr>
          <w:lang w:val="en-US"/>
        </w:rPr>
        <w:t xml:space="preserve"> to </w:t>
      </w:r>
      <w:r w:rsidR="00F6286E">
        <w:rPr>
          <w:lang w:val="en-US"/>
        </w:rPr>
        <w:t xml:space="preserve">a modified version of </w:t>
      </w:r>
      <w:proofErr w:type="spellStart"/>
      <w:r w:rsidR="00F6286E">
        <w:rPr>
          <w:lang w:val="en-US"/>
        </w:rPr>
        <w:t>OverlandFlow</w:t>
      </w:r>
      <w:proofErr w:type="spellEnd"/>
      <w:r w:rsidR="00F6286E">
        <w:rPr>
          <w:lang w:val="en-US"/>
        </w:rPr>
        <w:t xml:space="preserve"> </w:t>
      </w:r>
      <w:commentRangeStart w:id="301"/>
      <w:r w:rsidR="00F6286E">
        <w:rPr>
          <w:lang w:val="en-US"/>
        </w:rPr>
        <w:t xml:space="preserve">created </w:t>
      </w:r>
      <w:commentRangeEnd w:id="301"/>
      <w:r w:rsidR="00293551">
        <w:rPr>
          <w:rStyle w:val="CommentReference"/>
        </w:rPr>
        <w:commentReference w:id="301"/>
      </w:r>
      <w:r w:rsidR="00F6286E">
        <w:rPr>
          <w:lang w:val="en-US"/>
        </w:rPr>
        <w:t xml:space="preserve">a LEM that </w:t>
      </w:r>
      <w:r w:rsidR="007B295A">
        <w:rPr>
          <w:lang w:val="en-US"/>
        </w:rPr>
        <w:t xml:space="preserve">can be used to obtain accurate and detailed </w:t>
      </w:r>
      <w:r w:rsidR="00EE75C2">
        <w:rPr>
          <w:lang w:val="en-US"/>
        </w:rPr>
        <w:t>predictions of bed surface evolution in terms of elevation and GSD</w:t>
      </w:r>
      <w:r w:rsidR="00637807">
        <w:rPr>
          <w:lang w:val="en-US"/>
        </w:rPr>
        <w:t xml:space="preserve">. This new LEM is </w:t>
      </w:r>
      <w:r w:rsidR="002F2E0A">
        <w:rPr>
          <w:lang w:val="en-US"/>
        </w:rPr>
        <w:t>physically based</w:t>
      </w:r>
      <w:r w:rsidR="00637807">
        <w:rPr>
          <w:lang w:val="en-US"/>
        </w:rPr>
        <w:t xml:space="preserve"> </w:t>
      </w:r>
      <w:r w:rsidR="00A85BE3">
        <w:rPr>
          <w:lang w:val="en-US"/>
        </w:rPr>
        <w:t>and</w:t>
      </w:r>
      <w:r w:rsidR="005E1383">
        <w:rPr>
          <w:lang w:val="en-US"/>
        </w:rPr>
        <w:t xml:space="preserve"> solves fundamental governing equations such as the</w:t>
      </w:r>
      <w:r w:rsidR="00637807">
        <w:rPr>
          <w:lang w:val="en-US"/>
        </w:rPr>
        <w:t xml:space="preserve"> conservation of</w:t>
      </w:r>
      <w:r w:rsidR="00241A57">
        <w:rPr>
          <w:lang w:val="en-US"/>
        </w:rPr>
        <w:t xml:space="preserve"> mass in the case of </w:t>
      </w:r>
      <w:proofErr w:type="spellStart"/>
      <w:r w:rsidR="00241A57">
        <w:rPr>
          <w:lang w:val="en-US"/>
        </w:rPr>
        <w:t>riverBedDynamics</w:t>
      </w:r>
      <w:proofErr w:type="spellEnd"/>
      <w:r w:rsidR="00241A57">
        <w:rPr>
          <w:lang w:val="en-US"/>
        </w:rPr>
        <w:t xml:space="preserve"> and mass and momentum in </w:t>
      </w:r>
      <w:proofErr w:type="spellStart"/>
      <w:r w:rsidR="00241A57">
        <w:rPr>
          <w:lang w:val="en-US"/>
        </w:rPr>
        <w:t>OverlandFlow</w:t>
      </w:r>
      <w:proofErr w:type="spellEnd"/>
      <w:r w:rsidR="00605230">
        <w:rPr>
          <w:lang w:val="en-US"/>
        </w:rPr>
        <w:t xml:space="preserve">, making it </w:t>
      </w:r>
      <w:r w:rsidR="00E1072C">
        <w:rPr>
          <w:lang w:val="en-US"/>
        </w:rPr>
        <w:t>reliable when simulating unsteady processes</w:t>
      </w:r>
      <w:r w:rsidR="00A85BE3">
        <w:rPr>
          <w:lang w:val="en-US"/>
        </w:rPr>
        <w:t xml:space="preserve">. </w:t>
      </w:r>
      <w:r w:rsidR="003E6D8D">
        <w:rPr>
          <w:lang w:val="en-US"/>
        </w:rPr>
        <w:t>The new component is flexible enough</w:t>
      </w:r>
      <w:r w:rsidR="002C1B00">
        <w:rPr>
          <w:lang w:val="en-US"/>
        </w:rPr>
        <w:t xml:space="preserve"> for short- and long-term simulations </w:t>
      </w:r>
      <w:r w:rsidR="006C2B6D">
        <w:rPr>
          <w:lang w:val="en-US"/>
        </w:rPr>
        <w:t xml:space="preserve">depending on the number of processes that </w:t>
      </w:r>
      <w:r w:rsidR="00EE1517">
        <w:rPr>
          <w:lang w:val="en-US"/>
        </w:rPr>
        <w:t xml:space="preserve">can be included </w:t>
      </w:r>
      <w:r w:rsidR="00A660FB">
        <w:rPr>
          <w:lang w:val="en-US"/>
        </w:rPr>
        <w:t>in each</w:t>
      </w:r>
      <w:r w:rsidR="00EE1517">
        <w:rPr>
          <w:lang w:val="en-US"/>
        </w:rPr>
        <w:t xml:space="preserve"> case. </w:t>
      </w:r>
      <w:r w:rsidR="00113004">
        <w:rPr>
          <w:lang w:val="en-US"/>
        </w:rPr>
        <w:t xml:space="preserve">We compared </w:t>
      </w:r>
      <w:r w:rsidR="009233D5">
        <w:rPr>
          <w:lang w:val="en-US"/>
        </w:rPr>
        <w:t xml:space="preserve">the </w:t>
      </w:r>
      <w:r w:rsidR="00855678">
        <w:rPr>
          <w:lang w:val="en-US"/>
        </w:rPr>
        <w:t>predictions of our</w:t>
      </w:r>
      <w:r w:rsidR="00F1642A">
        <w:rPr>
          <w:lang w:val="en-US"/>
        </w:rPr>
        <w:t xml:space="preserve"> LEM to analytical and previously reported solutions</w:t>
      </w:r>
      <w:r w:rsidR="00855678">
        <w:rPr>
          <w:lang w:val="en-US"/>
        </w:rPr>
        <w:t xml:space="preserve"> and observed that i</w:t>
      </w:r>
      <w:r w:rsidR="009671D7">
        <w:rPr>
          <w:lang w:val="en-US"/>
        </w:rPr>
        <w:t xml:space="preserve">t predicts with great accuracy changes in </w:t>
      </w:r>
      <w:r w:rsidR="006F64EB">
        <w:rPr>
          <w:lang w:val="en-US"/>
        </w:rPr>
        <w:t xml:space="preserve">bed surface elevation and grain size distribution. </w:t>
      </w:r>
      <w:r w:rsidR="00815BC5">
        <w:rPr>
          <w:lang w:val="en-US"/>
        </w:rPr>
        <w:t>Purely erosion</w:t>
      </w:r>
      <w:ins w:id="302" w:author="Anderson, Samuel R" w:date="2022-08-01T11:13:00Z">
        <w:r w:rsidR="00C049BA">
          <w:rPr>
            <w:lang w:val="en-US"/>
          </w:rPr>
          <w:t>al</w:t>
        </w:r>
      </w:ins>
      <w:r w:rsidR="00815BC5">
        <w:rPr>
          <w:lang w:val="en-US"/>
        </w:rPr>
        <w:t xml:space="preserve"> and depositional cases were evaluated and both cases </w:t>
      </w:r>
      <w:r w:rsidR="00D61C11">
        <w:rPr>
          <w:lang w:val="en-US"/>
        </w:rPr>
        <w:t>processes were well captured by our LEM.</w:t>
      </w:r>
      <w:r w:rsidR="00F1642A">
        <w:rPr>
          <w:lang w:val="en-US"/>
        </w:rPr>
        <w:t xml:space="preserve"> </w:t>
      </w:r>
      <w:commentRangeStart w:id="303"/>
      <w:r w:rsidR="00D5331D">
        <w:rPr>
          <w:lang w:val="en-US"/>
        </w:rPr>
        <w:t>Using</w:t>
      </w:r>
      <w:r w:rsidR="00F1642A">
        <w:rPr>
          <w:lang w:val="en-US"/>
        </w:rPr>
        <w:t xml:space="preserve"> </w:t>
      </w:r>
      <w:commentRangeEnd w:id="303"/>
      <w:r w:rsidR="00C049BA">
        <w:rPr>
          <w:rStyle w:val="CommentReference"/>
        </w:rPr>
        <w:commentReference w:id="303"/>
      </w:r>
      <w:r w:rsidR="00F1642A">
        <w:rPr>
          <w:lang w:val="en-US"/>
        </w:rPr>
        <w:t xml:space="preserve">a synthetic watershed </w:t>
      </w:r>
      <w:r w:rsidR="00D5331D">
        <w:rPr>
          <w:lang w:val="en-US"/>
        </w:rPr>
        <w:t xml:space="preserve">we </w:t>
      </w:r>
      <w:r w:rsidR="00F1642A">
        <w:rPr>
          <w:lang w:val="en-US"/>
        </w:rPr>
        <w:t>illustrate</w:t>
      </w:r>
      <w:r w:rsidR="00D5331D">
        <w:rPr>
          <w:lang w:val="en-US"/>
        </w:rPr>
        <w:t>d</w:t>
      </w:r>
      <w:r w:rsidR="00F1642A">
        <w:rPr>
          <w:lang w:val="en-US"/>
        </w:rPr>
        <w:t xml:space="preserve"> how bed evolution and rainfall intensity distribution </w:t>
      </w:r>
      <w:r w:rsidR="00D5331D">
        <w:rPr>
          <w:lang w:val="en-US"/>
        </w:rPr>
        <w:t xml:space="preserve">in time </w:t>
      </w:r>
      <w:r w:rsidR="00573D2D">
        <w:rPr>
          <w:lang w:val="en-US"/>
        </w:rPr>
        <w:t>affects the</w:t>
      </w:r>
      <w:r w:rsidR="00F1642A">
        <w:rPr>
          <w:lang w:val="en-US"/>
        </w:rPr>
        <w:t xml:space="preserve"> flow discharge and </w:t>
      </w:r>
      <w:r w:rsidR="00573D2D">
        <w:rPr>
          <w:lang w:val="en-US"/>
        </w:rPr>
        <w:t xml:space="preserve">changes in </w:t>
      </w:r>
      <w:r w:rsidR="00F1642A">
        <w:rPr>
          <w:lang w:val="en-US"/>
        </w:rPr>
        <w:t>bed surface elevation across the domain.</w:t>
      </w:r>
      <w:r w:rsidR="00573D2D">
        <w:rPr>
          <w:lang w:val="en-US"/>
        </w:rPr>
        <w:t xml:space="preserve"> </w:t>
      </w:r>
    </w:p>
    <w:p w14:paraId="07392C17" w14:textId="20868F33" w:rsidR="00792B16" w:rsidRDefault="00792B16" w:rsidP="00F1642A">
      <w:pPr>
        <w:rPr>
          <w:lang w:val="en-US"/>
        </w:rPr>
      </w:pPr>
    </w:p>
    <w:p w14:paraId="16312CDD" w14:textId="6BAB5D63" w:rsidR="00EC7D6D" w:rsidRDefault="00D24E03" w:rsidP="00F1642A">
      <w:pPr>
        <w:rPr>
          <w:rFonts w:cs="Arial"/>
          <w:b/>
          <w:bCs/>
          <w:color w:val="000000"/>
          <w:kern w:val="32"/>
          <w:szCs w:val="32"/>
          <w:lang w:val="en-US"/>
        </w:rPr>
      </w:pPr>
      <w:r>
        <w:rPr>
          <w:lang w:val="en-US"/>
        </w:rPr>
        <w:t xml:space="preserve">When designing this first </w:t>
      </w:r>
      <w:proofErr w:type="gramStart"/>
      <w:r>
        <w:rPr>
          <w:lang w:val="en-US"/>
        </w:rPr>
        <w:t>version</w:t>
      </w:r>
      <w:proofErr w:type="gramEnd"/>
      <w:r>
        <w:rPr>
          <w:lang w:val="en-US"/>
        </w:rPr>
        <w:t xml:space="preserve"> we tried to make it as general as possible to represent </w:t>
      </w:r>
      <w:r w:rsidR="00A240A8">
        <w:rPr>
          <w:lang w:val="en-US"/>
        </w:rPr>
        <w:t xml:space="preserve">sediment transport processes. However, there is still </w:t>
      </w:r>
      <w:r w:rsidR="00FB1C99">
        <w:rPr>
          <w:lang w:val="en-US"/>
        </w:rPr>
        <w:t xml:space="preserve">large room for improvement and generalization. Still, </w:t>
      </w:r>
      <w:r w:rsidR="002F05B0">
        <w:rPr>
          <w:lang w:val="en-US"/>
        </w:rPr>
        <w:t xml:space="preserve">our LEM showed that </w:t>
      </w:r>
      <w:r w:rsidR="000B7A27">
        <w:rPr>
          <w:lang w:val="en-US"/>
        </w:rPr>
        <w:t xml:space="preserve">combining these two components, </w:t>
      </w:r>
      <w:proofErr w:type="spellStart"/>
      <w:r w:rsidR="000B7A27">
        <w:rPr>
          <w:lang w:val="en-US"/>
        </w:rPr>
        <w:t>OverlandFlow</w:t>
      </w:r>
      <w:proofErr w:type="spellEnd"/>
      <w:r w:rsidR="000B7A27">
        <w:rPr>
          <w:lang w:val="en-US"/>
        </w:rPr>
        <w:t xml:space="preserve"> and </w:t>
      </w:r>
      <w:proofErr w:type="spellStart"/>
      <w:r w:rsidR="000B7A27">
        <w:rPr>
          <w:lang w:val="en-US"/>
        </w:rPr>
        <w:t>riverBedDynamics</w:t>
      </w:r>
      <w:proofErr w:type="spellEnd"/>
      <w:r w:rsidR="000B7A27">
        <w:rPr>
          <w:lang w:val="en-US"/>
        </w:rPr>
        <w:t xml:space="preserve">, have </w:t>
      </w:r>
      <w:r w:rsidR="006A4D30">
        <w:rPr>
          <w:lang w:val="en-US"/>
        </w:rPr>
        <w:t>the</w:t>
      </w:r>
      <w:r w:rsidR="000B7A27">
        <w:rPr>
          <w:lang w:val="en-US"/>
        </w:rPr>
        <w:t xml:space="preserve"> potential to </w:t>
      </w:r>
      <w:r w:rsidR="003A6B6B">
        <w:rPr>
          <w:lang w:val="en-US"/>
        </w:rPr>
        <w:t xml:space="preserve">simulate </w:t>
      </w:r>
      <w:r w:rsidR="003D63DB">
        <w:rPr>
          <w:lang w:val="en-US"/>
        </w:rPr>
        <w:t>many</w:t>
      </w:r>
      <w:r w:rsidR="003A6B6B">
        <w:rPr>
          <w:lang w:val="en-US"/>
        </w:rPr>
        <w:t xml:space="preserve"> </w:t>
      </w:r>
      <w:r w:rsidR="00C26CB7">
        <w:rPr>
          <w:lang w:val="en-US"/>
        </w:rPr>
        <w:t xml:space="preserve">of </w:t>
      </w:r>
      <w:r w:rsidR="003A6B6B">
        <w:rPr>
          <w:lang w:val="en-US"/>
        </w:rPr>
        <w:t xml:space="preserve">the typical </w:t>
      </w:r>
      <w:r w:rsidR="000839D9">
        <w:rPr>
          <w:lang w:val="en-US"/>
        </w:rPr>
        <w:t xml:space="preserve">scenarios </w:t>
      </w:r>
      <w:r w:rsidR="00F25716">
        <w:rPr>
          <w:lang w:val="en-US"/>
        </w:rPr>
        <w:t xml:space="preserve">found in practical management cases and scientific research. </w:t>
      </w:r>
      <w:r w:rsidR="00EC7D6D">
        <w:rPr>
          <w:lang w:val="en-US"/>
        </w:rPr>
        <w:t>Future</w:t>
      </w:r>
      <w:r w:rsidR="00C26CB7">
        <w:rPr>
          <w:lang w:val="en-US"/>
        </w:rPr>
        <w:t xml:space="preserve"> developments </w:t>
      </w:r>
      <w:r w:rsidR="0020543B">
        <w:rPr>
          <w:lang w:val="en-US"/>
        </w:rPr>
        <w:t>should be aligned with</w:t>
      </w:r>
      <w:r w:rsidR="00813E8D">
        <w:rPr>
          <w:lang w:val="en-US"/>
        </w:rPr>
        <w:t xml:space="preserve"> better</w:t>
      </w:r>
      <w:r w:rsidR="0020543B">
        <w:rPr>
          <w:lang w:val="en-US"/>
        </w:rPr>
        <w:t xml:space="preserve"> representing bank erosion, channel migration, and </w:t>
      </w:r>
      <w:r w:rsidR="00D00078">
        <w:rPr>
          <w:lang w:val="en-US"/>
        </w:rPr>
        <w:t>local</w:t>
      </w:r>
      <w:ins w:id="304" w:author="Anderson, Samuel R" w:date="2022-08-01T11:16:00Z">
        <w:r w:rsidR="00C049BA">
          <w:rPr>
            <w:lang w:val="en-US"/>
          </w:rPr>
          <w:t xml:space="preserve"> angle of</w:t>
        </w:r>
      </w:ins>
      <w:r w:rsidR="00D00078">
        <w:rPr>
          <w:lang w:val="en-US"/>
        </w:rPr>
        <w:t xml:space="preserve"> repose </w:t>
      </w:r>
      <w:del w:id="305" w:author="Anderson, Samuel R" w:date="2022-08-01T11:16:00Z">
        <w:r w:rsidR="00D00078" w:rsidDel="00C049BA">
          <w:rPr>
            <w:lang w:val="en-US"/>
          </w:rPr>
          <w:delText xml:space="preserve">angle </w:delText>
        </w:r>
      </w:del>
      <w:r w:rsidR="00D00078">
        <w:rPr>
          <w:lang w:val="en-US"/>
        </w:rPr>
        <w:t>effects</w:t>
      </w:r>
      <w:r w:rsidR="00813E8D">
        <w:rPr>
          <w:lang w:val="en-US"/>
        </w:rPr>
        <w:t>.</w:t>
      </w:r>
    </w:p>
    <w:p w14:paraId="2C2E42D6" w14:textId="015FABC6" w:rsidR="001D0B96" w:rsidRDefault="001D0B96" w:rsidP="00C84745">
      <w:pPr>
        <w:rPr>
          <w:lang w:val="en-US"/>
        </w:rPr>
      </w:pPr>
    </w:p>
    <w:p w14:paraId="320366A5" w14:textId="0B1A8284" w:rsidR="00F22E6B" w:rsidRPr="0040044E" w:rsidRDefault="00F22E6B" w:rsidP="00F22E6B">
      <w:pPr>
        <w:pStyle w:val="Heading1"/>
        <w:rPr>
          <w:lang w:val="en-US"/>
        </w:rPr>
      </w:pPr>
      <w:r>
        <w:rPr>
          <w:lang w:val="en-US"/>
        </w:rPr>
        <w:t>8</w:t>
      </w:r>
      <w:r w:rsidRPr="0040044E">
        <w:rPr>
          <w:lang w:val="en-US"/>
        </w:rPr>
        <w:t xml:space="preserve"> </w:t>
      </w:r>
      <w:r w:rsidRPr="00F22E6B">
        <w:rPr>
          <w:lang w:val="en-US"/>
        </w:rPr>
        <w:t>Code and data availability</w:t>
      </w:r>
    </w:p>
    <w:p w14:paraId="4E4D806E" w14:textId="77777777" w:rsidR="00F22E6B" w:rsidRDefault="00F22E6B" w:rsidP="00C84745">
      <w:pPr>
        <w:rPr>
          <w:lang w:val="en-US"/>
        </w:rPr>
      </w:pPr>
    </w:p>
    <w:p w14:paraId="4C80B4E2" w14:textId="77777777" w:rsidR="00637807" w:rsidRDefault="00637807" w:rsidP="00C84745">
      <w:pPr>
        <w:rPr>
          <w:lang w:val="en-US"/>
        </w:rPr>
      </w:pPr>
    </w:p>
    <w:p w14:paraId="3E3723B1" w14:textId="77777777" w:rsidR="00A33BE4" w:rsidRDefault="00A33BE4">
      <w:pPr>
        <w:spacing w:line="240" w:lineRule="auto"/>
        <w:jc w:val="left"/>
        <w:rPr>
          <w:rFonts w:cs="Arial"/>
          <w:b/>
          <w:bCs/>
          <w:color w:val="000000"/>
          <w:kern w:val="32"/>
          <w:szCs w:val="32"/>
          <w:lang w:val="en-US"/>
        </w:rPr>
      </w:pPr>
      <w:r>
        <w:rPr>
          <w:lang w:val="en-US"/>
        </w:rPr>
        <w:br w:type="page"/>
      </w:r>
    </w:p>
    <w:p w14:paraId="5300A154" w14:textId="0D061A99" w:rsidR="00C26311" w:rsidRDefault="00F5258E" w:rsidP="00F5258E">
      <w:pPr>
        <w:pStyle w:val="Heading1"/>
        <w:rPr>
          <w:lang w:val="en-US"/>
        </w:rPr>
      </w:pPr>
      <w:r w:rsidRPr="0040044E">
        <w:rPr>
          <w:lang w:val="en-US"/>
        </w:rPr>
        <w:lastRenderedPageBreak/>
        <w:t>References</w:t>
      </w:r>
    </w:p>
    <w:p w14:paraId="259A77E6" w14:textId="35DD962A" w:rsidR="00F2278B" w:rsidRPr="00F2278B" w:rsidRDefault="00C05785" w:rsidP="00F2278B">
      <w:pPr>
        <w:widowControl w:val="0"/>
        <w:autoSpaceDE w:val="0"/>
        <w:autoSpaceDN w:val="0"/>
        <w:adjustRightInd w:val="0"/>
        <w:ind w:left="480" w:hanging="480"/>
        <w:rPr>
          <w:noProof/>
        </w:rPr>
      </w:pPr>
      <w:r>
        <w:rPr>
          <w:lang w:val="en-US"/>
        </w:rPr>
        <w:fldChar w:fldCharType="begin" w:fldLock="1"/>
      </w:r>
      <w:r>
        <w:rPr>
          <w:lang w:val="en-US"/>
        </w:rPr>
        <w:instrText xml:space="preserve">ADDIN Mendeley Bibliography CSL_BIBLIOGRAPHY </w:instrText>
      </w:r>
      <w:r>
        <w:rPr>
          <w:lang w:val="en-US"/>
        </w:rPr>
        <w:fldChar w:fldCharType="separate"/>
      </w:r>
      <w:r w:rsidR="00F2278B" w:rsidRPr="00F2278B">
        <w:rPr>
          <w:noProof/>
        </w:rPr>
        <w:t xml:space="preserve">Adams, J. M., Gasparini, N. M., Hobley, D. E. J., Tucker, G. E., Hutton, E. W. H., Nudurupati, S. S., &amp; Istanbulluoglu, E. (2017). The Landlab v1.0 OverlandFlow component: A Python tool for computing shallow-water flow across watersheds. </w:t>
      </w:r>
      <w:r w:rsidR="00F2278B" w:rsidRPr="00F2278B">
        <w:rPr>
          <w:i/>
          <w:iCs/>
          <w:noProof/>
        </w:rPr>
        <w:t>Geoscientific Model Development</w:t>
      </w:r>
      <w:r w:rsidR="00F2278B" w:rsidRPr="00F2278B">
        <w:rPr>
          <w:noProof/>
        </w:rPr>
        <w:t xml:space="preserve">, </w:t>
      </w:r>
      <w:r w:rsidR="00F2278B" w:rsidRPr="00F2278B">
        <w:rPr>
          <w:i/>
          <w:iCs/>
          <w:noProof/>
        </w:rPr>
        <w:t>10</w:t>
      </w:r>
      <w:r w:rsidR="00F2278B" w:rsidRPr="00F2278B">
        <w:rPr>
          <w:noProof/>
        </w:rPr>
        <w:t>(4), 1645–1663. https://doi.org/10.5194/gmd-10-1645-2017</w:t>
      </w:r>
    </w:p>
    <w:p w14:paraId="31F67578" w14:textId="77777777" w:rsidR="00F2278B" w:rsidRPr="00F2278B" w:rsidRDefault="00F2278B" w:rsidP="00F2278B">
      <w:pPr>
        <w:widowControl w:val="0"/>
        <w:autoSpaceDE w:val="0"/>
        <w:autoSpaceDN w:val="0"/>
        <w:adjustRightInd w:val="0"/>
        <w:ind w:left="480" w:hanging="480"/>
        <w:rPr>
          <w:noProof/>
        </w:rPr>
      </w:pPr>
      <w:r w:rsidRPr="00F2278B">
        <w:rPr>
          <w:noProof/>
        </w:rPr>
        <w:t xml:space="preserve">Arcement, G. J., &amp; Schneider, V. R. (1989). Guide for selecting Manning’s roughness coefficients for natural channels and flood plains. In </w:t>
      </w:r>
      <w:r w:rsidRPr="00F2278B">
        <w:rPr>
          <w:i/>
          <w:iCs/>
          <w:noProof/>
        </w:rPr>
        <w:t>U.S. Geological Survey: Vol. Water supp</w:t>
      </w:r>
      <w:r w:rsidRPr="00F2278B">
        <w:rPr>
          <w:noProof/>
        </w:rPr>
        <w:t>. https://doi.org/Report No. FHWA-TS-84-204</w:t>
      </w:r>
    </w:p>
    <w:p w14:paraId="570537F0" w14:textId="77777777" w:rsidR="00F2278B" w:rsidRPr="00F2278B" w:rsidRDefault="00F2278B" w:rsidP="00F2278B">
      <w:pPr>
        <w:widowControl w:val="0"/>
        <w:autoSpaceDE w:val="0"/>
        <w:autoSpaceDN w:val="0"/>
        <w:adjustRightInd w:val="0"/>
        <w:ind w:left="480" w:hanging="480"/>
        <w:rPr>
          <w:noProof/>
        </w:rPr>
      </w:pPr>
      <w:r w:rsidRPr="00F2278B">
        <w:rPr>
          <w:noProof/>
        </w:rPr>
        <w:t xml:space="preserve">Barnes, H. H. (1967). Roughness characteristics of natural channels. In </w:t>
      </w:r>
      <w:r w:rsidRPr="00F2278B">
        <w:rPr>
          <w:i/>
          <w:iCs/>
          <w:noProof/>
        </w:rPr>
        <w:t>U.S. Geological Survey</w:t>
      </w:r>
      <w:r w:rsidRPr="00F2278B">
        <w:rPr>
          <w:noProof/>
        </w:rPr>
        <w:t>. https://doi.org/10.1016/0022-1694(69)90113-9</w:t>
      </w:r>
    </w:p>
    <w:p w14:paraId="7E3FC6A1" w14:textId="77777777" w:rsidR="00F2278B" w:rsidRPr="00F2278B" w:rsidRDefault="00F2278B" w:rsidP="00F2278B">
      <w:pPr>
        <w:widowControl w:val="0"/>
        <w:autoSpaceDE w:val="0"/>
        <w:autoSpaceDN w:val="0"/>
        <w:adjustRightInd w:val="0"/>
        <w:ind w:left="480" w:hanging="480"/>
        <w:rPr>
          <w:noProof/>
        </w:rPr>
      </w:pPr>
      <w:r w:rsidRPr="00F2278B">
        <w:rPr>
          <w:noProof/>
        </w:rPr>
        <w:t xml:space="preserve">Barnhart, K. R., Glade, R. C., Shobe, C. M., &amp; Tucker, G. E. (2019). Terrainbento 1.0: A Python package for multi-model analysis in long-term drainage basin evolution. </w:t>
      </w:r>
      <w:r w:rsidRPr="00F2278B">
        <w:rPr>
          <w:i/>
          <w:iCs/>
          <w:noProof/>
        </w:rPr>
        <w:t>Geoscientific Model Development</w:t>
      </w:r>
      <w:r w:rsidRPr="00F2278B">
        <w:rPr>
          <w:noProof/>
        </w:rPr>
        <w:t xml:space="preserve">, </w:t>
      </w:r>
      <w:r w:rsidRPr="00F2278B">
        <w:rPr>
          <w:i/>
          <w:iCs/>
          <w:noProof/>
        </w:rPr>
        <w:t>12</w:t>
      </w:r>
      <w:r w:rsidRPr="00F2278B">
        <w:rPr>
          <w:noProof/>
        </w:rPr>
        <w:t>(4), 1267–1297. https://doi.org/10.5194/gmd-12-1267-2019</w:t>
      </w:r>
    </w:p>
    <w:p w14:paraId="6FB40386" w14:textId="77777777" w:rsidR="00F2278B" w:rsidRPr="00F2278B" w:rsidRDefault="00F2278B" w:rsidP="00F2278B">
      <w:pPr>
        <w:widowControl w:val="0"/>
        <w:autoSpaceDE w:val="0"/>
        <w:autoSpaceDN w:val="0"/>
        <w:adjustRightInd w:val="0"/>
        <w:ind w:left="480" w:hanging="480"/>
        <w:rPr>
          <w:noProof/>
        </w:rPr>
      </w:pPr>
      <w:r w:rsidRPr="00F2278B">
        <w:rPr>
          <w:noProof/>
        </w:rPr>
        <w:t xml:space="preserve">Barnhart, K. R., Hutton, E. W. H., Tucker, G. E., M. Gasparini, N., Istanbulluoglu, E., E. J. Hobley, D., J. Lyons, N., Mouchene, M., Siddhartha Nudurupati, S., M. Adams, J., &amp; Bandaragoda, C. (2020). Short communication: Landlab v2.0: A software package for Earth surface dynamics. </w:t>
      </w:r>
      <w:r w:rsidRPr="00F2278B">
        <w:rPr>
          <w:i/>
          <w:iCs/>
          <w:noProof/>
        </w:rPr>
        <w:t>Earth Surface Dynamics</w:t>
      </w:r>
      <w:r w:rsidRPr="00F2278B">
        <w:rPr>
          <w:noProof/>
        </w:rPr>
        <w:t xml:space="preserve">, </w:t>
      </w:r>
      <w:r w:rsidRPr="00F2278B">
        <w:rPr>
          <w:i/>
          <w:iCs/>
          <w:noProof/>
        </w:rPr>
        <w:t>8</w:t>
      </w:r>
      <w:r w:rsidRPr="00F2278B">
        <w:rPr>
          <w:noProof/>
        </w:rPr>
        <w:t>(2), 379–397. https://doi.org/10.5194/esurf-8-379-2020</w:t>
      </w:r>
    </w:p>
    <w:p w14:paraId="67F82164" w14:textId="77777777" w:rsidR="00F2278B" w:rsidRPr="00F2278B" w:rsidRDefault="00F2278B" w:rsidP="00F2278B">
      <w:pPr>
        <w:widowControl w:val="0"/>
        <w:autoSpaceDE w:val="0"/>
        <w:autoSpaceDN w:val="0"/>
        <w:adjustRightInd w:val="0"/>
        <w:ind w:left="480" w:hanging="480"/>
        <w:rPr>
          <w:noProof/>
        </w:rPr>
      </w:pPr>
      <w:r w:rsidRPr="00F2278B">
        <w:rPr>
          <w:noProof/>
        </w:rPr>
        <w:t xml:space="preserve">Barry, J. J., Buffington, J. M., &amp; King, J. G. (2004). A general power equation for predicting bed load transport rates in gravel bed rivers. </w:t>
      </w:r>
      <w:r w:rsidRPr="00F2278B">
        <w:rPr>
          <w:i/>
          <w:iCs/>
          <w:noProof/>
        </w:rPr>
        <w:t>Water Resources Research</w:t>
      </w:r>
      <w:r w:rsidRPr="00F2278B">
        <w:rPr>
          <w:noProof/>
        </w:rPr>
        <w:t xml:space="preserve">, </w:t>
      </w:r>
      <w:r w:rsidRPr="00F2278B">
        <w:rPr>
          <w:i/>
          <w:iCs/>
          <w:noProof/>
        </w:rPr>
        <w:t>40</w:t>
      </w:r>
      <w:r w:rsidRPr="00F2278B">
        <w:rPr>
          <w:noProof/>
        </w:rPr>
        <w:t>(10), 1–22. https://doi.org/10.1029/2004WR003190</w:t>
      </w:r>
    </w:p>
    <w:p w14:paraId="3525E0F4" w14:textId="77777777" w:rsidR="00F2278B" w:rsidRPr="00F2278B" w:rsidRDefault="00F2278B" w:rsidP="00F2278B">
      <w:pPr>
        <w:widowControl w:val="0"/>
        <w:autoSpaceDE w:val="0"/>
        <w:autoSpaceDN w:val="0"/>
        <w:adjustRightInd w:val="0"/>
        <w:ind w:left="480" w:hanging="480"/>
        <w:rPr>
          <w:noProof/>
        </w:rPr>
      </w:pPr>
      <w:r w:rsidRPr="00F2278B">
        <w:rPr>
          <w:noProof/>
        </w:rPr>
        <w:t xml:space="preserve">Bates, P. D., Horritt, M. S., &amp; Fewtrell, T. J. (2010). A simple inertial formulation of the shallow water equations for efficient two-dimensional flood inundation modelling. </w:t>
      </w:r>
      <w:r w:rsidRPr="00F2278B">
        <w:rPr>
          <w:i/>
          <w:iCs/>
          <w:noProof/>
        </w:rPr>
        <w:t>Journal of Hydrology</w:t>
      </w:r>
      <w:r w:rsidRPr="00F2278B">
        <w:rPr>
          <w:noProof/>
        </w:rPr>
        <w:t xml:space="preserve">, </w:t>
      </w:r>
      <w:r w:rsidRPr="00F2278B">
        <w:rPr>
          <w:i/>
          <w:iCs/>
          <w:noProof/>
        </w:rPr>
        <w:t>387</w:t>
      </w:r>
      <w:r w:rsidRPr="00F2278B">
        <w:rPr>
          <w:noProof/>
        </w:rPr>
        <w:t>(1–2), 33–45. https://doi.org/10.1016/j.jhydrol.2010.03.027</w:t>
      </w:r>
    </w:p>
    <w:p w14:paraId="0933D280" w14:textId="77777777" w:rsidR="00F2278B" w:rsidRPr="00F2278B" w:rsidRDefault="00F2278B" w:rsidP="00F2278B">
      <w:pPr>
        <w:widowControl w:val="0"/>
        <w:autoSpaceDE w:val="0"/>
        <w:autoSpaceDN w:val="0"/>
        <w:adjustRightInd w:val="0"/>
        <w:ind w:left="480" w:hanging="480"/>
        <w:rPr>
          <w:noProof/>
        </w:rPr>
      </w:pPr>
      <w:r w:rsidRPr="00F2278B">
        <w:rPr>
          <w:noProof/>
        </w:rPr>
        <w:t xml:space="preserve">Campforts, B., &amp; Govers, G. (2015). Keeping the edge: A numerical method that avoids knickpoint smearing when solving the stream power law. </w:t>
      </w:r>
      <w:r w:rsidRPr="00F2278B">
        <w:rPr>
          <w:i/>
          <w:iCs/>
          <w:noProof/>
        </w:rPr>
        <w:t>Journal of Geophysical Research : Earth Surface</w:t>
      </w:r>
      <w:r w:rsidRPr="00F2278B">
        <w:rPr>
          <w:noProof/>
        </w:rPr>
        <w:t xml:space="preserve">, </w:t>
      </w:r>
      <w:r w:rsidRPr="00F2278B">
        <w:rPr>
          <w:i/>
          <w:iCs/>
          <w:noProof/>
        </w:rPr>
        <w:t>120</w:t>
      </w:r>
      <w:r w:rsidRPr="00F2278B">
        <w:rPr>
          <w:noProof/>
        </w:rPr>
        <w:t>, 1189–1205. https://doi.org/10.1002/2014JF003376</w:t>
      </w:r>
    </w:p>
    <w:p w14:paraId="241F3485" w14:textId="77777777" w:rsidR="00F2278B" w:rsidRPr="00F2278B" w:rsidRDefault="00F2278B" w:rsidP="00F2278B">
      <w:pPr>
        <w:widowControl w:val="0"/>
        <w:autoSpaceDE w:val="0"/>
        <w:autoSpaceDN w:val="0"/>
        <w:adjustRightInd w:val="0"/>
        <w:ind w:left="480" w:hanging="480"/>
        <w:rPr>
          <w:noProof/>
        </w:rPr>
      </w:pPr>
      <w:r w:rsidRPr="00F2278B">
        <w:rPr>
          <w:noProof/>
        </w:rPr>
        <w:t xml:space="preserve">Cao, Z., Day, R., &amp; Egashira, S. (2002). </w:t>
      </w:r>
      <w:r w:rsidRPr="00F2278B">
        <w:rPr>
          <w:i/>
          <w:iCs/>
          <w:noProof/>
        </w:rPr>
        <w:t>Coupled and Decoupled Numerical Modeling of Flow and Morphological Evolution in Alluvial Rivers.</w:t>
      </w:r>
      <w:r w:rsidRPr="00F2278B">
        <w:rPr>
          <w:noProof/>
        </w:rPr>
        <w:t xml:space="preserve"> </w:t>
      </w:r>
      <w:r w:rsidRPr="00F2278B">
        <w:rPr>
          <w:i/>
          <w:iCs/>
          <w:noProof/>
        </w:rPr>
        <w:t>128</w:t>
      </w:r>
      <w:r w:rsidRPr="00F2278B">
        <w:rPr>
          <w:noProof/>
        </w:rPr>
        <w:t>(3). https://doi.org/10.1061/(ASCE)0733-9429(2002)128:3(306)</w:t>
      </w:r>
    </w:p>
    <w:p w14:paraId="5C2E98BF" w14:textId="77777777" w:rsidR="00F2278B" w:rsidRPr="00F2278B" w:rsidRDefault="00F2278B" w:rsidP="00F2278B">
      <w:pPr>
        <w:widowControl w:val="0"/>
        <w:autoSpaceDE w:val="0"/>
        <w:autoSpaceDN w:val="0"/>
        <w:adjustRightInd w:val="0"/>
        <w:ind w:left="480" w:hanging="480"/>
        <w:rPr>
          <w:noProof/>
        </w:rPr>
      </w:pPr>
      <w:r w:rsidRPr="00F2278B">
        <w:rPr>
          <w:noProof/>
        </w:rPr>
        <w:t xml:space="preserve">Cheng, Z., Hsu, T. J., &amp; Calantoni, J. (2017). SedFoam: A multi-dimensional Eulerian two-phase model for sediment transport and its application to momentary bed failure. </w:t>
      </w:r>
      <w:r w:rsidRPr="00F2278B">
        <w:rPr>
          <w:i/>
          <w:iCs/>
          <w:noProof/>
        </w:rPr>
        <w:t>Coastal Engineering</w:t>
      </w:r>
      <w:r w:rsidRPr="00F2278B">
        <w:rPr>
          <w:noProof/>
        </w:rPr>
        <w:t xml:space="preserve">, </w:t>
      </w:r>
      <w:r w:rsidRPr="00F2278B">
        <w:rPr>
          <w:i/>
          <w:iCs/>
          <w:noProof/>
        </w:rPr>
        <w:t>119</w:t>
      </w:r>
      <w:r w:rsidRPr="00F2278B">
        <w:rPr>
          <w:noProof/>
        </w:rPr>
        <w:t>, 32–50. https://doi.org/10.1016/j.coastaleng.2016.08.007</w:t>
      </w:r>
    </w:p>
    <w:p w14:paraId="02A6CDB4" w14:textId="77777777" w:rsidR="00F2278B" w:rsidRPr="00F2278B" w:rsidRDefault="00F2278B" w:rsidP="00F2278B">
      <w:pPr>
        <w:widowControl w:val="0"/>
        <w:autoSpaceDE w:val="0"/>
        <w:autoSpaceDN w:val="0"/>
        <w:adjustRightInd w:val="0"/>
        <w:ind w:left="480" w:hanging="480"/>
        <w:rPr>
          <w:noProof/>
        </w:rPr>
      </w:pPr>
      <w:r w:rsidRPr="00F2278B">
        <w:rPr>
          <w:noProof/>
        </w:rPr>
        <w:t xml:space="preserve">Colombini, M., &amp; Stocchino, A. (2005). Coupling or decoupling bed and flow dynamics: Fast and slow sediment waves at high Froude numbers. </w:t>
      </w:r>
      <w:r w:rsidRPr="00F2278B">
        <w:rPr>
          <w:i/>
          <w:iCs/>
          <w:noProof/>
        </w:rPr>
        <w:t>Physics of Fluids</w:t>
      </w:r>
      <w:r w:rsidRPr="00F2278B">
        <w:rPr>
          <w:noProof/>
        </w:rPr>
        <w:t xml:space="preserve">, </w:t>
      </w:r>
      <w:r w:rsidRPr="00F2278B">
        <w:rPr>
          <w:i/>
          <w:iCs/>
          <w:noProof/>
        </w:rPr>
        <w:t>17</w:t>
      </w:r>
      <w:r w:rsidRPr="00F2278B">
        <w:rPr>
          <w:noProof/>
        </w:rPr>
        <w:t>(3). https://doi.org/10.1063/1.1848731</w:t>
      </w:r>
    </w:p>
    <w:p w14:paraId="542E1E99" w14:textId="77777777" w:rsidR="00F2278B" w:rsidRPr="00F2278B" w:rsidRDefault="00F2278B" w:rsidP="00F2278B">
      <w:pPr>
        <w:widowControl w:val="0"/>
        <w:autoSpaceDE w:val="0"/>
        <w:autoSpaceDN w:val="0"/>
        <w:adjustRightInd w:val="0"/>
        <w:ind w:left="480" w:hanging="480"/>
        <w:rPr>
          <w:noProof/>
        </w:rPr>
      </w:pPr>
      <w:r w:rsidRPr="00F2278B">
        <w:rPr>
          <w:noProof/>
        </w:rPr>
        <w:t xml:space="preserve">Coulthard, T. J. (2001). Landscape evolution models: a software review. </w:t>
      </w:r>
      <w:r w:rsidRPr="00F2278B">
        <w:rPr>
          <w:i/>
          <w:iCs/>
          <w:noProof/>
        </w:rPr>
        <w:t>Hydrological Processes</w:t>
      </w:r>
      <w:r w:rsidRPr="00F2278B">
        <w:rPr>
          <w:noProof/>
        </w:rPr>
        <w:t xml:space="preserve">, </w:t>
      </w:r>
      <w:r w:rsidRPr="00F2278B">
        <w:rPr>
          <w:i/>
          <w:iCs/>
          <w:noProof/>
        </w:rPr>
        <w:t>15</w:t>
      </w:r>
      <w:r w:rsidRPr="00F2278B">
        <w:rPr>
          <w:noProof/>
        </w:rPr>
        <w:t>, 165–173. https://doi.org/doi.org/10.1002/hyp.426</w:t>
      </w:r>
    </w:p>
    <w:p w14:paraId="0858B3DF" w14:textId="77777777" w:rsidR="00F2278B" w:rsidRPr="00F2278B" w:rsidRDefault="00F2278B" w:rsidP="00F2278B">
      <w:pPr>
        <w:widowControl w:val="0"/>
        <w:autoSpaceDE w:val="0"/>
        <w:autoSpaceDN w:val="0"/>
        <w:adjustRightInd w:val="0"/>
        <w:ind w:left="480" w:hanging="480"/>
        <w:rPr>
          <w:noProof/>
        </w:rPr>
      </w:pPr>
      <w:r w:rsidRPr="00F2278B">
        <w:rPr>
          <w:noProof/>
        </w:rPr>
        <w:t xml:space="preserve">Coulthard, T. J., Macklin, M. G., &amp; Kirkby, M. J. (2002). A cellular model of Holocene upland river basin and alluvial fan </w:t>
      </w:r>
      <w:r w:rsidRPr="00F2278B">
        <w:rPr>
          <w:noProof/>
        </w:rPr>
        <w:lastRenderedPageBreak/>
        <w:t xml:space="preserve">evolution. </w:t>
      </w:r>
      <w:r w:rsidRPr="00F2278B">
        <w:rPr>
          <w:i/>
          <w:iCs/>
          <w:noProof/>
        </w:rPr>
        <w:t>Earth Surface Processes and Landforms</w:t>
      </w:r>
      <w:r w:rsidRPr="00F2278B">
        <w:rPr>
          <w:noProof/>
        </w:rPr>
        <w:t xml:space="preserve">, </w:t>
      </w:r>
      <w:r w:rsidRPr="00F2278B">
        <w:rPr>
          <w:i/>
          <w:iCs/>
          <w:noProof/>
        </w:rPr>
        <w:t>27</w:t>
      </w:r>
      <w:r w:rsidRPr="00F2278B">
        <w:rPr>
          <w:noProof/>
        </w:rPr>
        <w:t>(3), 269–288. https://doi.org/10.1002/esp.318</w:t>
      </w:r>
    </w:p>
    <w:p w14:paraId="4DF925C9" w14:textId="77777777" w:rsidR="00F2278B" w:rsidRPr="00F2278B" w:rsidRDefault="00F2278B" w:rsidP="00F2278B">
      <w:pPr>
        <w:widowControl w:val="0"/>
        <w:autoSpaceDE w:val="0"/>
        <w:autoSpaceDN w:val="0"/>
        <w:adjustRightInd w:val="0"/>
        <w:ind w:left="480" w:hanging="480"/>
        <w:rPr>
          <w:noProof/>
        </w:rPr>
      </w:pPr>
      <w:r w:rsidRPr="00F2278B">
        <w:rPr>
          <w:noProof/>
        </w:rPr>
        <w:t xml:space="preserve">Cui, Y. (2007). The unified gravel-sand (TUGS) model: Simulating sediment transport and gravel/sand grain size distributions in gravel-bedded rivers. </w:t>
      </w:r>
      <w:r w:rsidRPr="00F2278B">
        <w:rPr>
          <w:i/>
          <w:iCs/>
          <w:noProof/>
        </w:rPr>
        <w:t>Water Resources Research</w:t>
      </w:r>
      <w:r w:rsidRPr="00F2278B">
        <w:rPr>
          <w:noProof/>
        </w:rPr>
        <w:t xml:space="preserve">, </w:t>
      </w:r>
      <w:r w:rsidRPr="00F2278B">
        <w:rPr>
          <w:i/>
          <w:iCs/>
          <w:noProof/>
        </w:rPr>
        <w:t>43</w:t>
      </w:r>
      <w:r w:rsidRPr="00F2278B">
        <w:rPr>
          <w:noProof/>
        </w:rPr>
        <w:t>(10), 1–16. https://doi.org/10.1029/2006WR005330</w:t>
      </w:r>
    </w:p>
    <w:p w14:paraId="6A2B7D90" w14:textId="77777777" w:rsidR="00F2278B" w:rsidRPr="00F2278B" w:rsidRDefault="00F2278B" w:rsidP="00F2278B">
      <w:pPr>
        <w:widowControl w:val="0"/>
        <w:autoSpaceDE w:val="0"/>
        <w:autoSpaceDN w:val="0"/>
        <w:adjustRightInd w:val="0"/>
        <w:ind w:left="480" w:hanging="480"/>
        <w:rPr>
          <w:noProof/>
        </w:rPr>
      </w:pPr>
      <w:r w:rsidRPr="00F2278B">
        <w:rPr>
          <w:noProof/>
        </w:rPr>
        <w:t xml:space="preserve">de Almeida, G. A. M., Bates, P., Freer, J. E., &amp; Souvignet, M. (2012). Improving the stability of a simple formulation of the shallow water equations for 2-D flood modeling. </w:t>
      </w:r>
      <w:r w:rsidRPr="00F2278B">
        <w:rPr>
          <w:i/>
          <w:iCs/>
          <w:noProof/>
        </w:rPr>
        <w:t>Water Resources Research</w:t>
      </w:r>
      <w:r w:rsidRPr="00F2278B">
        <w:rPr>
          <w:noProof/>
        </w:rPr>
        <w:t xml:space="preserve">, </w:t>
      </w:r>
      <w:r w:rsidRPr="00F2278B">
        <w:rPr>
          <w:i/>
          <w:iCs/>
          <w:noProof/>
        </w:rPr>
        <w:t>48</w:t>
      </w:r>
      <w:r w:rsidRPr="00F2278B">
        <w:rPr>
          <w:noProof/>
        </w:rPr>
        <w:t>(5), 1–14. https://doi.org/10.1029/2011WR011570</w:t>
      </w:r>
    </w:p>
    <w:p w14:paraId="217CEC95" w14:textId="77777777" w:rsidR="00F2278B" w:rsidRPr="00F2278B" w:rsidRDefault="00F2278B" w:rsidP="00F2278B">
      <w:pPr>
        <w:widowControl w:val="0"/>
        <w:autoSpaceDE w:val="0"/>
        <w:autoSpaceDN w:val="0"/>
        <w:adjustRightInd w:val="0"/>
        <w:ind w:left="480" w:hanging="480"/>
        <w:rPr>
          <w:noProof/>
        </w:rPr>
      </w:pPr>
      <w:r w:rsidRPr="00F2278B">
        <w:rPr>
          <w:noProof/>
        </w:rPr>
        <w:t xml:space="preserve">Fernandez Luque, R., &amp; Van Beek, R. (1976). Erosion And transport Of bed-load sediment. </w:t>
      </w:r>
      <w:r w:rsidRPr="00F2278B">
        <w:rPr>
          <w:i/>
          <w:iCs/>
          <w:noProof/>
        </w:rPr>
        <w:t>Journal of Hydraulic Research</w:t>
      </w:r>
      <w:r w:rsidRPr="00F2278B">
        <w:rPr>
          <w:noProof/>
        </w:rPr>
        <w:t xml:space="preserve">, </w:t>
      </w:r>
      <w:r w:rsidRPr="00F2278B">
        <w:rPr>
          <w:i/>
          <w:iCs/>
          <w:noProof/>
        </w:rPr>
        <w:t>14</w:t>
      </w:r>
      <w:r w:rsidRPr="00F2278B">
        <w:rPr>
          <w:noProof/>
        </w:rPr>
        <w:t>(2), 127–144. https://doi.org/10.1080/00221687609499677</w:t>
      </w:r>
    </w:p>
    <w:p w14:paraId="508CDFDA" w14:textId="77777777" w:rsidR="00F2278B" w:rsidRPr="00F2278B" w:rsidRDefault="00F2278B" w:rsidP="00F2278B">
      <w:pPr>
        <w:widowControl w:val="0"/>
        <w:autoSpaceDE w:val="0"/>
        <w:autoSpaceDN w:val="0"/>
        <w:adjustRightInd w:val="0"/>
        <w:ind w:left="480" w:hanging="480"/>
        <w:rPr>
          <w:noProof/>
        </w:rPr>
      </w:pPr>
      <w:r w:rsidRPr="00F2278B">
        <w:rPr>
          <w:noProof/>
        </w:rPr>
        <w:t xml:space="preserve">Furbish, D. J., Fathel, S. L., &amp; Schmeeckle, M. W. (2017). Particle Motions and Bedload Theory. In D. Tsuusumi &amp; J. B. Laronne (Eds.), </w:t>
      </w:r>
      <w:r w:rsidRPr="00F2278B">
        <w:rPr>
          <w:i/>
          <w:iCs/>
          <w:noProof/>
        </w:rPr>
        <w:t>Gravel-Bed Rivers</w:t>
      </w:r>
      <w:r w:rsidRPr="00F2278B">
        <w:rPr>
          <w:noProof/>
        </w:rPr>
        <w:t xml:space="preserve"> (pp. 97–120). https://doi.org/https://doi.org/10.1002/9781118971437.ch4</w:t>
      </w:r>
    </w:p>
    <w:p w14:paraId="47749239" w14:textId="77777777" w:rsidR="00F2278B" w:rsidRPr="00F2278B" w:rsidRDefault="00F2278B" w:rsidP="00F2278B">
      <w:pPr>
        <w:widowControl w:val="0"/>
        <w:autoSpaceDE w:val="0"/>
        <w:autoSpaceDN w:val="0"/>
        <w:adjustRightInd w:val="0"/>
        <w:ind w:left="480" w:hanging="480"/>
        <w:rPr>
          <w:noProof/>
        </w:rPr>
      </w:pPr>
      <w:r w:rsidRPr="00F2278B">
        <w:rPr>
          <w:noProof/>
        </w:rPr>
        <w:t xml:space="preserve">Furbish, D. J., Fathel, S. L., Schmeeckle, M. W., Jerolmack, D. J., &amp; Schumer, R. (2017). The elements and richness of particle diffusion during sediment transport at small timescales. </w:t>
      </w:r>
      <w:r w:rsidRPr="00F2278B">
        <w:rPr>
          <w:i/>
          <w:iCs/>
          <w:noProof/>
        </w:rPr>
        <w:t>Earth Surface Processes and Landforms</w:t>
      </w:r>
      <w:r w:rsidRPr="00F2278B">
        <w:rPr>
          <w:noProof/>
        </w:rPr>
        <w:t xml:space="preserve">, </w:t>
      </w:r>
      <w:r w:rsidRPr="00F2278B">
        <w:rPr>
          <w:i/>
          <w:iCs/>
          <w:noProof/>
        </w:rPr>
        <w:t>42</w:t>
      </w:r>
      <w:r w:rsidRPr="00F2278B">
        <w:rPr>
          <w:noProof/>
        </w:rPr>
        <w:t>(1), 214–237. https://doi.org/10.1002/esp.4084</w:t>
      </w:r>
    </w:p>
    <w:p w14:paraId="5E1A815A" w14:textId="77777777" w:rsidR="00F2278B" w:rsidRPr="00F2278B" w:rsidRDefault="00F2278B" w:rsidP="00F2278B">
      <w:pPr>
        <w:widowControl w:val="0"/>
        <w:autoSpaceDE w:val="0"/>
        <w:autoSpaceDN w:val="0"/>
        <w:adjustRightInd w:val="0"/>
        <w:ind w:left="480" w:hanging="480"/>
        <w:rPr>
          <w:noProof/>
        </w:rPr>
      </w:pPr>
      <w:r w:rsidRPr="00F2278B">
        <w:rPr>
          <w:noProof/>
        </w:rPr>
        <w:t xml:space="preserve">Ghimire, B., &amp; Deng, Z.-Q. (2011). Event flow hydrograph-based method for shear velocity estimation. </w:t>
      </w:r>
      <w:r w:rsidRPr="00F2278B">
        <w:rPr>
          <w:i/>
          <w:iCs/>
          <w:noProof/>
        </w:rPr>
        <w:t>Journal of Hydraulic Research</w:t>
      </w:r>
      <w:r w:rsidRPr="00F2278B">
        <w:rPr>
          <w:noProof/>
        </w:rPr>
        <w:t xml:space="preserve">, </w:t>
      </w:r>
      <w:r w:rsidRPr="00F2278B">
        <w:rPr>
          <w:i/>
          <w:iCs/>
          <w:noProof/>
        </w:rPr>
        <w:t>49</w:t>
      </w:r>
      <w:r w:rsidRPr="00F2278B">
        <w:rPr>
          <w:noProof/>
        </w:rPr>
        <w:t>(2), 272–275. https://doi.org/10.1080/00221686.2011.552463</w:t>
      </w:r>
    </w:p>
    <w:p w14:paraId="39E14212" w14:textId="77777777" w:rsidR="00F2278B" w:rsidRPr="00F2278B" w:rsidRDefault="00F2278B" w:rsidP="00F2278B">
      <w:pPr>
        <w:widowControl w:val="0"/>
        <w:autoSpaceDE w:val="0"/>
        <w:autoSpaceDN w:val="0"/>
        <w:adjustRightInd w:val="0"/>
        <w:ind w:left="480" w:hanging="480"/>
        <w:rPr>
          <w:noProof/>
        </w:rPr>
      </w:pPr>
      <w:r w:rsidRPr="00F2278B">
        <w:rPr>
          <w:noProof/>
        </w:rPr>
        <w:t xml:space="preserve">Hobley, D. E. J., Adams, J. M., Siddhartha Nudurupati, S., Hutton, E. W. H., Gasparini, N. M., Istanbulluoglu, E., &amp; Tucker, G. E. (2017). Creative computing with Landlab: An open-source toolkit for building, coupling, and exploring two-dimensional numerical models of Earth-surface dynamics. </w:t>
      </w:r>
      <w:r w:rsidRPr="00F2278B">
        <w:rPr>
          <w:i/>
          <w:iCs/>
          <w:noProof/>
        </w:rPr>
        <w:t>Earth Surface Dynamics</w:t>
      </w:r>
      <w:r w:rsidRPr="00F2278B">
        <w:rPr>
          <w:noProof/>
        </w:rPr>
        <w:t xml:space="preserve">, </w:t>
      </w:r>
      <w:r w:rsidRPr="00F2278B">
        <w:rPr>
          <w:i/>
          <w:iCs/>
          <w:noProof/>
        </w:rPr>
        <w:t>5</w:t>
      </w:r>
      <w:r w:rsidRPr="00F2278B">
        <w:rPr>
          <w:noProof/>
        </w:rPr>
        <w:t>(1), 21–46. https://doi.org/10.5194/esurf-5-21-2017</w:t>
      </w:r>
    </w:p>
    <w:p w14:paraId="11B0875B" w14:textId="77777777" w:rsidR="00F2278B" w:rsidRPr="00F2278B" w:rsidRDefault="00F2278B" w:rsidP="00F2278B">
      <w:pPr>
        <w:widowControl w:val="0"/>
        <w:autoSpaceDE w:val="0"/>
        <w:autoSpaceDN w:val="0"/>
        <w:adjustRightInd w:val="0"/>
        <w:ind w:left="480" w:hanging="480"/>
        <w:rPr>
          <w:noProof/>
        </w:rPr>
      </w:pPr>
      <w:r w:rsidRPr="00F2278B">
        <w:rPr>
          <w:noProof/>
        </w:rPr>
        <w:t xml:space="preserve">Hu, P., Cao, Z. X., Pender, G., &amp; Liu, H. H. (2014). Numerical modelling of riverbed grain size stratigraphic evolution. </w:t>
      </w:r>
      <w:r w:rsidRPr="00F2278B">
        <w:rPr>
          <w:i/>
          <w:iCs/>
          <w:noProof/>
        </w:rPr>
        <w:t>International Journal of Sediment Research</w:t>
      </w:r>
      <w:r w:rsidRPr="00F2278B">
        <w:rPr>
          <w:noProof/>
        </w:rPr>
        <w:t xml:space="preserve">, </w:t>
      </w:r>
      <w:r w:rsidRPr="00F2278B">
        <w:rPr>
          <w:i/>
          <w:iCs/>
          <w:noProof/>
        </w:rPr>
        <w:t>29</w:t>
      </w:r>
      <w:r w:rsidRPr="00F2278B">
        <w:rPr>
          <w:noProof/>
        </w:rPr>
        <w:t>(3), 329–343. https://doi.org/10.1016/S1001-6279(14)60048-2</w:t>
      </w:r>
    </w:p>
    <w:p w14:paraId="3C45673B" w14:textId="77777777" w:rsidR="00F2278B" w:rsidRPr="00F2278B" w:rsidRDefault="00F2278B" w:rsidP="00F2278B">
      <w:pPr>
        <w:widowControl w:val="0"/>
        <w:autoSpaceDE w:val="0"/>
        <w:autoSpaceDN w:val="0"/>
        <w:adjustRightInd w:val="0"/>
        <w:ind w:left="480" w:hanging="480"/>
        <w:rPr>
          <w:noProof/>
        </w:rPr>
      </w:pPr>
      <w:r w:rsidRPr="00F2278B">
        <w:rPr>
          <w:noProof/>
        </w:rPr>
        <w:t xml:space="preserve">Hunter, N. M., Horritt, M. S., Bates, P. D., Wilson, M. D., &amp; Werner, M. G. F. (2005). An adaptive time step solution for raster-based storage cell modelling of floodplain inundation. </w:t>
      </w:r>
      <w:r w:rsidRPr="00F2278B">
        <w:rPr>
          <w:i/>
          <w:iCs/>
          <w:noProof/>
        </w:rPr>
        <w:t>Advances in Water Resources</w:t>
      </w:r>
      <w:r w:rsidRPr="00F2278B">
        <w:rPr>
          <w:noProof/>
        </w:rPr>
        <w:t xml:space="preserve">, </w:t>
      </w:r>
      <w:r w:rsidRPr="00F2278B">
        <w:rPr>
          <w:i/>
          <w:iCs/>
          <w:noProof/>
        </w:rPr>
        <w:t>28</w:t>
      </w:r>
      <w:r w:rsidRPr="00F2278B">
        <w:rPr>
          <w:noProof/>
        </w:rPr>
        <w:t>(9), 975–991. https://doi.org/10.1016/j.advwatres.2005.03.007</w:t>
      </w:r>
    </w:p>
    <w:p w14:paraId="4D960C9D" w14:textId="77777777" w:rsidR="00F2278B" w:rsidRPr="00F2278B" w:rsidRDefault="00F2278B" w:rsidP="00F2278B">
      <w:pPr>
        <w:widowControl w:val="0"/>
        <w:autoSpaceDE w:val="0"/>
        <w:autoSpaceDN w:val="0"/>
        <w:adjustRightInd w:val="0"/>
        <w:ind w:left="480" w:hanging="480"/>
        <w:rPr>
          <w:noProof/>
        </w:rPr>
      </w:pPr>
      <w:r w:rsidRPr="00F2278B">
        <w:rPr>
          <w:noProof/>
        </w:rPr>
        <w:t xml:space="preserve">Johnson, J. P. L. (2016). Gravel threshold of motion: A state function of sediment transport disequilibrium? </w:t>
      </w:r>
      <w:r w:rsidRPr="00F2278B">
        <w:rPr>
          <w:i/>
          <w:iCs/>
          <w:noProof/>
        </w:rPr>
        <w:t>Earth Surface Dynamics</w:t>
      </w:r>
      <w:r w:rsidRPr="00F2278B">
        <w:rPr>
          <w:noProof/>
        </w:rPr>
        <w:t xml:space="preserve">, </w:t>
      </w:r>
      <w:r w:rsidRPr="00F2278B">
        <w:rPr>
          <w:i/>
          <w:iCs/>
          <w:noProof/>
        </w:rPr>
        <w:t>4</w:t>
      </w:r>
      <w:r w:rsidRPr="00F2278B">
        <w:rPr>
          <w:noProof/>
        </w:rPr>
        <w:t>(3), 685–703. https://doi.org/10.5194/esurf-4-685-2016</w:t>
      </w:r>
    </w:p>
    <w:p w14:paraId="106EB622" w14:textId="77777777" w:rsidR="00F2278B" w:rsidRPr="00F2278B" w:rsidRDefault="00F2278B" w:rsidP="00F2278B">
      <w:pPr>
        <w:widowControl w:val="0"/>
        <w:autoSpaceDE w:val="0"/>
        <w:autoSpaceDN w:val="0"/>
        <w:adjustRightInd w:val="0"/>
        <w:ind w:left="480" w:hanging="480"/>
        <w:rPr>
          <w:noProof/>
        </w:rPr>
      </w:pPr>
      <w:r w:rsidRPr="00F2278B">
        <w:rPr>
          <w:noProof/>
        </w:rPr>
        <w:t xml:space="preserve">Juez, C., Ferrer-Boix, C., Murillo, J., Hassan, M. A., &amp; García-Navarro, P. (2016). A model based on Hirano-Exner equations for two-dimensional transient flows over heterogeneous erodible beds. </w:t>
      </w:r>
      <w:r w:rsidRPr="00F2278B">
        <w:rPr>
          <w:i/>
          <w:iCs/>
          <w:noProof/>
        </w:rPr>
        <w:t>Advances in Water Resources</w:t>
      </w:r>
      <w:r w:rsidRPr="00F2278B">
        <w:rPr>
          <w:noProof/>
        </w:rPr>
        <w:t xml:space="preserve">, </w:t>
      </w:r>
      <w:r w:rsidRPr="00F2278B">
        <w:rPr>
          <w:i/>
          <w:iCs/>
          <w:noProof/>
        </w:rPr>
        <w:t>87</w:t>
      </w:r>
      <w:r w:rsidRPr="00F2278B">
        <w:rPr>
          <w:noProof/>
        </w:rPr>
        <w:t>, 1–18. https://doi.org/10.1016/j.advwatres.2015.10.013</w:t>
      </w:r>
    </w:p>
    <w:p w14:paraId="024DFAB1" w14:textId="77777777" w:rsidR="00F2278B" w:rsidRPr="00F2278B" w:rsidRDefault="00F2278B" w:rsidP="00F2278B">
      <w:pPr>
        <w:widowControl w:val="0"/>
        <w:autoSpaceDE w:val="0"/>
        <w:autoSpaceDN w:val="0"/>
        <w:adjustRightInd w:val="0"/>
        <w:ind w:left="480" w:hanging="480"/>
        <w:rPr>
          <w:noProof/>
        </w:rPr>
      </w:pPr>
      <w:r w:rsidRPr="00F2278B">
        <w:rPr>
          <w:noProof/>
        </w:rPr>
        <w:t xml:space="preserve">Lamb, M. P., Dietrich, W. E., &amp; Venditti, J. G. (2008). Is the critical shields stress for incipient sediment motion dependent on channel-bed slope? </w:t>
      </w:r>
      <w:r w:rsidRPr="00F2278B">
        <w:rPr>
          <w:i/>
          <w:iCs/>
          <w:noProof/>
        </w:rPr>
        <w:t>Journal of Geophysical Research: Earth Surface</w:t>
      </w:r>
      <w:r w:rsidRPr="00F2278B">
        <w:rPr>
          <w:noProof/>
        </w:rPr>
        <w:t xml:space="preserve">, </w:t>
      </w:r>
      <w:r w:rsidRPr="00F2278B">
        <w:rPr>
          <w:i/>
          <w:iCs/>
          <w:noProof/>
        </w:rPr>
        <w:t>113</w:t>
      </w:r>
      <w:r w:rsidRPr="00F2278B">
        <w:rPr>
          <w:noProof/>
        </w:rPr>
        <w:t>(2), F02008. https://doi.org/10.1029/2007JF000831</w:t>
      </w:r>
    </w:p>
    <w:p w14:paraId="0496FE98" w14:textId="77777777" w:rsidR="00F2278B" w:rsidRPr="00F2278B" w:rsidRDefault="00F2278B" w:rsidP="00F2278B">
      <w:pPr>
        <w:widowControl w:val="0"/>
        <w:autoSpaceDE w:val="0"/>
        <w:autoSpaceDN w:val="0"/>
        <w:adjustRightInd w:val="0"/>
        <w:ind w:left="480" w:hanging="480"/>
        <w:rPr>
          <w:noProof/>
        </w:rPr>
      </w:pPr>
      <w:r w:rsidRPr="00F2278B">
        <w:rPr>
          <w:noProof/>
        </w:rPr>
        <w:t xml:space="preserve">Limerinos, J. T. (1970). </w:t>
      </w:r>
      <w:r w:rsidRPr="00F2278B">
        <w:rPr>
          <w:i/>
          <w:iCs/>
          <w:noProof/>
        </w:rPr>
        <w:t>Determination of the Manning coefficient from measured bed roughness in natural channels Roughness in Natural Channels</w:t>
      </w:r>
      <w:r w:rsidRPr="00F2278B">
        <w:rPr>
          <w:noProof/>
        </w:rPr>
        <w:t xml:space="preserve"> (p. 53). U.S. Geological Survey.</w:t>
      </w:r>
    </w:p>
    <w:p w14:paraId="2FB1B9BB" w14:textId="77777777" w:rsidR="00F2278B" w:rsidRPr="00F2278B" w:rsidRDefault="00F2278B" w:rsidP="00F2278B">
      <w:pPr>
        <w:widowControl w:val="0"/>
        <w:autoSpaceDE w:val="0"/>
        <w:autoSpaceDN w:val="0"/>
        <w:adjustRightInd w:val="0"/>
        <w:ind w:left="480" w:hanging="480"/>
        <w:rPr>
          <w:noProof/>
        </w:rPr>
      </w:pPr>
      <w:r w:rsidRPr="00F2278B">
        <w:rPr>
          <w:noProof/>
        </w:rPr>
        <w:lastRenderedPageBreak/>
        <w:t xml:space="preserve">Mao, L., Uyttendaele, G. P., Iroumé, A., &amp; Lenzi, M. A. (2008). Field based analysis of sediment entrainment in two high gradient streams located in Alpine and Andine environments. </w:t>
      </w:r>
      <w:r w:rsidRPr="00F2278B">
        <w:rPr>
          <w:i/>
          <w:iCs/>
          <w:noProof/>
        </w:rPr>
        <w:t>Geomorphology</w:t>
      </w:r>
      <w:r w:rsidRPr="00F2278B">
        <w:rPr>
          <w:noProof/>
        </w:rPr>
        <w:t xml:space="preserve">, </w:t>
      </w:r>
      <w:r w:rsidRPr="00F2278B">
        <w:rPr>
          <w:i/>
          <w:iCs/>
          <w:noProof/>
        </w:rPr>
        <w:t>93</w:t>
      </w:r>
      <w:r w:rsidRPr="00F2278B">
        <w:rPr>
          <w:noProof/>
        </w:rPr>
        <w:t>(3–4), 368–383. https://doi.org/10.1016/j.geomorph.2007.03.008</w:t>
      </w:r>
    </w:p>
    <w:p w14:paraId="502F015B" w14:textId="77777777" w:rsidR="00F2278B" w:rsidRPr="00F2278B" w:rsidRDefault="00F2278B" w:rsidP="00F2278B">
      <w:pPr>
        <w:widowControl w:val="0"/>
        <w:autoSpaceDE w:val="0"/>
        <w:autoSpaceDN w:val="0"/>
        <w:adjustRightInd w:val="0"/>
        <w:ind w:left="480" w:hanging="480"/>
        <w:rPr>
          <w:noProof/>
        </w:rPr>
      </w:pPr>
      <w:r w:rsidRPr="00F2278B">
        <w:rPr>
          <w:noProof/>
        </w:rPr>
        <w:t xml:space="preserve">Meyer-Peter, E., &amp; Müller, R. (1948). Formulas for Bed-Load Transport. </w:t>
      </w:r>
      <w:r w:rsidRPr="00F2278B">
        <w:rPr>
          <w:i/>
          <w:iCs/>
          <w:noProof/>
        </w:rPr>
        <w:t>Proceedings of the 2nd Meeting of the International Association of Hydraulic Research</w:t>
      </w:r>
      <w:r w:rsidRPr="00F2278B">
        <w:rPr>
          <w:noProof/>
        </w:rPr>
        <w:t>, 39–64. https://doi.org/1948-06-07</w:t>
      </w:r>
    </w:p>
    <w:p w14:paraId="3653E720" w14:textId="77777777" w:rsidR="00F2278B" w:rsidRPr="00F2278B" w:rsidRDefault="00F2278B" w:rsidP="00F2278B">
      <w:pPr>
        <w:widowControl w:val="0"/>
        <w:autoSpaceDE w:val="0"/>
        <w:autoSpaceDN w:val="0"/>
        <w:adjustRightInd w:val="0"/>
        <w:ind w:left="480" w:hanging="480"/>
        <w:rPr>
          <w:noProof/>
        </w:rPr>
      </w:pPr>
      <w:r w:rsidRPr="00F2278B">
        <w:rPr>
          <w:noProof/>
        </w:rPr>
        <w:t xml:space="preserve">Morgan, J. A., Kumar, N., Horner-Devine, A. R., Ahrendt, S., Istanbullouglu, E., &amp; Bandaragoda, C. (2020). The use of a morphological acceleration factor in the simulation of large-scale fluvial morphodynamics. </w:t>
      </w:r>
      <w:r w:rsidRPr="00F2278B">
        <w:rPr>
          <w:i/>
          <w:iCs/>
          <w:noProof/>
        </w:rPr>
        <w:t>Geomorphology</w:t>
      </w:r>
      <w:r w:rsidRPr="00F2278B">
        <w:rPr>
          <w:noProof/>
        </w:rPr>
        <w:t xml:space="preserve">, </w:t>
      </w:r>
      <w:r w:rsidRPr="00F2278B">
        <w:rPr>
          <w:i/>
          <w:iCs/>
          <w:noProof/>
        </w:rPr>
        <w:t>356</w:t>
      </w:r>
      <w:r w:rsidRPr="00F2278B">
        <w:rPr>
          <w:noProof/>
        </w:rPr>
        <w:t>, 107088. https://doi.org/10.1016/j.geomorph.2020.107088</w:t>
      </w:r>
    </w:p>
    <w:p w14:paraId="4BD6775D" w14:textId="77777777" w:rsidR="00F2278B" w:rsidRPr="00F2278B" w:rsidRDefault="00F2278B" w:rsidP="00F2278B">
      <w:pPr>
        <w:widowControl w:val="0"/>
        <w:autoSpaceDE w:val="0"/>
        <w:autoSpaceDN w:val="0"/>
        <w:adjustRightInd w:val="0"/>
        <w:ind w:left="480" w:hanging="480"/>
        <w:rPr>
          <w:noProof/>
        </w:rPr>
      </w:pPr>
      <w:r w:rsidRPr="00F2278B">
        <w:rPr>
          <w:noProof/>
        </w:rPr>
        <w:t xml:space="preserve">Mueller, E. R., Pitlick, J., &amp; Nelson, J. M. (2005). Variation in the reference Shields stress for bed load transport in gravel-bed streams and rivers. </w:t>
      </w:r>
      <w:r w:rsidRPr="00F2278B">
        <w:rPr>
          <w:i/>
          <w:iCs/>
          <w:noProof/>
        </w:rPr>
        <w:t>Water Resources Research</w:t>
      </w:r>
      <w:r w:rsidRPr="00F2278B">
        <w:rPr>
          <w:noProof/>
        </w:rPr>
        <w:t xml:space="preserve">, </w:t>
      </w:r>
      <w:r w:rsidRPr="00F2278B">
        <w:rPr>
          <w:i/>
          <w:iCs/>
          <w:noProof/>
        </w:rPr>
        <w:t>41</w:t>
      </w:r>
      <w:r w:rsidRPr="00F2278B">
        <w:rPr>
          <w:noProof/>
        </w:rPr>
        <w:t>(4), 1–10. https://doi.org/10.1029/2004WR003692</w:t>
      </w:r>
    </w:p>
    <w:p w14:paraId="7DAE0239" w14:textId="77777777" w:rsidR="00F2278B" w:rsidRPr="00F2278B" w:rsidRDefault="00F2278B" w:rsidP="00F2278B">
      <w:pPr>
        <w:widowControl w:val="0"/>
        <w:autoSpaceDE w:val="0"/>
        <w:autoSpaceDN w:val="0"/>
        <w:adjustRightInd w:val="0"/>
        <w:ind w:left="480" w:hanging="480"/>
        <w:rPr>
          <w:noProof/>
        </w:rPr>
      </w:pPr>
      <w:r w:rsidRPr="00F2278B">
        <w:rPr>
          <w:noProof/>
        </w:rPr>
        <w:t xml:space="preserve">Paola, C., &amp; Voller, V. R. (2005). A generalized Exner equation for sediment mass balance. </w:t>
      </w:r>
      <w:r w:rsidRPr="00F2278B">
        <w:rPr>
          <w:i/>
          <w:iCs/>
          <w:noProof/>
        </w:rPr>
        <w:t>Journal of Geophysical Research: Earth Surface</w:t>
      </w:r>
      <w:r w:rsidRPr="00F2278B">
        <w:rPr>
          <w:noProof/>
        </w:rPr>
        <w:t xml:space="preserve">, </w:t>
      </w:r>
      <w:r w:rsidRPr="00F2278B">
        <w:rPr>
          <w:i/>
          <w:iCs/>
          <w:noProof/>
        </w:rPr>
        <w:t>110</w:t>
      </w:r>
      <w:r w:rsidRPr="00F2278B">
        <w:rPr>
          <w:noProof/>
        </w:rPr>
        <w:t>(4), 1–8. https://doi.org/10.1029/2004JF000274</w:t>
      </w:r>
    </w:p>
    <w:p w14:paraId="179843F0" w14:textId="77777777" w:rsidR="00F2278B" w:rsidRPr="00F2278B" w:rsidRDefault="00F2278B" w:rsidP="00F2278B">
      <w:pPr>
        <w:widowControl w:val="0"/>
        <w:autoSpaceDE w:val="0"/>
        <w:autoSpaceDN w:val="0"/>
        <w:adjustRightInd w:val="0"/>
        <w:ind w:left="480" w:hanging="480"/>
        <w:rPr>
          <w:noProof/>
        </w:rPr>
      </w:pPr>
      <w:r w:rsidRPr="00F2278B">
        <w:rPr>
          <w:noProof/>
        </w:rPr>
        <w:t xml:space="preserve">Parker, G. (1990). Surface-based bedload transport relation for gravel rivers. </w:t>
      </w:r>
      <w:r w:rsidRPr="00F2278B">
        <w:rPr>
          <w:i/>
          <w:iCs/>
          <w:noProof/>
        </w:rPr>
        <w:t>Journal of Hydraulic Research</w:t>
      </w:r>
      <w:r w:rsidRPr="00F2278B">
        <w:rPr>
          <w:noProof/>
        </w:rPr>
        <w:t xml:space="preserve">, </w:t>
      </w:r>
      <w:r w:rsidRPr="00F2278B">
        <w:rPr>
          <w:i/>
          <w:iCs/>
          <w:noProof/>
        </w:rPr>
        <w:t>28</w:t>
      </w:r>
      <w:r w:rsidRPr="00F2278B">
        <w:rPr>
          <w:noProof/>
        </w:rPr>
        <w:t>(4), 417–436. https://doi.org/10.1080/00221689009499058</w:t>
      </w:r>
    </w:p>
    <w:p w14:paraId="47731226" w14:textId="77777777" w:rsidR="00F2278B" w:rsidRPr="00F2278B" w:rsidRDefault="00F2278B" w:rsidP="00F2278B">
      <w:pPr>
        <w:widowControl w:val="0"/>
        <w:autoSpaceDE w:val="0"/>
        <w:autoSpaceDN w:val="0"/>
        <w:adjustRightInd w:val="0"/>
        <w:ind w:left="480" w:hanging="480"/>
        <w:rPr>
          <w:noProof/>
        </w:rPr>
      </w:pPr>
      <w:r w:rsidRPr="00F2278B">
        <w:rPr>
          <w:noProof/>
        </w:rPr>
        <w:t xml:space="preserve">Parker, G. (1991). Selective Sorting and abrasion of river gravel I Theory. </w:t>
      </w:r>
      <w:r w:rsidRPr="00F2278B">
        <w:rPr>
          <w:i/>
          <w:iCs/>
          <w:noProof/>
        </w:rPr>
        <w:t>Jounral of Hydraulic Engineering</w:t>
      </w:r>
      <w:r w:rsidRPr="00F2278B">
        <w:rPr>
          <w:noProof/>
        </w:rPr>
        <w:t xml:space="preserve">, </w:t>
      </w:r>
      <w:r w:rsidRPr="00F2278B">
        <w:rPr>
          <w:i/>
          <w:iCs/>
          <w:noProof/>
        </w:rPr>
        <w:t>117</w:t>
      </w:r>
      <w:r w:rsidRPr="00F2278B">
        <w:rPr>
          <w:noProof/>
        </w:rPr>
        <w:t>(2), 131–147.</w:t>
      </w:r>
    </w:p>
    <w:p w14:paraId="248C0BFB" w14:textId="77777777" w:rsidR="00F2278B" w:rsidRPr="00F2278B" w:rsidRDefault="00F2278B" w:rsidP="00F2278B">
      <w:pPr>
        <w:widowControl w:val="0"/>
        <w:autoSpaceDE w:val="0"/>
        <w:autoSpaceDN w:val="0"/>
        <w:adjustRightInd w:val="0"/>
        <w:ind w:left="480" w:hanging="480"/>
        <w:rPr>
          <w:noProof/>
        </w:rPr>
      </w:pPr>
      <w:r w:rsidRPr="00F2278B">
        <w:rPr>
          <w:noProof/>
        </w:rPr>
        <w:t xml:space="preserve">Parker, G., Paola, C., &amp; Leclair, S. (2000). Probabilistic Exner Sediment Continuity Equation for Mixtures with no Active Layer. </w:t>
      </w:r>
      <w:r w:rsidRPr="00F2278B">
        <w:rPr>
          <w:i/>
          <w:iCs/>
          <w:noProof/>
        </w:rPr>
        <w:t>Journal of Hydraulic Engineering</w:t>
      </w:r>
      <w:r w:rsidRPr="00F2278B">
        <w:rPr>
          <w:noProof/>
        </w:rPr>
        <w:t xml:space="preserve">, </w:t>
      </w:r>
      <w:r w:rsidRPr="00F2278B">
        <w:rPr>
          <w:i/>
          <w:iCs/>
          <w:noProof/>
        </w:rPr>
        <w:t>126</w:t>
      </w:r>
      <w:r w:rsidRPr="00F2278B">
        <w:rPr>
          <w:noProof/>
        </w:rPr>
        <w:t>(11), 818–826. https://doi.org/10.1061/(ASCE)0733-9429(2000)126:11(818)</w:t>
      </w:r>
    </w:p>
    <w:p w14:paraId="2BB45D4C" w14:textId="77777777" w:rsidR="00F2278B" w:rsidRPr="00F2278B" w:rsidRDefault="00F2278B" w:rsidP="00F2278B">
      <w:pPr>
        <w:widowControl w:val="0"/>
        <w:autoSpaceDE w:val="0"/>
        <w:autoSpaceDN w:val="0"/>
        <w:adjustRightInd w:val="0"/>
        <w:ind w:left="480" w:hanging="480"/>
        <w:rPr>
          <w:noProof/>
        </w:rPr>
      </w:pPr>
      <w:r w:rsidRPr="00F2278B">
        <w:rPr>
          <w:noProof/>
        </w:rPr>
        <w:t xml:space="preserve">Pazzaglia, F. J. (2003). Landscape evolution models. </w:t>
      </w:r>
      <w:r w:rsidRPr="00F2278B">
        <w:rPr>
          <w:i/>
          <w:iCs/>
          <w:noProof/>
        </w:rPr>
        <w:t>Developments in Quaternary Science</w:t>
      </w:r>
      <w:r w:rsidRPr="00F2278B">
        <w:rPr>
          <w:noProof/>
        </w:rPr>
        <w:t xml:space="preserve">, </w:t>
      </w:r>
      <w:r w:rsidRPr="00F2278B">
        <w:rPr>
          <w:i/>
          <w:iCs/>
          <w:noProof/>
        </w:rPr>
        <w:t>1</w:t>
      </w:r>
      <w:r w:rsidRPr="00F2278B">
        <w:rPr>
          <w:noProof/>
        </w:rPr>
        <w:t>, 247–274. https://doi.org/10.1016/S1571-0866(03)01012-1</w:t>
      </w:r>
    </w:p>
    <w:p w14:paraId="416C0088" w14:textId="77777777" w:rsidR="00F2278B" w:rsidRPr="00F2278B" w:rsidRDefault="00F2278B" w:rsidP="00F2278B">
      <w:pPr>
        <w:widowControl w:val="0"/>
        <w:autoSpaceDE w:val="0"/>
        <w:autoSpaceDN w:val="0"/>
        <w:adjustRightInd w:val="0"/>
        <w:ind w:left="480" w:hanging="480"/>
        <w:rPr>
          <w:noProof/>
        </w:rPr>
      </w:pPr>
      <w:r w:rsidRPr="00F2278B">
        <w:rPr>
          <w:noProof/>
        </w:rPr>
        <w:t xml:space="preserve">Pfeiffer, A., Barnhart, K., Czuba, J., &amp; Hutton, E. (2020). NetworkSedimentTransporter: A Landlab component for bed material transport through river networks. </w:t>
      </w:r>
      <w:r w:rsidRPr="00F2278B">
        <w:rPr>
          <w:i/>
          <w:iCs/>
          <w:noProof/>
        </w:rPr>
        <w:t>Journal of Open Source Software</w:t>
      </w:r>
      <w:r w:rsidRPr="00F2278B">
        <w:rPr>
          <w:noProof/>
        </w:rPr>
        <w:t xml:space="preserve">, </w:t>
      </w:r>
      <w:r w:rsidRPr="00F2278B">
        <w:rPr>
          <w:i/>
          <w:iCs/>
          <w:noProof/>
        </w:rPr>
        <w:t>5</w:t>
      </w:r>
      <w:r w:rsidRPr="00F2278B">
        <w:rPr>
          <w:noProof/>
        </w:rPr>
        <w:t>(53), 2341. https://doi.org/10.21105/joss.02341</w:t>
      </w:r>
    </w:p>
    <w:p w14:paraId="675D25AA" w14:textId="77777777" w:rsidR="00F2278B" w:rsidRPr="00F2278B" w:rsidRDefault="00F2278B" w:rsidP="00F2278B">
      <w:pPr>
        <w:widowControl w:val="0"/>
        <w:autoSpaceDE w:val="0"/>
        <w:autoSpaceDN w:val="0"/>
        <w:adjustRightInd w:val="0"/>
        <w:ind w:left="480" w:hanging="480"/>
        <w:rPr>
          <w:noProof/>
        </w:rPr>
      </w:pPr>
      <w:r w:rsidRPr="00F2278B">
        <w:rPr>
          <w:noProof/>
        </w:rPr>
        <w:t xml:space="preserve">Royden, L., &amp; Taylor Perron, J. (2013). Solutions of the stream power equation and application to the evolution of river longitudinal profiles. </w:t>
      </w:r>
      <w:r w:rsidRPr="00F2278B">
        <w:rPr>
          <w:i/>
          <w:iCs/>
          <w:noProof/>
        </w:rPr>
        <w:t>Journal of Geophysical Research: Earth Surface</w:t>
      </w:r>
      <w:r w:rsidRPr="00F2278B">
        <w:rPr>
          <w:noProof/>
        </w:rPr>
        <w:t xml:space="preserve">, </w:t>
      </w:r>
      <w:r w:rsidRPr="00F2278B">
        <w:rPr>
          <w:i/>
          <w:iCs/>
          <w:noProof/>
        </w:rPr>
        <w:t>118</w:t>
      </w:r>
      <w:r w:rsidRPr="00F2278B">
        <w:rPr>
          <w:noProof/>
        </w:rPr>
        <w:t>(2), 497–518. https://doi.org/10.1002/jgrf.20031</w:t>
      </w:r>
    </w:p>
    <w:p w14:paraId="7B7AD6CD" w14:textId="77777777" w:rsidR="00F2278B" w:rsidRPr="00F2278B" w:rsidRDefault="00F2278B" w:rsidP="00F2278B">
      <w:pPr>
        <w:widowControl w:val="0"/>
        <w:autoSpaceDE w:val="0"/>
        <w:autoSpaceDN w:val="0"/>
        <w:adjustRightInd w:val="0"/>
        <w:ind w:left="480" w:hanging="480"/>
        <w:rPr>
          <w:noProof/>
        </w:rPr>
      </w:pPr>
      <w:r w:rsidRPr="00F2278B">
        <w:rPr>
          <w:noProof/>
        </w:rPr>
        <w:t xml:space="preserve">Sanchez, A., &amp; Wu, W. (2011). A non-equilibrium sediment transport model for coastal inlets and navigationChannels. </w:t>
      </w:r>
      <w:r w:rsidRPr="00F2278B">
        <w:rPr>
          <w:i/>
          <w:iCs/>
          <w:noProof/>
        </w:rPr>
        <w:t>Journal of Coastal Research</w:t>
      </w:r>
      <w:r w:rsidRPr="00F2278B">
        <w:rPr>
          <w:noProof/>
        </w:rPr>
        <w:t xml:space="preserve">, </w:t>
      </w:r>
      <w:r w:rsidRPr="00F2278B">
        <w:rPr>
          <w:i/>
          <w:iCs/>
          <w:noProof/>
        </w:rPr>
        <w:t>59</w:t>
      </w:r>
      <w:r w:rsidRPr="00F2278B">
        <w:rPr>
          <w:noProof/>
        </w:rPr>
        <w:t>, 39–48. https://doi.org/10.2112/SI59-005.1</w:t>
      </w:r>
    </w:p>
    <w:p w14:paraId="328F73D4" w14:textId="77777777" w:rsidR="00F2278B" w:rsidRPr="00F2278B" w:rsidRDefault="00F2278B" w:rsidP="00F2278B">
      <w:pPr>
        <w:widowControl w:val="0"/>
        <w:autoSpaceDE w:val="0"/>
        <w:autoSpaceDN w:val="0"/>
        <w:adjustRightInd w:val="0"/>
        <w:ind w:left="480" w:hanging="480"/>
        <w:rPr>
          <w:noProof/>
        </w:rPr>
      </w:pPr>
      <w:r w:rsidRPr="00F2278B">
        <w:rPr>
          <w:noProof/>
        </w:rPr>
        <w:t xml:space="preserve">Schneider, J. M., Rickenmann, D., Turowski, J. M., Bunte, K., &amp; Kirchner, J. W. (2015). Applicability of bed load transport models for mixed-size sediments in steep streams considering macro-roughness. </w:t>
      </w:r>
      <w:r w:rsidRPr="00F2278B">
        <w:rPr>
          <w:i/>
          <w:iCs/>
          <w:noProof/>
        </w:rPr>
        <w:t>Water Resource Research</w:t>
      </w:r>
      <w:r w:rsidRPr="00F2278B">
        <w:rPr>
          <w:noProof/>
        </w:rPr>
        <w:t xml:space="preserve">, </w:t>
      </w:r>
      <w:r w:rsidRPr="00F2278B">
        <w:rPr>
          <w:i/>
          <w:iCs/>
          <w:noProof/>
        </w:rPr>
        <w:t>51</w:t>
      </w:r>
      <w:r w:rsidRPr="00F2278B">
        <w:rPr>
          <w:noProof/>
        </w:rPr>
        <w:t>, 5260–5283. https://doi.org/10.1002/2014WR016417</w:t>
      </w:r>
    </w:p>
    <w:p w14:paraId="445B6182" w14:textId="77777777" w:rsidR="00F2278B" w:rsidRPr="00F2278B" w:rsidRDefault="00F2278B" w:rsidP="00F2278B">
      <w:pPr>
        <w:widowControl w:val="0"/>
        <w:autoSpaceDE w:val="0"/>
        <w:autoSpaceDN w:val="0"/>
        <w:adjustRightInd w:val="0"/>
        <w:ind w:left="480" w:hanging="480"/>
        <w:rPr>
          <w:noProof/>
        </w:rPr>
      </w:pPr>
      <w:r w:rsidRPr="00F2278B">
        <w:rPr>
          <w:noProof/>
        </w:rPr>
        <w:t xml:space="preserve">Shobe, C. M., Tucker, G. E., &amp; Barnhart, K. R. (2017). The SPACE 1.0 model: A Landlab component for 2-D calculation of sediment transport, bedrock erosion, and landscape evolution. </w:t>
      </w:r>
      <w:r w:rsidRPr="00F2278B">
        <w:rPr>
          <w:i/>
          <w:iCs/>
          <w:noProof/>
        </w:rPr>
        <w:t>Geoscientific Model Development</w:t>
      </w:r>
      <w:r w:rsidRPr="00F2278B">
        <w:rPr>
          <w:noProof/>
        </w:rPr>
        <w:t xml:space="preserve">, </w:t>
      </w:r>
      <w:r w:rsidRPr="00F2278B">
        <w:rPr>
          <w:i/>
          <w:iCs/>
          <w:noProof/>
        </w:rPr>
        <w:t>10</w:t>
      </w:r>
      <w:r w:rsidRPr="00F2278B">
        <w:rPr>
          <w:noProof/>
        </w:rPr>
        <w:t xml:space="preserve">(12), 4577–4604. </w:t>
      </w:r>
      <w:r w:rsidRPr="00F2278B">
        <w:rPr>
          <w:noProof/>
        </w:rPr>
        <w:lastRenderedPageBreak/>
        <w:t>https://doi.org/10.5194/gmd-10-4577-2017</w:t>
      </w:r>
    </w:p>
    <w:p w14:paraId="00B89BBC" w14:textId="77777777" w:rsidR="00F2278B" w:rsidRPr="00F2278B" w:rsidRDefault="00F2278B" w:rsidP="00F2278B">
      <w:pPr>
        <w:widowControl w:val="0"/>
        <w:autoSpaceDE w:val="0"/>
        <w:autoSpaceDN w:val="0"/>
        <w:adjustRightInd w:val="0"/>
        <w:ind w:left="480" w:hanging="480"/>
        <w:rPr>
          <w:noProof/>
        </w:rPr>
      </w:pPr>
      <w:r w:rsidRPr="00F2278B">
        <w:rPr>
          <w:noProof/>
        </w:rPr>
        <w:t xml:space="preserve">Song, Y., Xu, Y., &amp; Liu, X. (2020). Physically Based Sand Slide Method in Scour Models Based on Slope-Limited Diffusion. </w:t>
      </w:r>
      <w:r w:rsidRPr="00F2278B">
        <w:rPr>
          <w:i/>
          <w:iCs/>
          <w:noProof/>
        </w:rPr>
        <w:t>Journal of Hydraulic Engineering</w:t>
      </w:r>
      <w:r w:rsidRPr="00F2278B">
        <w:rPr>
          <w:noProof/>
        </w:rPr>
        <w:t xml:space="preserve">, </w:t>
      </w:r>
      <w:r w:rsidRPr="00F2278B">
        <w:rPr>
          <w:i/>
          <w:iCs/>
          <w:noProof/>
        </w:rPr>
        <w:t>146</w:t>
      </w:r>
      <w:r w:rsidRPr="00F2278B">
        <w:rPr>
          <w:noProof/>
        </w:rPr>
        <w:t>(11), 1–11. https://doi.org/10.1061/(asce)hy.1943-7900.0001814</w:t>
      </w:r>
    </w:p>
    <w:p w14:paraId="453B372A" w14:textId="77777777" w:rsidR="00F2278B" w:rsidRPr="00F2278B" w:rsidRDefault="00F2278B" w:rsidP="00F2278B">
      <w:pPr>
        <w:widowControl w:val="0"/>
        <w:autoSpaceDE w:val="0"/>
        <w:autoSpaceDN w:val="0"/>
        <w:adjustRightInd w:val="0"/>
        <w:ind w:left="480" w:hanging="480"/>
        <w:rPr>
          <w:noProof/>
        </w:rPr>
      </w:pPr>
      <w:r w:rsidRPr="00F2278B">
        <w:rPr>
          <w:noProof/>
        </w:rPr>
        <w:t xml:space="preserve">Temme, A. J. A. M., Armitage, J., Attal, M., van Gorp, W., Coulthard, T. J., &amp; Schoorl, J. M. (2017). Developing, choosing and using landscape evolution models to inform field-based landscape reconstruction studies. </w:t>
      </w:r>
      <w:r w:rsidRPr="00F2278B">
        <w:rPr>
          <w:i/>
          <w:iCs/>
          <w:noProof/>
        </w:rPr>
        <w:t>Earth Surface Processes and Landforms</w:t>
      </w:r>
      <w:r w:rsidRPr="00F2278B">
        <w:rPr>
          <w:noProof/>
        </w:rPr>
        <w:t xml:space="preserve">, </w:t>
      </w:r>
      <w:r w:rsidRPr="00F2278B">
        <w:rPr>
          <w:i/>
          <w:iCs/>
          <w:noProof/>
        </w:rPr>
        <w:t>42</w:t>
      </w:r>
      <w:r w:rsidRPr="00F2278B">
        <w:rPr>
          <w:noProof/>
        </w:rPr>
        <w:t>, 2167–2183. https://doi.org/10.1002/esp.4162</w:t>
      </w:r>
    </w:p>
    <w:p w14:paraId="0BC0251F" w14:textId="77777777" w:rsidR="00F2278B" w:rsidRPr="00F2278B" w:rsidRDefault="00F2278B" w:rsidP="00F2278B">
      <w:pPr>
        <w:widowControl w:val="0"/>
        <w:autoSpaceDE w:val="0"/>
        <w:autoSpaceDN w:val="0"/>
        <w:adjustRightInd w:val="0"/>
        <w:ind w:left="480" w:hanging="480"/>
        <w:rPr>
          <w:noProof/>
        </w:rPr>
      </w:pPr>
      <w:r w:rsidRPr="00F2278B">
        <w:rPr>
          <w:noProof/>
        </w:rPr>
        <w:t xml:space="preserve">Toro-Escobar, C. M., Paola, C., &amp; Parker, G. (1996). Transfer function for the deposition of poorly sorted gravel in response to streambed aggradation. </w:t>
      </w:r>
      <w:r w:rsidRPr="00F2278B">
        <w:rPr>
          <w:i/>
          <w:iCs/>
          <w:noProof/>
        </w:rPr>
        <w:t>Journal of Hydraulic Research</w:t>
      </w:r>
      <w:r w:rsidRPr="00F2278B">
        <w:rPr>
          <w:noProof/>
        </w:rPr>
        <w:t xml:space="preserve">, </w:t>
      </w:r>
      <w:r w:rsidRPr="00F2278B">
        <w:rPr>
          <w:i/>
          <w:iCs/>
          <w:noProof/>
        </w:rPr>
        <w:t>34</w:t>
      </w:r>
      <w:r w:rsidRPr="00F2278B">
        <w:rPr>
          <w:noProof/>
        </w:rPr>
        <w:t>(1), 35–53. https://doi.org/10.1080/00221689609498763</w:t>
      </w:r>
    </w:p>
    <w:p w14:paraId="655CD38D" w14:textId="77777777" w:rsidR="00F2278B" w:rsidRPr="00F2278B" w:rsidRDefault="00F2278B" w:rsidP="00F2278B">
      <w:pPr>
        <w:widowControl w:val="0"/>
        <w:autoSpaceDE w:val="0"/>
        <w:autoSpaceDN w:val="0"/>
        <w:adjustRightInd w:val="0"/>
        <w:ind w:left="480" w:hanging="480"/>
        <w:rPr>
          <w:noProof/>
        </w:rPr>
      </w:pPr>
      <w:r w:rsidRPr="00F2278B">
        <w:rPr>
          <w:noProof/>
        </w:rPr>
        <w:t xml:space="preserve">Tucker, G. E., Hutton, E. W. H., Piper, M. D., Campforts, B., Gan, T., Barnhart, K. R., Kettner, A. J., Overeem, I., Peckham, S. D., McCready, L., &amp; Syvitski, J. (2022). CSDMS: A community platform for numerical modeling of Earth surface processes. </w:t>
      </w:r>
      <w:r w:rsidRPr="00F2278B">
        <w:rPr>
          <w:i/>
          <w:iCs/>
          <w:noProof/>
        </w:rPr>
        <w:t>Geoscientific Model Development</w:t>
      </w:r>
      <w:r w:rsidRPr="00F2278B">
        <w:rPr>
          <w:noProof/>
        </w:rPr>
        <w:t xml:space="preserve">, </w:t>
      </w:r>
      <w:r w:rsidRPr="00F2278B">
        <w:rPr>
          <w:i/>
          <w:iCs/>
          <w:noProof/>
        </w:rPr>
        <w:t>15</w:t>
      </w:r>
      <w:r w:rsidRPr="00F2278B">
        <w:rPr>
          <w:noProof/>
        </w:rPr>
        <w:t>(4), 1413–1439. https://doi.org/10.5194/gmd-15-1413-2022</w:t>
      </w:r>
    </w:p>
    <w:p w14:paraId="352CB864" w14:textId="77777777" w:rsidR="00F2278B" w:rsidRPr="00F2278B" w:rsidRDefault="00F2278B" w:rsidP="00F2278B">
      <w:pPr>
        <w:widowControl w:val="0"/>
        <w:autoSpaceDE w:val="0"/>
        <w:autoSpaceDN w:val="0"/>
        <w:adjustRightInd w:val="0"/>
        <w:ind w:left="480" w:hanging="480"/>
        <w:rPr>
          <w:noProof/>
        </w:rPr>
      </w:pPr>
      <w:r w:rsidRPr="00F2278B">
        <w:rPr>
          <w:noProof/>
        </w:rPr>
        <w:t xml:space="preserve">Tucker, G. E., Lancaster, S. T., Gasparini, N. M., Bras, R. L., &amp; Rybarczyk, S. M. (2001). An object-oriented framework for distributed hydrologic and geomorphic modeling using triangulated irregular networks. </w:t>
      </w:r>
      <w:r w:rsidRPr="00F2278B">
        <w:rPr>
          <w:i/>
          <w:iCs/>
          <w:noProof/>
        </w:rPr>
        <w:t>Computers and Geosciences</w:t>
      </w:r>
      <w:r w:rsidRPr="00F2278B">
        <w:rPr>
          <w:noProof/>
        </w:rPr>
        <w:t xml:space="preserve">, </w:t>
      </w:r>
      <w:r w:rsidRPr="00F2278B">
        <w:rPr>
          <w:i/>
          <w:iCs/>
          <w:noProof/>
        </w:rPr>
        <w:t>27</w:t>
      </w:r>
      <w:r w:rsidRPr="00F2278B">
        <w:rPr>
          <w:noProof/>
        </w:rPr>
        <w:t>(8), 959–973. https://doi.org/10.1016/S0098-3004(00)00134-5</w:t>
      </w:r>
    </w:p>
    <w:p w14:paraId="0FAAAAF3" w14:textId="77777777" w:rsidR="00F2278B" w:rsidRPr="00F2278B" w:rsidRDefault="00F2278B" w:rsidP="00F2278B">
      <w:pPr>
        <w:widowControl w:val="0"/>
        <w:autoSpaceDE w:val="0"/>
        <w:autoSpaceDN w:val="0"/>
        <w:adjustRightInd w:val="0"/>
        <w:ind w:left="480" w:hanging="480"/>
        <w:rPr>
          <w:noProof/>
        </w:rPr>
      </w:pPr>
      <w:r w:rsidRPr="00F2278B">
        <w:rPr>
          <w:noProof/>
        </w:rPr>
        <w:t xml:space="preserve">Tucker, G. E., &amp; Slingerland, R. L. (1994). Erosional dynamics, flexural isostasy, and long-lived escarpments: a numerical modeling study. </w:t>
      </w:r>
      <w:r w:rsidRPr="00F2278B">
        <w:rPr>
          <w:i/>
          <w:iCs/>
          <w:noProof/>
        </w:rPr>
        <w:t>Journal of Geophysical Research</w:t>
      </w:r>
      <w:r w:rsidRPr="00F2278B">
        <w:rPr>
          <w:noProof/>
        </w:rPr>
        <w:t xml:space="preserve">, </w:t>
      </w:r>
      <w:r w:rsidRPr="00F2278B">
        <w:rPr>
          <w:i/>
          <w:iCs/>
          <w:noProof/>
        </w:rPr>
        <w:t>99</w:t>
      </w:r>
      <w:r w:rsidRPr="00F2278B">
        <w:rPr>
          <w:noProof/>
        </w:rPr>
        <w:t>(B6). https://doi.org/10.1029/94jb00320</w:t>
      </w:r>
    </w:p>
    <w:p w14:paraId="216CDEDB" w14:textId="77777777" w:rsidR="00F2278B" w:rsidRPr="00F2278B" w:rsidRDefault="00F2278B" w:rsidP="00F2278B">
      <w:pPr>
        <w:widowControl w:val="0"/>
        <w:autoSpaceDE w:val="0"/>
        <w:autoSpaceDN w:val="0"/>
        <w:adjustRightInd w:val="0"/>
        <w:ind w:left="480" w:hanging="480"/>
        <w:rPr>
          <w:noProof/>
        </w:rPr>
      </w:pPr>
      <w:r w:rsidRPr="00F2278B">
        <w:rPr>
          <w:noProof/>
        </w:rPr>
        <w:t xml:space="preserve">Van De Wiel, M. J., Coulthard, T. J., Macklin, M. G., &amp; Lewin, J. (2007). Embedding reach-scale fluvial dynamics within the CAESAR cellular automaton landscape evolution model. </w:t>
      </w:r>
      <w:r w:rsidRPr="00F2278B">
        <w:rPr>
          <w:i/>
          <w:iCs/>
          <w:noProof/>
        </w:rPr>
        <w:t>Geomorphology</w:t>
      </w:r>
      <w:r w:rsidRPr="00F2278B">
        <w:rPr>
          <w:noProof/>
        </w:rPr>
        <w:t xml:space="preserve">, </w:t>
      </w:r>
      <w:r w:rsidRPr="00F2278B">
        <w:rPr>
          <w:i/>
          <w:iCs/>
          <w:noProof/>
        </w:rPr>
        <w:t>90</w:t>
      </w:r>
      <w:r w:rsidRPr="00F2278B">
        <w:rPr>
          <w:noProof/>
        </w:rPr>
        <w:t>(3–4), 283–301. https://doi.org/10.1016/j.geomorph.2006.10.024</w:t>
      </w:r>
    </w:p>
    <w:p w14:paraId="68AE4256" w14:textId="77777777" w:rsidR="00F2278B" w:rsidRPr="00F2278B" w:rsidRDefault="00F2278B" w:rsidP="00F2278B">
      <w:pPr>
        <w:widowControl w:val="0"/>
        <w:autoSpaceDE w:val="0"/>
        <w:autoSpaceDN w:val="0"/>
        <w:adjustRightInd w:val="0"/>
        <w:ind w:left="480" w:hanging="480"/>
        <w:rPr>
          <w:noProof/>
        </w:rPr>
      </w:pPr>
      <w:r w:rsidRPr="00F2278B">
        <w:rPr>
          <w:noProof/>
        </w:rPr>
        <w:t xml:space="preserve">Whipple, K. X., &amp; Tucker, G. E. (1999). Dynamics of the stream-power river incision model: Implications for height limits of mountain ranges, landscape response timescales, and research needs. </w:t>
      </w:r>
      <w:r w:rsidRPr="00F2278B">
        <w:rPr>
          <w:i/>
          <w:iCs/>
          <w:noProof/>
        </w:rPr>
        <w:t>Journal of Geophysical Research</w:t>
      </w:r>
      <w:r w:rsidRPr="00F2278B">
        <w:rPr>
          <w:noProof/>
        </w:rPr>
        <w:t xml:space="preserve">, </w:t>
      </w:r>
      <w:r w:rsidRPr="00F2278B">
        <w:rPr>
          <w:i/>
          <w:iCs/>
          <w:noProof/>
        </w:rPr>
        <w:t>B8</w:t>
      </w:r>
      <w:r w:rsidRPr="00F2278B">
        <w:rPr>
          <w:noProof/>
        </w:rPr>
        <w:t>, 17661–17674. https://doi.org/10.1029/1999JB900120</w:t>
      </w:r>
    </w:p>
    <w:p w14:paraId="0033C1BA" w14:textId="77777777" w:rsidR="00F2278B" w:rsidRPr="00F2278B" w:rsidRDefault="00F2278B" w:rsidP="00F2278B">
      <w:pPr>
        <w:widowControl w:val="0"/>
        <w:autoSpaceDE w:val="0"/>
        <w:autoSpaceDN w:val="0"/>
        <w:adjustRightInd w:val="0"/>
        <w:ind w:left="480" w:hanging="480"/>
        <w:rPr>
          <w:noProof/>
        </w:rPr>
      </w:pPr>
      <w:r w:rsidRPr="00F2278B">
        <w:rPr>
          <w:noProof/>
        </w:rPr>
        <w:t xml:space="preserve">Wilcock, P. R., &amp; Crowe, J. C. (2003). Surface-based transport model for mixed-size sediment. </w:t>
      </w:r>
      <w:r w:rsidRPr="00F2278B">
        <w:rPr>
          <w:i/>
          <w:iCs/>
          <w:noProof/>
        </w:rPr>
        <w:t>Journal of Hydraulic Engineering</w:t>
      </w:r>
      <w:r w:rsidRPr="00F2278B">
        <w:rPr>
          <w:noProof/>
        </w:rPr>
        <w:t xml:space="preserve">, </w:t>
      </w:r>
      <w:r w:rsidRPr="00F2278B">
        <w:rPr>
          <w:i/>
          <w:iCs/>
          <w:noProof/>
        </w:rPr>
        <w:t>129</w:t>
      </w:r>
      <w:r w:rsidRPr="00F2278B">
        <w:rPr>
          <w:noProof/>
        </w:rPr>
        <w:t>(2), 120–128. https://doi.org/10.1061/(ASCE)0733-9429(2003)129:2(120)</w:t>
      </w:r>
    </w:p>
    <w:p w14:paraId="5C9B9FEF" w14:textId="77777777" w:rsidR="00F2278B" w:rsidRPr="00F2278B" w:rsidRDefault="00F2278B" w:rsidP="00F2278B">
      <w:pPr>
        <w:widowControl w:val="0"/>
        <w:autoSpaceDE w:val="0"/>
        <w:autoSpaceDN w:val="0"/>
        <w:adjustRightInd w:val="0"/>
        <w:ind w:left="480" w:hanging="480"/>
        <w:rPr>
          <w:noProof/>
        </w:rPr>
      </w:pPr>
      <w:r w:rsidRPr="00F2278B">
        <w:rPr>
          <w:noProof/>
        </w:rPr>
        <w:t xml:space="preserve">Yager, E. M., Dietrich, W. E., Kirchner, J. W., &amp; McArdell, B. W. (2012). Prediction of sediment transport in step-pool channels. </w:t>
      </w:r>
      <w:r w:rsidRPr="00F2278B">
        <w:rPr>
          <w:i/>
          <w:iCs/>
          <w:noProof/>
        </w:rPr>
        <w:t>Water Resources Research</w:t>
      </w:r>
      <w:r w:rsidRPr="00F2278B">
        <w:rPr>
          <w:noProof/>
        </w:rPr>
        <w:t xml:space="preserve">, </w:t>
      </w:r>
      <w:r w:rsidRPr="00F2278B">
        <w:rPr>
          <w:i/>
          <w:iCs/>
          <w:noProof/>
        </w:rPr>
        <w:t>48</w:t>
      </w:r>
      <w:r w:rsidRPr="00F2278B">
        <w:rPr>
          <w:noProof/>
        </w:rPr>
        <w:t>(1), W01541. https://doi.org/10.1029/2011WR010829</w:t>
      </w:r>
    </w:p>
    <w:p w14:paraId="595389D6" w14:textId="77777777" w:rsidR="00F2278B" w:rsidRPr="00F2278B" w:rsidRDefault="00F2278B" w:rsidP="00F2278B">
      <w:pPr>
        <w:widowControl w:val="0"/>
        <w:autoSpaceDE w:val="0"/>
        <w:autoSpaceDN w:val="0"/>
        <w:adjustRightInd w:val="0"/>
        <w:ind w:left="480" w:hanging="480"/>
        <w:rPr>
          <w:noProof/>
        </w:rPr>
      </w:pPr>
      <w:r w:rsidRPr="00F2278B">
        <w:rPr>
          <w:noProof/>
        </w:rPr>
        <w:t xml:space="preserve">Yager, E. M., Kirchner, J. W., &amp; Dietrich, W. E. (2007). Calculating bed load transport in steep boulder bed channels. </w:t>
      </w:r>
      <w:r w:rsidRPr="00F2278B">
        <w:rPr>
          <w:i/>
          <w:iCs/>
          <w:noProof/>
        </w:rPr>
        <w:t>Water Resources Research</w:t>
      </w:r>
      <w:r w:rsidRPr="00F2278B">
        <w:rPr>
          <w:noProof/>
        </w:rPr>
        <w:t xml:space="preserve">, </w:t>
      </w:r>
      <w:r w:rsidRPr="00F2278B">
        <w:rPr>
          <w:i/>
          <w:iCs/>
          <w:noProof/>
        </w:rPr>
        <w:t>43</w:t>
      </w:r>
      <w:r w:rsidRPr="00F2278B">
        <w:rPr>
          <w:noProof/>
        </w:rPr>
        <w:t>(7), W07418. https://doi.org/10.1029/2006WR005432</w:t>
      </w:r>
    </w:p>
    <w:p w14:paraId="0230764F" w14:textId="27EF4C01" w:rsidR="005F08A3" w:rsidRDefault="00C05785" w:rsidP="005F08A3">
      <w:pPr>
        <w:rPr>
          <w:lang w:val="en-US"/>
        </w:rPr>
      </w:pPr>
      <w:r>
        <w:rPr>
          <w:lang w:val="en-US"/>
        </w:rPr>
        <w:fldChar w:fldCharType="end"/>
      </w:r>
    </w:p>
    <w:sectPr w:rsidR="005F08A3" w:rsidSect="00F512A5">
      <w:footerReference w:type="default" r:id="rId24"/>
      <w:pgSz w:w="11907" w:h="13608"/>
      <w:pgMar w:top="567" w:right="936" w:bottom="1338" w:left="936" w:header="0" w:footer="737" w:gutter="0"/>
      <w:lnNumType w:countBy="5" w:distance="227"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nderson, Samuel R" w:date="2022-07-31T11:44:00Z" w:initials="ASR">
    <w:p w14:paraId="131C0977" w14:textId="77777777" w:rsidR="00C852A3" w:rsidRDefault="00C852A3" w:rsidP="003A6083">
      <w:pPr>
        <w:pStyle w:val="CommentText"/>
        <w:jc w:val="left"/>
      </w:pPr>
      <w:r>
        <w:rPr>
          <w:rStyle w:val="CommentReference"/>
        </w:rPr>
        <w:annotationRef/>
      </w:r>
      <w:r>
        <w:t>Should it be LEM's?</w:t>
      </w:r>
    </w:p>
  </w:comment>
  <w:comment w:id="1" w:author="Anderson, Samuel R" w:date="2022-07-31T11:44:00Z" w:initials="ASR">
    <w:p w14:paraId="37C74D13" w14:textId="2A52FD77" w:rsidR="00C852A3" w:rsidRDefault="00C852A3" w:rsidP="008D7891">
      <w:pPr>
        <w:pStyle w:val="CommentText"/>
        <w:jc w:val="left"/>
      </w:pPr>
      <w:r>
        <w:rPr>
          <w:rStyle w:val="CommentReference"/>
        </w:rPr>
        <w:annotationRef/>
      </w:r>
      <w:r>
        <w:t>Are they? I think quite a few are stand alone right?</w:t>
      </w:r>
    </w:p>
  </w:comment>
  <w:comment w:id="10" w:author="Anderson, Samuel R" w:date="2022-07-31T11:46:00Z" w:initials="ASR">
    <w:p w14:paraId="5EB2455E" w14:textId="77777777" w:rsidR="00C852A3" w:rsidRDefault="00C852A3" w:rsidP="00127299">
      <w:pPr>
        <w:pStyle w:val="CommentText"/>
        <w:jc w:val="left"/>
      </w:pPr>
      <w:r>
        <w:rPr>
          <w:rStyle w:val="CommentReference"/>
        </w:rPr>
        <w:annotationRef/>
      </w:r>
      <w:r>
        <w:t>I don’t understand this part of the sentence</w:t>
      </w:r>
    </w:p>
  </w:comment>
  <w:comment w:id="13" w:author="Anderson, Samuel R" w:date="2022-07-31T11:49:00Z" w:initials="ASR">
    <w:p w14:paraId="0807E965" w14:textId="77777777" w:rsidR="00C6488B" w:rsidRDefault="00C6488B" w:rsidP="00E7044A">
      <w:pPr>
        <w:pStyle w:val="CommentText"/>
        <w:jc w:val="left"/>
      </w:pPr>
      <w:r>
        <w:rPr>
          <w:rStyle w:val="CommentReference"/>
        </w:rPr>
        <w:annotationRef/>
      </w:r>
      <w:r>
        <w:t xml:space="preserve">I'd maybe start with something like these sentences, and spend less time discussing the other "general" LEM, that you spoken too in sentences leading up to these. </w:t>
      </w:r>
    </w:p>
  </w:comment>
  <w:comment w:id="14" w:author="Anderson, Samuel R" w:date="2022-07-31T11:49:00Z" w:initials="ASR">
    <w:p w14:paraId="243767B4" w14:textId="77777777" w:rsidR="00C6488B" w:rsidRDefault="00C6488B" w:rsidP="00490FFC">
      <w:pPr>
        <w:pStyle w:val="CommentText"/>
        <w:jc w:val="left"/>
      </w:pPr>
      <w:r>
        <w:rPr>
          <w:rStyle w:val="CommentReference"/>
        </w:rPr>
        <w:annotationRef/>
      </w:r>
      <w:r>
        <w:t>WC (word choice, ill use it thorughout my edits to say that you may want to rethink the word you used)</w:t>
      </w:r>
    </w:p>
  </w:comment>
  <w:comment w:id="20" w:author="Anderson, Samuel R" w:date="2022-07-31T11:51:00Z" w:initials="ASR">
    <w:p w14:paraId="03807383" w14:textId="77777777" w:rsidR="00C6488B" w:rsidRDefault="00C6488B" w:rsidP="00906B6C">
      <w:pPr>
        <w:pStyle w:val="CommentText"/>
        <w:jc w:val="left"/>
      </w:pPr>
      <w:r>
        <w:rPr>
          <w:rStyle w:val="CommentReference"/>
        </w:rPr>
        <w:annotationRef/>
      </w:r>
      <w:r>
        <w:t>What do you mean by management?</w:t>
      </w:r>
    </w:p>
  </w:comment>
  <w:comment w:id="26" w:author="Anderson, Samuel R" w:date="2022-07-31T11:53:00Z" w:initials="ASR">
    <w:p w14:paraId="5AC85E98" w14:textId="77777777" w:rsidR="00C54F78" w:rsidRDefault="00C54F78" w:rsidP="00BE6B43">
      <w:pPr>
        <w:pStyle w:val="CommentText"/>
        <w:jc w:val="left"/>
      </w:pPr>
      <w:r>
        <w:rPr>
          <w:rStyle w:val="CommentReference"/>
        </w:rPr>
        <w:annotationRef/>
      </w:r>
      <w:r>
        <w:t>Whats single flow direction?</w:t>
      </w:r>
    </w:p>
  </w:comment>
  <w:comment w:id="35" w:author="Anderson, Samuel R" w:date="2022-07-31T11:56:00Z" w:initials="ASR">
    <w:p w14:paraId="76BD0C41" w14:textId="77777777" w:rsidR="00C54F78" w:rsidRDefault="00C54F78" w:rsidP="008411D1">
      <w:pPr>
        <w:pStyle w:val="CommentText"/>
        <w:jc w:val="left"/>
      </w:pPr>
      <w:r>
        <w:rPr>
          <w:rStyle w:val="CommentReference"/>
        </w:rPr>
        <w:annotationRef/>
      </w:r>
      <w:r>
        <w:t xml:space="preserve">Why? </w:t>
      </w:r>
    </w:p>
  </w:comment>
  <w:comment w:id="38" w:author="Anderson, Samuel R" w:date="2022-07-31T11:57:00Z" w:initials="ASR">
    <w:p w14:paraId="793598E8" w14:textId="77777777" w:rsidR="00C54F78" w:rsidRDefault="00C54F78" w:rsidP="006427DD">
      <w:pPr>
        <w:pStyle w:val="CommentText"/>
        <w:jc w:val="left"/>
      </w:pPr>
      <w:r>
        <w:rPr>
          <w:rStyle w:val="CommentReference"/>
        </w:rPr>
        <w:annotationRef/>
      </w:r>
      <w:r>
        <w:t>Uplift?</w:t>
      </w:r>
    </w:p>
  </w:comment>
  <w:comment w:id="43" w:author="Anderson, Samuel R" w:date="2022-07-31T12:00:00Z" w:initials="ASR">
    <w:p w14:paraId="6E86DA67" w14:textId="77777777" w:rsidR="003317D0" w:rsidRDefault="003317D0" w:rsidP="00A2733B">
      <w:pPr>
        <w:pStyle w:val="CommentText"/>
        <w:jc w:val="left"/>
      </w:pPr>
      <w:r>
        <w:rPr>
          <w:rStyle w:val="CommentReference"/>
        </w:rPr>
        <w:annotationRef/>
      </w:r>
      <w:r>
        <w:t>Geometries maybe a better word choice?</w:t>
      </w:r>
    </w:p>
  </w:comment>
  <w:comment w:id="62" w:author="Anderson, Samuel R" w:date="2022-07-31T12:06:00Z" w:initials="ASR">
    <w:p w14:paraId="6053408D" w14:textId="77777777" w:rsidR="00B054D7" w:rsidRDefault="00B054D7" w:rsidP="007E2328">
      <w:pPr>
        <w:pStyle w:val="CommentText"/>
        <w:jc w:val="left"/>
      </w:pPr>
      <w:r>
        <w:rPr>
          <w:rStyle w:val="CommentReference"/>
        </w:rPr>
        <w:annotationRef/>
      </w:r>
      <w:r>
        <w:t>Consider breaking this into two sentences</w:t>
      </w:r>
    </w:p>
  </w:comment>
  <w:comment w:id="63" w:author="Anderson, Samuel R" w:date="2022-07-31T12:06:00Z" w:initials="ASR">
    <w:p w14:paraId="3EB9616F" w14:textId="77777777" w:rsidR="00B054D7" w:rsidRDefault="00B054D7" w:rsidP="00334803">
      <w:pPr>
        <w:pStyle w:val="CommentText"/>
        <w:jc w:val="left"/>
      </w:pPr>
      <w:r>
        <w:rPr>
          <w:rStyle w:val="CommentReference"/>
        </w:rPr>
        <w:annotationRef/>
      </w:r>
      <w:r>
        <w:t>Also, you only mention two models</w:t>
      </w:r>
    </w:p>
  </w:comment>
  <w:comment w:id="64" w:author="Anderson, Samuel R" w:date="2022-07-31T12:06:00Z" w:initials="ASR">
    <w:p w14:paraId="1F3656B2" w14:textId="77777777" w:rsidR="00B054D7" w:rsidRDefault="00B054D7" w:rsidP="00817A93">
      <w:pPr>
        <w:pStyle w:val="CommentText"/>
        <w:jc w:val="left"/>
      </w:pPr>
      <w:r>
        <w:rPr>
          <w:rStyle w:val="CommentReference"/>
        </w:rPr>
        <w:annotationRef/>
      </w:r>
      <w:r>
        <w:t>WC, maybe "updated"</w:t>
      </w:r>
    </w:p>
  </w:comment>
  <w:comment w:id="68" w:author="Anderson, Samuel R" w:date="2022-07-31T12:07:00Z" w:initials="ASR">
    <w:p w14:paraId="67EAEE4F" w14:textId="77777777" w:rsidR="00B054D7" w:rsidRDefault="00B054D7" w:rsidP="00A50F6F">
      <w:pPr>
        <w:pStyle w:val="CommentText"/>
        <w:jc w:val="left"/>
      </w:pPr>
      <w:r>
        <w:rPr>
          <w:rStyle w:val="CommentReference"/>
        </w:rPr>
        <w:annotationRef/>
      </w:r>
      <w:r>
        <w:t>WC</w:t>
      </w:r>
    </w:p>
  </w:comment>
  <w:comment w:id="72" w:author="Anderson, Samuel R" w:date="2022-07-31T12:09:00Z" w:initials="ASR">
    <w:p w14:paraId="6E0FDCE7" w14:textId="77777777" w:rsidR="00695AD1" w:rsidRDefault="00695AD1" w:rsidP="00FE732A">
      <w:pPr>
        <w:pStyle w:val="CommentText"/>
        <w:jc w:val="left"/>
      </w:pPr>
      <w:r>
        <w:rPr>
          <w:rStyle w:val="CommentReference"/>
        </w:rPr>
        <w:annotationRef/>
      </w:r>
      <w:r>
        <w:t>Expand on this</w:t>
      </w:r>
    </w:p>
  </w:comment>
  <w:comment w:id="73" w:author="Anderson, Samuel R" w:date="2022-07-31T12:10:00Z" w:initials="ASR">
    <w:p w14:paraId="0C6BCBBE" w14:textId="77777777" w:rsidR="00695AD1" w:rsidRDefault="00695AD1" w:rsidP="00E91930">
      <w:pPr>
        <w:pStyle w:val="CommentText"/>
        <w:jc w:val="left"/>
      </w:pPr>
      <w:r>
        <w:rPr>
          <w:rStyle w:val="CommentReference"/>
        </w:rPr>
        <w:annotationRef/>
      </w:r>
      <w:r>
        <w:t xml:space="preserve">I think you may have to elaborate on why this is? </w:t>
      </w:r>
    </w:p>
  </w:comment>
  <w:comment w:id="86" w:author="Anderson, Samuel R" w:date="2022-07-31T12:16:00Z" w:initials="ASR">
    <w:p w14:paraId="33529528" w14:textId="77777777" w:rsidR="00E77311" w:rsidRDefault="00E77311" w:rsidP="00AC15ED">
      <w:pPr>
        <w:pStyle w:val="CommentText"/>
        <w:jc w:val="left"/>
      </w:pPr>
      <w:r>
        <w:rPr>
          <w:rStyle w:val="CommentReference"/>
        </w:rPr>
        <w:annotationRef/>
      </w:r>
      <w:r>
        <w:t>WC</w:t>
      </w:r>
    </w:p>
  </w:comment>
  <w:comment w:id="111" w:author="Anderson, Samuel R" w:date="2022-07-31T12:16:00Z" w:initials="ASR">
    <w:p w14:paraId="19503A24" w14:textId="77777777" w:rsidR="00E77311" w:rsidRDefault="00E77311" w:rsidP="00202762">
      <w:pPr>
        <w:pStyle w:val="CommentText"/>
        <w:jc w:val="left"/>
      </w:pPr>
      <w:r>
        <w:rPr>
          <w:rStyle w:val="CommentReference"/>
        </w:rPr>
        <w:annotationRef/>
      </w:r>
      <w:r>
        <w:t>Which attributes?</w:t>
      </w:r>
    </w:p>
  </w:comment>
  <w:comment w:id="112" w:author="Anderson, Samuel R" w:date="2022-07-31T12:17:00Z" w:initials="ASR">
    <w:p w14:paraId="53D7E5B6" w14:textId="77777777" w:rsidR="00E77311" w:rsidRDefault="00E77311" w:rsidP="00046BD4">
      <w:pPr>
        <w:pStyle w:val="CommentText"/>
        <w:jc w:val="left"/>
      </w:pPr>
      <w:r>
        <w:rPr>
          <w:rStyle w:val="CommentReference"/>
        </w:rPr>
        <w:annotationRef/>
      </w:r>
      <w:r>
        <w:t>Is this one of the updates to overland flow?</w:t>
      </w:r>
    </w:p>
  </w:comment>
  <w:comment w:id="115" w:author="Anderson, Samuel R" w:date="2022-07-31T12:19:00Z" w:initials="ASR">
    <w:p w14:paraId="4715C7E6" w14:textId="77777777" w:rsidR="00966A44" w:rsidRDefault="00966A44" w:rsidP="00347297">
      <w:pPr>
        <w:pStyle w:val="CommentText"/>
        <w:jc w:val="left"/>
      </w:pPr>
      <w:r>
        <w:rPr>
          <w:rStyle w:val="CommentReference"/>
        </w:rPr>
        <w:annotationRef/>
      </w:r>
      <w:r>
        <w:t>Correct me if I am wrong, but this is the only update that riverBedDynamics needs to run? The other two are updates that allow for more "realism"?</w:t>
      </w:r>
    </w:p>
  </w:comment>
  <w:comment w:id="123" w:author="Anderson, Samuel R" w:date="2022-07-31T12:23:00Z" w:initials="ASR">
    <w:p w14:paraId="1154DAA3" w14:textId="77777777" w:rsidR="00966A44" w:rsidRDefault="00966A44" w:rsidP="00374A39">
      <w:pPr>
        <w:pStyle w:val="CommentText"/>
        <w:jc w:val="left"/>
      </w:pPr>
      <w:r>
        <w:rPr>
          <w:rStyle w:val="CommentReference"/>
        </w:rPr>
        <w:annotationRef/>
      </w:r>
      <w:r>
        <w:t>You use a lot of parenthesis to elaborate on ideas, I think some of them can be changed to commas like the one I changed here...</w:t>
      </w:r>
    </w:p>
  </w:comment>
  <w:comment w:id="149" w:author="Anderson, Samuel R" w:date="2022-08-01T12:13:00Z" w:initials="ASR">
    <w:p w14:paraId="0C0E34B5" w14:textId="77777777" w:rsidR="00CE4266" w:rsidRDefault="00CE4266" w:rsidP="00030D14">
      <w:pPr>
        <w:pStyle w:val="CommentText"/>
        <w:jc w:val="left"/>
      </w:pPr>
      <w:r>
        <w:rPr>
          <w:rStyle w:val="CommentReference"/>
        </w:rPr>
        <w:annotationRef/>
      </w:r>
      <w:r>
        <w:t>Don’t understand this.</w:t>
      </w:r>
    </w:p>
  </w:comment>
  <w:comment w:id="175" w:author="Anderson, Samuel R" w:date="2022-07-31T21:19:00Z" w:initials="ASR">
    <w:p w14:paraId="2EAAA640" w14:textId="5A25FF5F" w:rsidR="00284EE3" w:rsidRDefault="00284EE3" w:rsidP="005D7779">
      <w:pPr>
        <w:pStyle w:val="CommentText"/>
        <w:jc w:val="left"/>
      </w:pPr>
      <w:r>
        <w:rPr>
          <w:rStyle w:val="CommentReference"/>
        </w:rPr>
        <w:annotationRef/>
      </w:r>
      <w:r>
        <w:t>Would "or" work better here?</w:t>
      </w:r>
    </w:p>
  </w:comment>
  <w:comment w:id="185" w:author="Anderson, Samuel R" w:date="2022-07-31T21:20:00Z" w:initials="ASR">
    <w:p w14:paraId="16750A07" w14:textId="77777777" w:rsidR="00284EE3" w:rsidRDefault="00284EE3" w:rsidP="00BE4AB3">
      <w:pPr>
        <w:pStyle w:val="CommentText"/>
        <w:jc w:val="left"/>
      </w:pPr>
      <w:r>
        <w:rPr>
          <w:rStyle w:val="CommentReference"/>
        </w:rPr>
        <w:annotationRef/>
      </w:r>
      <w:r>
        <w:t>This sentence is correct, but sounds kinda awkward.</w:t>
      </w:r>
    </w:p>
  </w:comment>
  <w:comment w:id="191" w:author="Anderson, Samuel R" w:date="2022-08-01T12:15:00Z" w:initials="ASR">
    <w:p w14:paraId="24F9D671" w14:textId="77777777" w:rsidR="00CE4266" w:rsidRDefault="00CE4266" w:rsidP="00F453C6">
      <w:pPr>
        <w:pStyle w:val="CommentText"/>
        <w:jc w:val="left"/>
      </w:pPr>
      <w:r>
        <w:rPr>
          <w:rStyle w:val="CommentReference"/>
        </w:rPr>
        <w:annotationRef/>
      </w:r>
      <w:r>
        <w:t>Id move this to the paragraph where you mention there are 4 different equations in the component.</w:t>
      </w:r>
    </w:p>
  </w:comment>
  <w:comment w:id="192" w:author="Anderson, Samuel R" w:date="2022-07-31T21:23:00Z" w:initials="ASR">
    <w:p w14:paraId="4DFF0A36" w14:textId="7C31DE73" w:rsidR="00166CB0" w:rsidRDefault="00166CB0" w:rsidP="00FD0BBD">
      <w:pPr>
        <w:pStyle w:val="CommentText"/>
        <w:jc w:val="left"/>
      </w:pPr>
      <w:r>
        <w:rPr>
          <w:rStyle w:val="CommentReference"/>
        </w:rPr>
        <w:annotationRef/>
      </w:r>
      <w:r>
        <w:t>Maybe "experiments" is a better word choice?</w:t>
      </w:r>
    </w:p>
  </w:comment>
  <w:comment w:id="199" w:author="Anderson, Samuel R" w:date="2022-08-01T12:28:00Z" w:initials="ASR">
    <w:p w14:paraId="13DC27DC" w14:textId="77777777" w:rsidR="00B92090" w:rsidRDefault="00B92090" w:rsidP="007B7E29">
      <w:pPr>
        <w:pStyle w:val="CommentText"/>
        <w:jc w:val="left"/>
      </w:pPr>
      <w:r>
        <w:rPr>
          <w:rStyle w:val="CommentReference"/>
        </w:rPr>
        <w:annotationRef/>
      </w:r>
      <w:r>
        <w:t xml:space="preserve">Strong use of parenthesis, like here, kinda throw me off. Not necessarily incorrect, just not a style I am used to </w:t>
      </w:r>
    </w:p>
  </w:comment>
  <w:comment w:id="203" w:author="Anderson, Samuel R" w:date="2022-07-31T21:29:00Z" w:initials="ASR">
    <w:p w14:paraId="2F7C862E" w14:textId="32CD026B" w:rsidR="00445005" w:rsidRDefault="00445005" w:rsidP="004E2853">
      <w:pPr>
        <w:pStyle w:val="CommentText"/>
        <w:jc w:val="left"/>
      </w:pPr>
      <w:r>
        <w:rPr>
          <w:rStyle w:val="CommentReference"/>
        </w:rPr>
        <w:annotationRef/>
      </w:r>
      <w:r>
        <w:t>This sentence is awkward and could use a rewrite</w:t>
      </w:r>
    </w:p>
  </w:comment>
  <w:comment w:id="204" w:author="Anderson, Samuel R" w:date="2022-07-31T21:31:00Z" w:initials="ASR">
    <w:p w14:paraId="38369C0C" w14:textId="77777777" w:rsidR="00445005" w:rsidRDefault="00445005" w:rsidP="004F5FA0">
      <w:pPr>
        <w:pStyle w:val="CommentText"/>
        <w:jc w:val="left"/>
      </w:pPr>
      <w:r>
        <w:rPr>
          <w:rStyle w:val="CommentReference"/>
        </w:rPr>
        <w:annotationRef/>
      </w:r>
      <w:r>
        <w:t>How local surface elevation "behaves" ?</w:t>
      </w:r>
    </w:p>
  </w:comment>
  <w:comment w:id="208" w:author="Anderson, Samuel R" w:date="2022-07-31T21:32:00Z" w:initials="ASR">
    <w:p w14:paraId="28B16804" w14:textId="77777777" w:rsidR="002C12D7" w:rsidRDefault="002C12D7" w:rsidP="000B0079">
      <w:pPr>
        <w:pStyle w:val="CommentText"/>
        <w:jc w:val="left"/>
      </w:pPr>
      <w:r>
        <w:rPr>
          <w:rStyle w:val="CommentReference"/>
        </w:rPr>
        <w:annotationRef/>
      </w:r>
      <w:r>
        <w:t>Hell ya!</w:t>
      </w:r>
    </w:p>
  </w:comment>
  <w:comment w:id="219" w:author="Anderson, Samuel R" w:date="2022-08-01T11:20:00Z" w:initials="ASR">
    <w:p w14:paraId="3B66455A" w14:textId="77777777" w:rsidR="003102F8" w:rsidRDefault="003102F8" w:rsidP="007745A2">
      <w:pPr>
        <w:pStyle w:val="CommentText"/>
        <w:jc w:val="left"/>
      </w:pPr>
      <w:r>
        <w:rPr>
          <w:rStyle w:val="CommentReference"/>
        </w:rPr>
        <w:annotationRef/>
      </w:r>
      <w:r>
        <w:t>WC… maybe 'generated' although that sounds kinda weird too...</w:t>
      </w:r>
    </w:p>
  </w:comment>
  <w:comment w:id="230" w:author="Anderson, Samuel R" w:date="2022-08-01T11:21:00Z" w:initials="ASR">
    <w:p w14:paraId="06DB638B" w14:textId="77777777" w:rsidR="003102F8" w:rsidRDefault="003102F8" w:rsidP="001163EA">
      <w:pPr>
        <w:pStyle w:val="CommentText"/>
        <w:jc w:val="left"/>
      </w:pPr>
      <w:r>
        <w:rPr>
          <w:rStyle w:val="CommentReference"/>
        </w:rPr>
        <w:annotationRef/>
      </w:r>
      <w:r>
        <w:t>Should this be past tense ?</w:t>
      </w:r>
    </w:p>
  </w:comment>
  <w:comment w:id="233" w:author="Anderson, Samuel R" w:date="2022-08-01T11:22:00Z" w:initials="ASR">
    <w:p w14:paraId="1E63A93A" w14:textId="77777777" w:rsidR="003102F8" w:rsidRDefault="003102F8" w:rsidP="004E7460">
      <w:pPr>
        <w:pStyle w:val="CommentText"/>
        <w:jc w:val="left"/>
      </w:pPr>
      <w:r>
        <w:rPr>
          <w:rStyle w:val="CommentReference"/>
        </w:rPr>
        <w:annotationRef/>
      </w:r>
      <w:r>
        <w:t>Im not sure I understand this. Like slope is constant? There is not concavity?</w:t>
      </w:r>
    </w:p>
  </w:comment>
  <w:comment w:id="234" w:author="Anderson, Samuel R" w:date="2022-08-01T11:23:00Z" w:initials="ASR">
    <w:p w14:paraId="75597219" w14:textId="77777777" w:rsidR="003102F8" w:rsidRDefault="003102F8" w:rsidP="00906070">
      <w:pPr>
        <w:pStyle w:val="CommentText"/>
        <w:jc w:val="left"/>
      </w:pPr>
      <w:r>
        <w:rPr>
          <w:rStyle w:val="CommentReference"/>
        </w:rPr>
        <w:annotationRef/>
      </w:r>
      <w:r>
        <w:t>Why? Because elevation is not changing much?</w:t>
      </w:r>
    </w:p>
  </w:comment>
  <w:comment w:id="235" w:author="Anderson, Samuel R" w:date="2022-07-31T21:38:00Z" w:initials="ASR">
    <w:p w14:paraId="1232CF51" w14:textId="1A883277" w:rsidR="00E83EAF" w:rsidRDefault="00E83EAF" w:rsidP="005D0940">
      <w:pPr>
        <w:pStyle w:val="CommentText"/>
        <w:jc w:val="left"/>
      </w:pPr>
      <w:r>
        <w:rPr>
          <w:rStyle w:val="CommentReference"/>
        </w:rPr>
        <w:annotationRef/>
      </w:r>
      <w:r>
        <w:t>Rewrite this sentece, it's difficult to understand</w:t>
      </w:r>
    </w:p>
  </w:comment>
  <w:comment w:id="263" w:author="Anderson, Samuel R" w:date="2022-08-01T10:39:00Z" w:initials="ASR">
    <w:p w14:paraId="3555C602" w14:textId="77777777" w:rsidR="002414DA" w:rsidRDefault="002414DA" w:rsidP="00F35CD9">
      <w:pPr>
        <w:pStyle w:val="CommentText"/>
        <w:jc w:val="left"/>
      </w:pPr>
      <w:r>
        <w:rPr>
          <w:rStyle w:val="CommentReference"/>
        </w:rPr>
        <w:annotationRef/>
      </w:r>
      <w:r>
        <w:t>Are there any others?</w:t>
      </w:r>
    </w:p>
  </w:comment>
  <w:comment w:id="264" w:author="Anderson, Samuel R" w:date="2022-08-01T10:39:00Z" w:initials="ASR">
    <w:p w14:paraId="2AE5D7BF" w14:textId="77777777" w:rsidR="002414DA" w:rsidRDefault="002414DA" w:rsidP="00A628BA">
      <w:pPr>
        <w:pStyle w:val="CommentText"/>
        <w:jc w:val="left"/>
      </w:pPr>
      <w:r>
        <w:rPr>
          <w:rStyle w:val="CommentReference"/>
        </w:rPr>
        <w:annotationRef/>
      </w:r>
      <w:r>
        <w:t>Nvm I see what you mean now</w:t>
      </w:r>
    </w:p>
  </w:comment>
  <w:comment w:id="275" w:author="Anderson, Samuel R" w:date="2022-08-01T10:44:00Z" w:initials="ASR">
    <w:p w14:paraId="7BECA768" w14:textId="77777777" w:rsidR="0023447E" w:rsidRDefault="0023447E" w:rsidP="0029558C">
      <w:pPr>
        <w:pStyle w:val="CommentText"/>
        <w:jc w:val="left"/>
      </w:pPr>
      <w:r>
        <w:rPr>
          <w:rStyle w:val="CommentReference"/>
        </w:rPr>
        <w:annotationRef/>
      </w:r>
      <w:r>
        <w:t>Maybe this is a new paragraph?</w:t>
      </w:r>
    </w:p>
  </w:comment>
  <w:comment w:id="276" w:author="Anderson, Samuel R" w:date="2022-08-01T10:45:00Z" w:initials="ASR">
    <w:p w14:paraId="294C54F1" w14:textId="77777777" w:rsidR="0023447E" w:rsidRDefault="0023447E" w:rsidP="0038531A">
      <w:pPr>
        <w:pStyle w:val="CommentText"/>
        <w:jc w:val="left"/>
      </w:pPr>
      <w:r>
        <w:rPr>
          <w:rStyle w:val="CommentReference"/>
        </w:rPr>
        <w:annotationRef/>
      </w:r>
      <w:r>
        <w:t>Consider deleting this sentence</w:t>
      </w:r>
    </w:p>
  </w:comment>
  <w:comment w:id="283" w:author="Anderson, Samuel R" w:date="2022-08-01T10:46:00Z" w:initials="ASR">
    <w:p w14:paraId="2B10A769" w14:textId="77777777" w:rsidR="0023447E" w:rsidRDefault="0023447E" w:rsidP="000967C2">
      <w:pPr>
        <w:pStyle w:val="CommentText"/>
        <w:jc w:val="left"/>
      </w:pPr>
      <w:r>
        <w:rPr>
          <w:rStyle w:val="CommentReference"/>
        </w:rPr>
        <w:annotationRef/>
      </w:r>
      <w:r>
        <w:t>Consider deleting or elaborating on this</w:t>
      </w:r>
    </w:p>
  </w:comment>
  <w:comment w:id="301" w:author="Anderson, Samuel R" w:date="2022-08-01T11:12:00Z" w:initials="ASR">
    <w:p w14:paraId="3E02254A" w14:textId="77777777" w:rsidR="00293551" w:rsidRDefault="00293551" w:rsidP="003B5F15">
      <w:pPr>
        <w:pStyle w:val="CommentText"/>
        <w:jc w:val="left"/>
      </w:pPr>
      <w:r>
        <w:rPr>
          <w:rStyle w:val="CommentReference"/>
        </w:rPr>
        <w:annotationRef/>
      </w:r>
      <w:r>
        <w:t>Is past tense correct here?</w:t>
      </w:r>
    </w:p>
  </w:comment>
  <w:comment w:id="303" w:author="Anderson, Samuel R" w:date="2022-08-01T11:16:00Z" w:initials="ASR">
    <w:p w14:paraId="7A53CED9" w14:textId="77777777" w:rsidR="00C049BA" w:rsidRDefault="00C049BA" w:rsidP="00063111">
      <w:pPr>
        <w:pStyle w:val="CommentText"/>
        <w:jc w:val="left"/>
      </w:pPr>
      <w:r>
        <w:rPr>
          <w:rStyle w:val="CommentReference"/>
        </w:rPr>
        <w:annotationRef/>
      </w:r>
      <w:r>
        <w:t>You switch from past to present tense here. Im not sure which is correct but I think you gotta stick with one or the other.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31C0977" w15:done="0"/>
  <w15:commentEx w15:paraId="37C74D13" w15:done="0"/>
  <w15:commentEx w15:paraId="5EB2455E" w15:done="0"/>
  <w15:commentEx w15:paraId="0807E965" w15:done="0"/>
  <w15:commentEx w15:paraId="243767B4" w15:done="0"/>
  <w15:commentEx w15:paraId="03807383" w15:done="0"/>
  <w15:commentEx w15:paraId="5AC85E98" w15:done="0"/>
  <w15:commentEx w15:paraId="76BD0C41" w15:done="0"/>
  <w15:commentEx w15:paraId="793598E8" w15:done="0"/>
  <w15:commentEx w15:paraId="6E86DA67" w15:done="0"/>
  <w15:commentEx w15:paraId="6053408D" w15:done="0"/>
  <w15:commentEx w15:paraId="3EB9616F" w15:paraIdParent="6053408D" w15:done="0"/>
  <w15:commentEx w15:paraId="1F3656B2" w15:done="0"/>
  <w15:commentEx w15:paraId="67EAEE4F" w15:done="0"/>
  <w15:commentEx w15:paraId="6E0FDCE7" w15:done="0"/>
  <w15:commentEx w15:paraId="0C6BCBBE" w15:done="0"/>
  <w15:commentEx w15:paraId="33529528" w15:done="0"/>
  <w15:commentEx w15:paraId="19503A24" w15:done="0"/>
  <w15:commentEx w15:paraId="53D7E5B6" w15:done="0"/>
  <w15:commentEx w15:paraId="4715C7E6" w15:done="0"/>
  <w15:commentEx w15:paraId="1154DAA3" w15:done="0"/>
  <w15:commentEx w15:paraId="0C0E34B5" w15:done="0"/>
  <w15:commentEx w15:paraId="2EAAA640" w15:done="0"/>
  <w15:commentEx w15:paraId="16750A07" w15:done="0"/>
  <w15:commentEx w15:paraId="24F9D671" w15:done="0"/>
  <w15:commentEx w15:paraId="4DFF0A36" w15:done="0"/>
  <w15:commentEx w15:paraId="13DC27DC" w15:done="0"/>
  <w15:commentEx w15:paraId="2F7C862E" w15:done="0"/>
  <w15:commentEx w15:paraId="38369C0C" w15:done="0"/>
  <w15:commentEx w15:paraId="28B16804" w15:done="0"/>
  <w15:commentEx w15:paraId="3B66455A" w15:done="0"/>
  <w15:commentEx w15:paraId="06DB638B" w15:done="0"/>
  <w15:commentEx w15:paraId="1E63A93A" w15:done="0"/>
  <w15:commentEx w15:paraId="75597219" w15:done="0"/>
  <w15:commentEx w15:paraId="1232CF51" w15:done="0"/>
  <w15:commentEx w15:paraId="3555C602" w15:done="0"/>
  <w15:commentEx w15:paraId="2AE5D7BF" w15:done="0"/>
  <w15:commentEx w15:paraId="7BECA768" w15:done="0"/>
  <w15:commentEx w15:paraId="294C54F1" w15:done="0"/>
  <w15:commentEx w15:paraId="2B10A769" w15:done="0"/>
  <w15:commentEx w15:paraId="3E02254A" w15:done="0"/>
  <w15:commentEx w15:paraId="7A53CED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90E9AD" w16cex:dateUtc="2022-07-31T18:44:00Z"/>
  <w16cex:commentExtensible w16cex:durableId="2690E99B" w16cex:dateUtc="2022-07-31T18:44:00Z"/>
  <w16cex:commentExtensible w16cex:durableId="2690E9FE" w16cex:dateUtc="2022-07-31T18:46:00Z"/>
  <w16cex:commentExtensible w16cex:durableId="2690EAB7" w16cex:dateUtc="2022-07-31T18:49:00Z"/>
  <w16cex:commentExtensible w16cex:durableId="2690EADA" w16cex:dateUtc="2022-07-31T18:49:00Z"/>
  <w16cex:commentExtensible w16cex:durableId="2690EB5A" w16cex:dateUtc="2022-07-31T18:51:00Z"/>
  <w16cex:commentExtensible w16cex:durableId="2690EBCF" w16cex:dateUtc="2022-07-31T18:53:00Z"/>
  <w16cex:commentExtensible w16cex:durableId="2690EC6B" w16cex:dateUtc="2022-07-31T18:56:00Z"/>
  <w16cex:commentExtensible w16cex:durableId="2690ECB0" w16cex:dateUtc="2022-07-31T18:57:00Z"/>
  <w16cex:commentExtensible w16cex:durableId="2690ED5C" w16cex:dateUtc="2022-07-31T19:00:00Z"/>
  <w16cex:commentExtensible w16cex:durableId="2690EEAB" w16cex:dateUtc="2022-07-31T19:06:00Z"/>
  <w16cex:commentExtensible w16cex:durableId="2690EEC7" w16cex:dateUtc="2022-07-31T19:06:00Z"/>
  <w16cex:commentExtensible w16cex:durableId="2690EEDD" w16cex:dateUtc="2022-07-31T19:06:00Z"/>
  <w16cex:commentExtensible w16cex:durableId="2690EF06" w16cex:dateUtc="2022-07-31T19:07:00Z"/>
  <w16cex:commentExtensible w16cex:durableId="2690EF6C" w16cex:dateUtc="2022-07-31T19:09:00Z"/>
  <w16cex:commentExtensible w16cex:durableId="2690EFA2" w16cex:dateUtc="2022-07-31T19:10:00Z"/>
  <w16cex:commentExtensible w16cex:durableId="2690F11E" w16cex:dateUtc="2022-07-31T19:16:00Z"/>
  <w16cex:commentExtensible w16cex:durableId="2690F12A" w16cex:dateUtc="2022-07-31T19:16:00Z"/>
  <w16cex:commentExtensible w16cex:durableId="2690F15F" w16cex:dateUtc="2022-07-31T19:17:00Z"/>
  <w16cex:commentExtensible w16cex:durableId="2690F1DB" w16cex:dateUtc="2022-07-31T19:19:00Z"/>
  <w16cex:commentExtensible w16cex:durableId="2690F2AF" w16cex:dateUtc="2022-07-31T19:23:00Z"/>
  <w16cex:commentExtensible w16cex:durableId="269241E5" w16cex:dateUtc="2022-08-01T19:13:00Z"/>
  <w16cex:commentExtensible w16cex:durableId="2691707C" w16cex:dateUtc="2022-08-01T04:19:00Z"/>
  <w16cex:commentExtensible w16cex:durableId="2691709A" w16cex:dateUtc="2022-08-01T04:20:00Z"/>
  <w16cex:commentExtensible w16cex:durableId="2692425E" w16cex:dateUtc="2022-08-01T19:15:00Z"/>
  <w16cex:commentExtensible w16cex:durableId="2691716F" w16cex:dateUtc="2022-08-01T04:23:00Z"/>
  <w16cex:commentExtensible w16cex:durableId="2692455D" w16cex:dateUtc="2022-08-01T19:28:00Z"/>
  <w16cex:commentExtensible w16cex:durableId="2691729E" w16cex:dateUtc="2022-08-01T04:29:00Z"/>
  <w16cex:commentExtensible w16cex:durableId="2691733E" w16cex:dateUtc="2022-08-01T04:31:00Z"/>
  <w16cex:commentExtensible w16cex:durableId="2691737C" w16cex:dateUtc="2022-08-01T04:32:00Z"/>
  <w16cex:commentExtensible w16cex:durableId="26923562" w16cex:dateUtc="2022-08-01T18:20:00Z"/>
  <w16cex:commentExtensible w16cex:durableId="269235CB" w16cex:dateUtc="2022-08-01T18:21:00Z"/>
  <w16cex:commentExtensible w16cex:durableId="2692360D" w16cex:dateUtc="2022-08-01T18:22:00Z"/>
  <w16cex:commentExtensible w16cex:durableId="2692362D" w16cex:dateUtc="2022-08-01T18:23:00Z"/>
  <w16cex:commentExtensible w16cex:durableId="269174D2" w16cex:dateUtc="2022-08-01T04:38:00Z"/>
  <w16cex:commentExtensible w16cex:durableId="26922BD1" w16cex:dateUtc="2022-08-01T17:39:00Z"/>
  <w16cex:commentExtensible w16cex:durableId="26922BE7" w16cex:dateUtc="2022-08-01T17:39:00Z"/>
  <w16cex:commentExtensible w16cex:durableId="26922CF7" w16cex:dateUtc="2022-08-01T17:44:00Z"/>
  <w16cex:commentExtensible w16cex:durableId="26922D2E" w16cex:dateUtc="2022-08-01T17:45:00Z"/>
  <w16cex:commentExtensible w16cex:durableId="26922D8F" w16cex:dateUtc="2022-08-01T17:46:00Z"/>
  <w16cex:commentExtensible w16cex:durableId="269233B5" w16cex:dateUtc="2022-08-01T18:12:00Z"/>
  <w16cex:commentExtensible w16cex:durableId="2692348F" w16cex:dateUtc="2022-08-01T18: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31C0977" w16cid:durableId="2690E9AD"/>
  <w16cid:commentId w16cid:paraId="37C74D13" w16cid:durableId="2690E99B"/>
  <w16cid:commentId w16cid:paraId="5EB2455E" w16cid:durableId="2690E9FE"/>
  <w16cid:commentId w16cid:paraId="0807E965" w16cid:durableId="2690EAB7"/>
  <w16cid:commentId w16cid:paraId="243767B4" w16cid:durableId="2690EADA"/>
  <w16cid:commentId w16cid:paraId="03807383" w16cid:durableId="2690EB5A"/>
  <w16cid:commentId w16cid:paraId="5AC85E98" w16cid:durableId="2690EBCF"/>
  <w16cid:commentId w16cid:paraId="76BD0C41" w16cid:durableId="2690EC6B"/>
  <w16cid:commentId w16cid:paraId="793598E8" w16cid:durableId="2690ECB0"/>
  <w16cid:commentId w16cid:paraId="6E86DA67" w16cid:durableId="2690ED5C"/>
  <w16cid:commentId w16cid:paraId="6053408D" w16cid:durableId="2690EEAB"/>
  <w16cid:commentId w16cid:paraId="3EB9616F" w16cid:durableId="2690EEC7"/>
  <w16cid:commentId w16cid:paraId="1F3656B2" w16cid:durableId="2690EEDD"/>
  <w16cid:commentId w16cid:paraId="67EAEE4F" w16cid:durableId="2690EF06"/>
  <w16cid:commentId w16cid:paraId="6E0FDCE7" w16cid:durableId="2690EF6C"/>
  <w16cid:commentId w16cid:paraId="0C6BCBBE" w16cid:durableId="2690EFA2"/>
  <w16cid:commentId w16cid:paraId="33529528" w16cid:durableId="2690F11E"/>
  <w16cid:commentId w16cid:paraId="19503A24" w16cid:durableId="2690F12A"/>
  <w16cid:commentId w16cid:paraId="53D7E5B6" w16cid:durableId="2690F15F"/>
  <w16cid:commentId w16cid:paraId="4715C7E6" w16cid:durableId="2690F1DB"/>
  <w16cid:commentId w16cid:paraId="1154DAA3" w16cid:durableId="2690F2AF"/>
  <w16cid:commentId w16cid:paraId="0C0E34B5" w16cid:durableId="269241E5"/>
  <w16cid:commentId w16cid:paraId="2EAAA640" w16cid:durableId="2691707C"/>
  <w16cid:commentId w16cid:paraId="16750A07" w16cid:durableId="2691709A"/>
  <w16cid:commentId w16cid:paraId="24F9D671" w16cid:durableId="2692425E"/>
  <w16cid:commentId w16cid:paraId="4DFF0A36" w16cid:durableId="2691716F"/>
  <w16cid:commentId w16cid:paraId="13DC27DC" w16cid:durableId="2692455D"/>
  <w16cid:commentId w16cid:paraId="2F7C862E" w16cid:durableId="2691729E"/>
  <w16cid:commentId w16cid:paraId="38369C0C" w16cid:durableId="2691733E"/>
  <w16cid:commentId w16cid:paraId="28B16804" w16cid:durableId="2691737C"/>
  <w16cid:commentId w16cid:paraId="3B66455A" w16cid:durableId="26923562"/>
  <w16cid:commentId w16cid:paraId="06DB638B" w16cid:durableId="269235CB"/>
  <w16cid:commentId w16cid:paraId="1E63A93A" w16cid:durableId="2692360D"/>
  <w16cid:commentId w16cid:paraId="75597219" w16cid:durableId="2692362D"/>
  <w16cid:commentId w16cid:paraId="1232CF51" w16cid:durableId="269174D2"/>
  <w16cid:commentId w16cid:paraId="3555C602" w16cid:durableId="26922BD1"/>
  <w16cid:commentId w16cid:paraId="2AE5D7BF" w16cid:durableId="26922BE7"/>
  <w16cid:commentId w16cid:paraId="7BECA768" w16cid:durableId="26922CF7"/>
  <w16cid:commentId w16cid:paraId="294C54F1" w16cid:durableId="26922D2E"/>
  <w16cid:commentId w16cid:paraId="2B10A769" w16cid:durableId="26922D8F"/>
  <w16cid:commentId w16cid:paraId="3E02254A" w16cid:durableId="269233B5"/>
  <w16cid:commentId w16cid:paraId="7A53CED9" w16cid:durableId="2692348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CCB579" w14:textId="77777777" w:rsidR="00DA2C3C" w:rsidRDefault="00DA2C3C" w:rsidP="006D0C96">
      <w:pPr>
        <w:spacing w:line="240" w:lineRule="auto"/>
      </w:pPr>
      <w:r>
        <w:separator/>
      </w:r>
    </w:p>
  </w:endnote>
  <w:endnote w:type="continuationSeparator" w:id="0">
    <w:p w14:paraId="1A466417" w14:textId="77777777" w:rsidR="00DA2C3C" w:rsidRDefault="00DA2C3C" w:rsidP="006D0C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NimbusRomNo9L-Regu">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Times-Roman">
    <w:altName w:val="Times New Roman"/>
    <w:panose1 w:val="00000000000000000000"/>
    <w:charset w:val="00"/>
    <w:family w:val="roman"/>
    <w:notTrueType/>
    <w:pitch w:val="default"/>
  </w:font>
  <w:font w:name="SimHei">
    <w:altName w:val="黑体"/>
    <w:panose1 w:val="0201060003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7788171"/>
      <w:docPartObj>
        <w:docPartGallery w:val="Page Numbers (Bottom of Page)"/>
        <w:docPartUnique/>
      </w:docPartObj>
    </w:sdtPr>
    <w:sdtEndPr>
      <w:rPr>
        <w:noProof/>
      </w:rPr>
    </w:sdtEndPr>
    <w:sdtContent>
      <w:p w14:paraId="5576ABD1" w14:textId="77777777" w:rsidR="006D0C96" w:rsidRDefault="006D0C96">
        <w:pPr>
          <w:pStyle w:val="Footer"/>
          <w:jc w:val="center"/>
        </w:pPr>
        <w:r>
          <w:fldChar w:fldCharType="begin"/>
        </w:r>
        <w:r>
          <w:instrText xml:space="preserve"> PAGE   \* MERGEFORMAT </w:instrText>
        </w:r>
        <w:r>
          <w:fldChar w:fldCharType="separate"/>
        </w:r>
        <w:r w:rsidR="003118C8">
          <w:rPr>
            <w:noProof/>
          </w:rPr>
          <w:t>2</w:t>
        </w:r>
        <w:r>
          <w:rPr>
            <w:noProof/>
          </w:rPr>
          <w:fldChar w:fldCharType="end"/>
        </w:r>
      </w:p>
    </w:sdtContent>
  </w:sdt>
  <w:p w14:paraId="44AA5123" w14:textId="77777777" w:rsidR="006D0C96" w:rsidRDefault="006D0C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F08057" w14:textId="77777777" w:rsidR="00DA2C3C" w:rsidRDefault="00DA2C3C" w:rsidP="006D0C96">
      <w:pPr>
        <w:spacing w:line="240" w:lineRule="auto"/>
      </w:pPr>
      <w:r>
        <w:separator/>
      </w:r>
    </w:p>
  </w:footnote>
  <w:footnote w:type="continuationSeparator" w:id="0">
    <w:p w14:paraId="327B2165" w14:textId="77777777" w:rsidR="00DA2C3C" w:rsidRDefault="00DA2C3C" w:rsidP="006D0C9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94403"/>
    <w:multiLevelType w:val="hybridMultilevel"/>
    <w:tmpl w:val="E6ECA0A2"/>
    <w:lvl w:ilvl="0" w:tplc="35A460C0">
      <w:start w:val="1"/>
      <w:numFmt w:val="decimal"/>
      <w:lvlText w:val="%1."/>
      <w:lvlJc w:val="left"/>
      <w:pPr>
        <w:ind w:left="720" w:hanging="360"/>
      </w:pPr>
      <w:rPr>
        <w:rFonts w:ascii="Times New Roman" w:hAnsi="Times New Roman" w:hint="default"/>
        <w:b w:val="0"/>
        <w:i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3621EB8"/>
    <w:multiLevelType w:val="hybridMultilevel"/>
    <w:tmpl w:val="B3626938"/>
    <w:lvl w:ilvl="0" w:tplc="F29A847E">
      <w:start w:val="1"/>
      <w:numFmt w:val="bullet"/>
      <w:pStyle w:val="Bullets"/>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1AA11BB"/>
    <w:multiLevelType w:val="multilevel"/>
    <w:tmpl w:val="D7765C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6901579">
    <w:abstractNumId w:val="1"/>
  </w:num>
  <w:num w:numId="2" w16cid:durableId="738132268">
    <w:abstractNumId w:val="1"/>
  </w:num>
  <w:num w:numId="3" w16cid:durableId="289558469">
    <w:abstractNumId w:val="0"/>
  </w:num>
  <w:num w:numId="4" w16cid:durableId="677736962">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erson, Samuel R">
    <w15:presenceInfo w15:providerId="AD" w15:userId="S::sanderson@tulane.edu::100d0a2e-9cee-43aa-b2f9-b2fe061205e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attachedTemplate r:id="rId1"/>
  <w:trackRevision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ExMjU3NLQ0NrEwNjRR0lEKTi0uzszPAykwtKwFAO1CVHktAAAA"/>
  </w:docVars>
  <w:rsids>
    <w:rsidRoot w:val="00564213"/>
    <w:rsid w:val="000012EA"/>
    <w:rsid w:val="000014BF"/>
    <w:rsid w:val="00002C0C"/>
    <w:rsid w:val="000034CE"/>
    <w:rsid w:val="00003B87"/>
    <w:rsid w:val="00003D84"/>
    <w:rsid w:val="00004180"/>
    <w:rsid w:val="0000446F"/>
    <w:rsid w:val="00004F11"/>
    <w:rsid w:val="000053A5"/>
    <w:rsid w:val="00005519"/>
    <w:rsid w:val="00005BDE"/>
    <w:rsid w:val="000078B0"/>
    <w:rsid w:val="00011E8A"/>
    <w:rsid w:val="00012239"/>
    <w:rsid w:val="00012256"/>
    <w:rsid w:val="000127A2"/>
    <w:rsid w:val="00012AB8"/>
    <w:rsid w:val="00012DCC"/>
    <w:rsid w:val="0001377D"/>
    <w:rsid w:val="000139FF"/>
    <w:rsid w:val="00014620"/>
    <w:rsid w:val="00015297"/>
    <w:rsid w:val="00015745"/>
    <w:rsid w:val="0001611A"/>
    <w:rsid w:val="0001770D"/>
    <w:rsid w:val="00017F3D"/>
    <w:rsid w:val="00020360"/>
    <w:rsid w:val="00020507"/>
    <w:rsid w:val="0002456A"/>
    <w:rsid w:val="000249B3"/>
    <w:rsid w:val="00024D82"/>
    <w:rsid w:val="00025745"/>
    <w:rsid w:val="00025FF1"/>
    <w:rsid w:val="0002766A"/>
    <w:rsid w:val="000307C4"/>
    <w:rsid w:val="00030BC2"/>
    <w:rsid w:val="00031484"/>
    <w:rsid w:val="000317EC"/>
    <w:rsid w:val="000318E7"/>
    <w:rsid w:val="00033611"/>
    <w:rsid w:val="00034626"/>
    <w:rsid w:val="00035280"/>
    <w:rsid w:val="00035B3A"/>
    <w:rsid w:val="00035C91"/>
    <w:rsid w:val="0003622A"/>
    <w:rsid w:val="000365F4"/>
    <w:rsid w:val="00036FF9"/>
    <w:rsid w:val="00037312"/>
    <w:rsid w:val="0003780C"/>
    <w:rsid w:val="00040025"/>
    <w:rsid w:val="0004055C"/>
    <w:rsid w:val="0004128B"/>
    <w:rsid w:val="00042882"/>
    <w:rsid w:val="00042A8B"/>
    <w:rsid w:val="000454FA"/>
    <w:rsid w:val="00045BD8"/>
    <w:rsid w:val="00045CB6"/>
    <w:rsid w:val="00045F14"/>
    <w:rsid w:val="00046525"/>
    <w:rsid w:val="0004653F"/>
    <w:rsid w:val="000511F7"/>
    <w:rsid w:val="00052386"/>
    <w:rsid w:val="000526B9"/>
    <w:rsid w:val="00054C21"/>
    <w:rsid w:val="00054F38"/>
    <w:rsid w:val="000554C1"/>
    <w:rsid w:val="000555B2"/>
    <w:rsid w:val="000559E6"/>
    <w:rsid w:val="00055E0F"/>
    <w:rsid w:val="00055F48"/>
    <w:rsid w:val="00056274"/>
    <w:rsid w:val="00056748"/>
    <w:rsid w:val="0005690A"/>
    <w:rsid w:val="0005703D"/>
    <w:rsid w:val="000576BF"/>
    <w:rsid w:val="00057FD1"/>
    <w:rsid w:val="00060361"/>
    <w:rsid w:val="000603DE"/>
    <w:rsid w:val="00060AC7"/>
    <w:rsid w:val="00061651"/>
    <w:rsid w:val="000619FB"/>
    <w:rsid w:val="00061D32"/>
    <w:rsid w:val="00062345"/>
    <w:rsid w:val="000633AC"/>
    <w:rsid w:val="0006406C"/>
    <w:rsid w:val="000645CF"/>
    <w:rsid w:val="000647B0"/>
    <w:rsid w:val="000647BB"/>
    <w:rsid w:val="0006548D"/>
    <w:rsid w:val="00065688"/>
    <w:rsid w:val="00067237"/>
    <w:rsid w:val="00067467"/>
    <w:rsid w:val="00067592"/>
    <w:rsid w:val="00067774"/>
    <w:rsid w:val="00071453"/>
    <w:rsid w:val="00071761"/>
    <w:rsid w:val="000719F8"/>
    <w:rsid w:val="00071D57"/>
    <w:rsid w:val="00074048"/>
    <w:rsid w:val="000750C1"/>
    <w:rsid w:val="00075F28"/>
    <w:rsid w:val="0007600E"/>
    <w:rsid w:val="000762CD"/>
    <w:rsid w:val="000776A9"/>
    <w:rsid w:val="00077786"/>
    <w:rsid w:val="000801DE"/>
    <w:rsid w:val="000804B5"/>
    <w:rsid w:val="0008052A"/>
    <w:rsid w:val="0008289F"/>
    <w:rsid w:val="00082A75"/>
    <w:rsid w:val="000839D9"/>
    <w:rsid w:val="0008421F"/>
    <w:rsid w:val="0008441E"/>
    <w:rsid w:val="00084E37"/>
    <w:rsid w:val="00085525"/>
    <w:rsid w:val="00085647"/>
    <w:rsid w:val="00085DB4"/>
    <w:rsid w:val="00090CB5"/>
    <w:rsid w:val="00091DBE"/>
    <w:rsid w:val="000929DF"/>
    <w:rsid w:val="00092EA2"/>
    <w:rsid w:val="00093CE8"/>
    <w:rsid w:val="00096397"/>
    <w:rsid w:val="0009748C"/>
    <w:rsid w:val="000A0355"/>
    <w:rsid w:val="000A0840"/>
    <w:rsid w:val="000A0897"/>
    <w:rsid w:val="000A1B66"/>
    <w:rsid w:val="000A4541"/>
    <w:rsid w:val="000A5776"/>
    <w:rsid w:val="000A5DC2"/>
    <w:rsid w:val="000A7C9E"/>
    <w:rsid w:val="000B126F"/>
    <w:rsid w:val="000B1BD0"/>
    <w:rsid w:val="000B1F0B"/>
    <w:rsid w:val="000B21C7"/>
    <w:rsid w:val="000B3314"/>
    <w:rsid w:val="000B34A3"/>
    <w:rsid w:val="000B72D4"/>
    <w:rsid w:val="000B745A"/>
    <w:rsid w:val="000B76C7"/>
    <w:rsid w:val="000B7A27"/>
    <w:rsid w:val="000C069B"/>
    <w:rsid w:val="000C0920"/>
    <w:rsid w:val="000C22E4"/>
    <w:rsid w:val="000C291C"/>
    <w:rsid w:val="000C337E"/>
    <w:rsid w:val="000C36B1"/>
    <w:rsid w:val="000C3886"/>
    <w:rsid w:val="000C3A9F"/>
    <w:rsid w:val="000C3AEC"/>
    <w:rsid w:val="000C4204"/>
    <w:rsid w:val="000C4BB6"/>
    <w:rsid w:val="000C63BC"/>
    <w:rsid w:val="000C6CEA"/>
    <w:rsid w:val="000D0549"/>
    <w:rsid w:val="000D1D54"/>
    <w:rsid w:val="000D1ED3"/>
    <w:rsid w:val="000D24CC"/>
    <w:rsid w:val="000D29A7"/>
    <w:rsid w:val="000D2FCF"/>
    <w:rsid w:val="000D2FFB"/>
    <w:rsid w:val="000D4D3E"/>
    <w:rsid w:val="000D558A"/>
    <w:rsid w:val="000D58C4"/>
    <w:rsid w:val="000D5DA7"/>
    <w:rsid w:val="000D61B9"/>
    <w:rsid w:val="000D6337"/>
    <w:rsid w:val="000D7042"/>
    <w:rsid w:val="000D7C0C"/>
    <w:rsid w:val="000D7DC0"/>
    <w:rsid w:val="000E143B"/>
    <w:rsid w:val="000E1A7D"/>
    <w:rsid w:val="000E1BBC"/>
    <w:rsid w:val="000E2B5C"/>
    <w:rsid w:val="000E2CF6"/>
    <w:rsid w:val="000E2D2A"/>
    <w:rsid w:val="000E3067"/>
    <w:rsid w:val="000E3A5A"/>
    <w:rsid w:val="000E426E"/>
    <w:rsid w:val="000E46E6"/>
    <w:rsid w:val="000E599F"/>
    <w:rsid w:val="000E5A7F"/>
    <w:rsid w:val="000E5A9B"/>
    <w:rsid w:val="000E6E06"/>
    <w:rsid w:val="000E79B4"/>
    <w:rsid w:val="000F1ABC"/>
    <w:rsid w:val="000F1CD7"/>
    <w:rsid w:val="000F29C9"/>
    <w:rsid w:val="000F3657"/>
    <w:rsid w:val="000F3A77"/>
    <w:rsid w:val="000F454B"/>
    <w:rsid w:val="000F476B"/>
    <w:rsid w:val="000F4DC5"/>
    <w:rsid w:val="000F6212"/>
    <w:rsid w:val="000F65E9"/>
    <w:rsid w:val="000F6937"/>
    <w:rsid w:val="00100109"/>
    <w:rsid w:val="00100964"/>
    <w:rsid w:val="001014A6"/>
    <w:rsid w:val="00101557"/>
    <w:rsid w:val="00101FE1"/>
    <w:rsid w:val="00102060"/>
    <w:rsid w:val="0010302E"/>
    <w:rsid w:val="0010376F"/>
    <w:rsid w:val="00104405"/>
    <w:rsid w:val="00105DCA"/>
    <w:rsid w:val="00105FD2"/>
    <w:rsid w:val="00106043"/>
    <w:rsid w:val="0010606F"/>
    <w:rsid w:val="001060CC"/>
    <w:rsid w:val="001065E0"/>
    <w:rsid w:val="00106E67"/>
    <w:rsid w:val="00107324"/>
    <w:rsid w:val="00107370"/>
    <w:rsid w:val="0010765D"/>
    <w:rsid w:val="00107A10"/>
    <w:rsid w:val="00107B41"/>
    <w:rsid w:val="00107C5E"/>
    <w:rsid w:val="0011000E"/>
    <w:rsid w:val="0011040C"/>
    <w:rsid w:val="001107C1"/>
    <w:rsid w:val="00110EAC"/>
    <w:rsid w:val="00110F90"/>
    <w:rsid w:val="001120C9"/>
    <w:rsid w:val="00112430"/>
    <w:rsid w:val="00112CBF"/>
    <w:rsid w:val="00113004"/>
    <w:rsid w:val="00113465"/>
    <w:rsid w:val="001135DA"/>
    <w:rsid w:val="00113703"/>
    <w:rsid w:val="00113E8B"/>
    <w:rsid w:val="00114714"/>
    <w:rsid w:val="00114716"/>
    <w:rsid w:val="00114B87"/>
    <w:rsid w:val="00114EF0"/>
    <w:rsid w:val="00116A58"/>
    <w:rsid w:val="00116B2F"/>
    <w:rsid w:val="0012003A"/>
    <w:rsid w:val="001208C3"/>
    <w:rsid w:val="001208E9"/>
    <w:rsid w:val="001215A0"/>
    <w:rsid w:val="0012211C"/>
    <w:rsid w:val="00122805"/>
    <w:rsid w:val="00122EC6"/>
    <w:rsid w:val="00126508"/>
    <w:rsid w:val="001268F4"/>
    <w:rsid w:val="00127054"/>
    <w:rsid w:val="0012738D"/>
    <w:rsid w:val="00127CDB"/>
    <w:rsid w:val="00130654"/>
    <w:rsid w:val="00133888"/>
    <w:rsid w:val="00133E3B"/>
    <w:rsid w:val="00134A16"/>
    <w:rsid w:val="00134C8B"/>
    <w:rsid w:val="00135B9C"/>
    <w:rsid w:val="00136213"/>
    <w:rsid w:val="001363AF"/>
    <w:rsid w:val="00141C09"/>
    <w:rsid w:val="0014221D"/>
    <w:rsid w:val="00142FF1"/>
    <w:rsid w:val="00143253"/>
    <w:rsid w:val="00143D71"/>
    <w:rsid w:val="00144DBB"/>
    <w:rsid w:val="00146CD4"/>
    <w:rsid w:val="0015177D"/>
    <w:rsid w:val="0015185F"/>
    <w:rsid w:val="00152C71"/>
    <w:rsid w:val="001537A6"/>
    <w:rsid w:val="00153B34"/>
    <w:rsid w:val="001553C4"/>
    <w:rsid w:val="00160746"/>
    <w:rsid w:val="00160D34"/>
    <w:rsid w:val="001613C6"/>
    <w:rsid w:val="00161437"/>
    <w:rsid w:val="00162096"/>
    <w:rsid w:val="00162F24"/>
    <w:rsid w:val="001636D6"/>
    <w:rsid w:val="00163884"/>
    <w:rsid w:val="001648E1"/>
    <w:rsid w:val="00165FCD"/>
    <w:rsid w:val="0016613B"/>
    <w:rsid w:val="0016614B"/>
    <w:rsid w:val="001665B7"/>
    <w:rsid w:val="00166B1E"/>
    <w:rsid w:val="00166CB0"/>
    <w:rsid w:val="00166DE7"/>
    <w:rsid w:val="00166EBB"/>
    <w:rsid w:val="001673EF"/>
    <w:rsid w:val="00167B61"/>
    <w:rsid w:val="00167C74"/>
    <w:rsid w:val="00167E60"/>
    <w:rsid w:val="00170ECF"/>
    <w:rsid w:val="001712F5"/>
    <w:rsid w:val="00171C0B"/>
    <w:rsid w:val="00172136"/>
    <w:rsid w:val="00173160"/>
    <w:rsid w:val="0017358A"/>
    <w:rsid w:val="00173D4B"/>
    <w:rsid w:val="00174896"/>
    <w:rsid w:val="00174A13"/>
    <w:rsid w:val="00175E71"/>
    <w:rsid w:val="0017707C"/>
    <w:rsid w:val="00177C8E"/>
    <w:rsid w:val="00180256"/>
    <w:rsid w:val="001813C9"/>
    <w:rsid w:val="00181D50"/>
    <w:rsid w:val="00181FBA"/>
    <w:rsid w:val="00182D7C"/>
    <w:rsid w:val="0018300F"/>
    <w:rsid w:val="001834FB"/>
    <w:rsid w:val="001843B6"/>
    <w:rsid w:val="00184D88"/>
    <w:rsid w:val="00184E3A"/>
    <w:rsid w:val="001865FE"/>
    <w:rsid w:val="00190333"/>
    <w:rsid w:val="001918A8"/>
    <w:rsid w:val="00192162"/>
    <w:rsid w:val="0019297A"/>
    <w:rsid w:val="001929F7"/>
    <w:rsid w:val="00192A8B"/>
    <w:rsid w:val="00193105"/>
    <w:rsid w:val="0019358D"/>
    <w:rsid w:val="00193682"/>
    <w:rsid w:val="001956A2"/>
    <w:rsid w:val="0019650E"/>
    <w:rsid w:val="00196CF1"/>
    <w:rsid w:val="001A1E52"/>
    <w:rsid w:val="001A3220"/>
    <w:rsid w:val="001A44DA"/>
    <w:rsid w:val="001A4552"/>
    <w:rsid w:val="001A45C8"/>
    <w:rsid w:val="001A50FE"/>
    <w:rsid w:val="001A5514"/>
    <w:rsid w:val="001A6A30"/>
    <w:rsid w:val="001A7DEB"/>
    <w:rsid w:val="001B0009"/>
    <w:rsid w:val="001B0D34"/>
    <w:rsid w:val="001B1599"/>
    <w:rsid w:val="001B163D"/>
    <w:rsid w:val="001B1A82"/>
    <w:rsid w:val="001B2779"/>
    <w:rsid w:val="001B2B94"/>
    <w:rsid w:val="001B44F9"/>
    <w:rsid w:val="001B4880"/>
    <w:rsid w:val="001B4E0B"/>
    <w:rsid w:val="001B573A"/>
    <w:rsid w:val="001B5C67"/>
    <w:rsid w:val="001B70A3"/>
    <w:rsid w:val="001C0DBF"/>
    <w:rsid w:val="001C0E09"/>
    <w:rsid w:val="001C1403"/>
    <w:rsid w:val="001C1697"/>
    <w:rsid w:val="001C20F2"/>
    <w:rsid w:val="001C428E"/>
    <w:rsid w:val="001C5C5B"/>
    <w:rsid w:val="001C5DC0"/>
    <w:rsid w:val="001C5EB9"/>
    <w:rsid w:val="001C6523"/>
    <w:rsid w:val="001D0068"/>
    <w:rsid w:val="001D0B96"/>
    <w:rsid w:val="001D0E84"/>
    <w:rsid w:val="001D17AC"/>
    <w:rsid w:val="001D1D7E"/>
    <w:rsid w:val="001D27CE"/>
    <w:rsid w:val="001D3394"/>
    <w:rsid w:val="001D3484"/>
    <w:rsid w:val="001D4246"/>
    <w:rsid w:val="001D4871"/>
    <w:rsid w:val="001D631B"/>
    <w:rsid w:val="001D6546"/>
    <w:rsid w:val="001D6C56"/>
    <w:rsid w:val="001D73F1"/>
    <w:rsid w:val="001D780D"/>
    <w:rsid w:val="001D78E0"/>
    <w:rsid w:val="001E0E0B"/>
    <w:rsid w:val="001E2241"/>
    <w:rsid w:val="001E3036"/>
    <w:rsid w:val="001E3E47"/>
    <w:rsid w:val="001E4A4F"/>
    <w:rsid w:val="001E4BD7"/>
    <w:rsid w:val="001E4C9A"/>
    <w:rsid w:val="001E650F"/>
    <w:rsid w:val="001E701D"/>
    <w:rsid w:val="001E7C7F"/>
    <w:rsid w:val="001F0E64"/>
    <w:rsid w:val="001F1A2A"/>
    <w:rsid w:val="001F1AC4"/>
    <w:rsid w:val="001F1B19"/>
    <w:rsid w:val="001F2C1F"/>
    <w:rsid w:val="001F3209"/>
    <w:rsid w:val="001F32F9"/>
    <w:rsid w:val="001F35CB"/>
    <w:rsid w:val="001F427D"/>
    <w:rsid w:val="001F4BD5"/>
    <w:rsid w:val="001F5453"/>
    <w:rsid w:val="001F6425"/>
    <w:rsid w:val="001F660E"/>
    <w:rsid w:val="001F6EE5"/>
    <w:rsid w:val="001F7C9A"/>
    <w:rsid w:val="002009E5"/>
    <w:rsid w:val="00201551"/>
    <w:rsid w:val="002024F3"/>
    <w:rsid w:val="00202D37"/>
    <w:rsid w:val="00203B98"/>
    <w:rsid w:val="00203F92"/>
    <w:rsid w:val="0020413E"/>
    <w:rsid w:val="0020543B"/>
    <w:rsid w:val="00205721"/>
    <w:rsid w:val="002062D3"/>
    <w:rsid w:val="0020734B"/>
    <w:rsid w:val="00210A48"/>
    <w:rsid w:val="00210A7E"/>
    <w:rsid w:val="00211614"/>
    <w:rsid w:val="002118E3"/>
    <w:rsid w:val="002124B3"/>
    <w:rsid w:val="0021253F"/>
    <w:rsid w:val="00212679"/>
    <w:rsid w:val="002127CE"/>
    <w:rsid w:val="0021315E"/>
    <w:rsid w:val="00213C43"/>
    <w:rsid w:val="00213C76"/>
    <w:rsid w:val="00213CBE"/>
    <w:rsid w:val="00213D6E"/>
    <w:rsid w:val="002142E7"/>
    <w:rsid w:val="002146E8"/>
    <w:rsid w:val="002149C6"/>
    <w:rsid w:val="00215ADE"/>
    <w:rsid w:val="0021686F"/>
    <w:rsid w:val="00216B68"/>
    <w:rsid w:val="00216F80"/>
    <w:rsid w:val="002205AB"/>
    <w:rsid w:val="00220D64"/>
    <w:rsid w:val="00222434"/>
    <w:rsid w:val="00222480"/>
    <w:rsid w:val="002226DF"/>
    <w:rsid w:val="00223250"/>
    <w:rsid w:val="00223289"/>
    <w:rsid w:val="002233F1"/>
    <w:rsid w:val="002249FE"/>
    <w:rsid w:val="00225C77"/>
    <w:rsid w:val="002263B1"/>
    <w:rsid w:val="00226E02"/>
    <w:rsid w:val="00226F13"/>
    <w:rsid w:val="00227354"/>
    <w:rsid w:val="00227F8E"/>
    <w:rsid w:val="00230831"/>
    <w:rsid w:val="0023275E"/>
    <w:rsid w:val="00232D3C"/>
    <w:rsid w:val="00233814"/>
    <w:rsid w:val="0023447E"/>
    <w:rsid w:val="0023598C"/>
    <w:rsid w:val="002359DC"/>
    <w:rsid w:val="00236238"/>
    <w:rsid w:val="0023657C"/>
    <w:rsid w:val="00236FDF"/>
    <w:rsid w:val="00237A55"/>
    <w:rsid w:val="00237B65"/>
    <w:rsid w:val="002414DA"/>
    <w:rsid w:val="002419BE"/>
    <w:rsid w:val="00241A57"/>
    <w:rsid w:val="0024258B"/>
    <w:rsid w:val="00242693"/>
    <w:rsid w:val="0024290A"/>
    <w:rsid w:val="00242E7D"/>
    <w:rsid w:val="002430CE"/>
    <w:rsid w:val="002430FB"/>
    <w:rsid w:val="002433B0"/>
    <w:rsid w:val="002438C3"/>
    <w:rsid w:val="00244269"/>
    <w:rsid w:val="00244D77"/>
    <w:rsid w:val="0024538E"/>
    <w:rsid w:val="0024690B"/>
    <w:rsid w:val="00246F26"/>
    <w:rsid w:val="0025048E"/>
    <w:rsid w:val="00250C97"/>
    <w:rsid w:val="00251C44"/>
    <w:rsid w:val="00251EFD"/>
    <w:rsid w:val="0025249E"/>
    <w:rsid w:val="00252B49"/>
    <w:rsid w:val="002538A0"/>
    <w:rsid w:val="002538B1"/>
    <w:rsid w:val="0025445B"/>
    <w:rsid w:val="002546A9"/>
    <w:rsid w:val="002549E8"/>
    <w:rsid w:val="00257269"/>
    <w:rsid w:val="00257F57"/>
    <w:rsid w:val="00260009"/>
    <w:rsid w:val="002607DB"/>
    <w:rsid w:val="002609B2"/>
    <w:rsid w:val="002609CA"/>
    <w:rsid w:val="00260E0F"/>
    <w:rsid w:val="00261090"/>
    <w:rsid w:val="00261FA8"/>
    <w:rsid w:val="0026264D"/>
    <w:rsid w:val="00262A0C"/>
    <w:rsid w:val="00262C1D"/>
    <w:rsid w:val="0026362B"/>
    <w:rsid w:val="00264318"/>
    <w:rsid w:val="002645B0"/>
    <w:rsid w:val="002646FF"/>
    <w:rsid w:val="002657C0"/>
    <w:rsid w:val="00265C92"/>
    <w:rsid w:val="002662B6"/>
    <w:rsid w:val="00266B9D"/>
    <w:rsid w:val="00271237"/>
    <w:rsid w:val="002717A3"/>
    <w:rsid w:val="002725B1"/>
    <w:rsid w:val="00274438"/>
    <w:rsid w:val="00274602"/>
    <w:rsid w:val="00274D31"/>
    <w:rsid w:val="0027584C"/>
    <w:rsid w:val="00275C03"/>
    <w:rsid w:val="0027603F"/>
    <w:rsid w:val="00276C43"/>
    <w:rsid w:val="00276D03"/>
    <w:rsid w:val="00276D54"/>
    <w:rsid w:val="00276FDB"/>
    <w:rsid w:val="0028072E"/>
    <w:rsid w:val="00282600"/>
    <w:rsid w:val="00282DA3"/>
    <w:rsid w:val="00283484"/>
    <w:rsid w:val="00283720"/>
    <w:rsid w:val="00283FD0"/>
    <w:rsid w:val="00284EE3"/>
    <w:rsid w:val="00285D89"/>
    <w:rsid w:val="0028680D"/>
    <w:rsid w:val="00286DD5"/>
    <w:rsid w:val="0029058A"/>
    <w:rsid w:val="00290FEB"/>
    <w:rsid w:val="0029164A"/>
    <w:rsid w:val="0029165D"/>
    <w:rsid w:val="002919C4"/>
    <w:rsid w:val="002928D4"/>
    <w:rsid w:val="00293551"/>
    <w:rsid w:val="002937C3"/>
    <w:rsid w:val="00293E1A"/>
    <w:rsid w:val="00296458"/>
    <w:rsid w:val="002964A6"/>
    <w:rsid w:val="002A07CD"/>
    <w:rsid w:val="002A1083"/>
    <w:rsid w:val="002A15CF"/>
    <w:rsid w:val="002A1870"/>
    <w:rsid w:val="002A20EF"/>
    <w:rsid w:val="002A2537"/>
    <w:rsid w:val="002A26A2"/>
    <w:rsid w:val="002A2C13"/>
    <w:rsid w:val="002A312B"/>
    <w:rsid w:val="002A3506"/>
    <w:rsid w:val="002A3C24"/>
    <w:rsid w:val="002A3C33"/>
    <w:rsid w:val="002A4D57"/>
    <w:rsid w:val="002A4F97"/>
    <w:rsid w:val="002A5492"/>
    <w:rsid w:val="002A6A58"/>
    <w:rsid w:val="002A752D"/>
    <w:rsid w:val="002A7709"/>
    <w:rsid w:val="002A7E05"/>
    <w:rsid w:val="002B1595"/>
    <w:rsid w:val="002B18F5"/>
    <w:rsid w:val="002B1B14"/>
    <w:rsid w:val="002B1B37"/>
    <w:rsid w:val="002B1EBB"/>
    <w:rsid w:val="002B2471"/>
    <w:rsid w:val="002B2D86"/>
    <w:rsid w:val="002B4CAE"/>
    <w:rsid w:val="002B5148"/>
    <w:rsid w:val="002B5CE4"/>
    <w:rsid w:val="002B7DD1"/>
    <w:rsid w:val="002B7F5C"/>
    <w:rsid w:val="002C0386"/>
    <w:rsid w:val="002C0CCD"/>
    <w:rsid w:val="002C1147"/>
    <w:rsid w:val="002C12D7"/>
    <w:rsid w:val="002C15A2"/>
    <w:rsid w:val="002C171E"/>
    <w:rsid w:val="002C19E5"/>
    <w:rsid w:val="002C1B00"/>
    <w:rsid w:val="002C1F56"/>
    <w:rsid w:val="002C284A"/>
    <w:rsid w:val="002C3D47"/>
    <w:rsid w:val="002C4843"/>
    <w:rsid w:val="002C4CD9"/>
    <w:rsid w:val="002C517F"/>
    <w:rsid w:val="002C6122"/>
    <w:rsid w:val="002C630D"/>
    <w:rsid w:val="002C669C"/>
    <w:rsid w:val="002C6FFF"/>
    <w:rsid w:val="002C792C"/>
    <w:rsid w:val="002C7AF0"/>
    <w:rsid w:val="002D2236"/>
    <w:rsid w:val="002D25D4"/>
    <w:rsid w:val="002D2702"/>
    <w:rsid w:val="002D296F"/>
    <w:rsid w:val="002D36A7"/>
    <w:rsid w:val="002D3A9C"/>
    <w:rsid w:val="002D4407"/>
    <w:rsid w:val="002D5B37"/>
    <w:rsid w:val="002D7053"/>
    <w:rsid w:val="002D7ECA"/>
    <w:rsid w:val="002E0338"/>
    <w:rsid w:val="002E20A4"/>
    <w:rsid w:val="002E2DD3"/>
    <w:rsid w:val="002E3ECC"/>
    <w:rsid w:val="002E424D"/>
    <w:rsid w:val="002E5396"/>
    <w:rsid w:val="002E567D"/>
    <w:rsid w:val="002E6360"/>
    <w:rsid w:val="002E70A3"/>
    <w:rsid w:val="002E7C8B"/>
    <w:rsid w:val="002F05B0"/>
    <w:rsid w:val="002F1FFE"/>
    <w:rsid w:val="002F234B"/>
    <w:rsid w:val="002F2E0A"/>
    <w:rsid w:val="002F45B3"/>
    <w:rsid w:val="002F5374"/>
    <w:rsid w:val="002F6569"/>
    <w:rsid w:val="002F7E88"/>
    <w:rsid w:val="00300174"/>
    <w:rsid w:val="00300251"/>
    <w:rsid w:val="00300D07"/>
    <w:rsid w:val="00300FE2"/>
    <w:rsid w:val="003013AA"/>
    <w:rsid w:val="003013D4"/>
    <w:rsid w:val="0030267D"/>
    <w:rsid w:val="00302E6A"/>
    <w:rsid w:val="00303B88"/>
    <w:rsid w:val="00303F11"/>
    <w:rsid w:val="00305AA7"/>
    <w:rsid w:val="003068E4"/>
    <w:rsid w:val="003077BB"/>
    <w:rsid w:val="00307B48"/>
    <w:rsid w:val="00307B95"/>
    <w:rsid w:val="003102F8"/>
    <w:rsid w:val="003118C8"/>
    <w:rsid w:val="003120AC"/>
    <w:rsid w:val="0031286E"/>
    <w:rsid w:val="00313268"/>
    <w:rsid w:val="003132D5"/>
    <w:rsid w:val="00313796"/>
    <w:rsid w:val="003141AA"/>
    <w:rsid w:val="00314BAD"/>
    <w:rsid w:val="00314E74"/>
    <w:rsid w:val="0031504C"/>
    <w:rsid w:val="0031505C"/>
    <w:rsid w:val="003165A8"/>
    <w:rsid w:val="0031690D"/>
    <w:rsid w:val="00316DA6"/>
    <w:rsid w:val="00320ED0"/>
    <w:rsid w:val="00321E5B"/>
    <w:rsid w:val="00323031"/>
    <w:rsid w:val="003230BC"/>
    <w:rsid w:val="003238C6"/>
    <w:rsid w:val="003248A0"/>
    <w:rsid w:val="0032652A"/>
    <w:rsid w:val="00326D17"/>
    <w:rsid w:val="00327F89"/>
    <w:rsid w:val="00330C7C"/>
    <w:rsid w:val="00330FE4"/>
    <w:rsid w:val="003317D0"/>
    <w:rsid w:val="00331C66"/>
    <w:rsid w:val="00331E1A"/>
    <w:rsid w:val="00332552"/>
    <w:rsid w:val="00332C31"/>
    <w:rsid w:val="00332CA4"/>
    <w:rsid w:val="00332EAE"/>
    <w:rsid w:val="003330EE"/>
    <w:rsid w:val="003336FC"/>
    <w:rsid w:val="003341B7"/>
    <w:rsid w:val="00334798"/>
    <w:rsid w:val="00334CEC"/>
    <w:rsid w:val="00336FAB"/>
    <w:rsid w:val="0033751F"/>
    <w:rsid w:val="003409F4"/>
    <w:rsid w:val="00341316"/>
    <w:rsid w:val="00342106"/>
    <w:rsid w:val="0034239E"/>
    <w:rsid w:val="003428F4"/>
    <w:rsid w:val="00343A0A"/>
    <w:rsid w:val="003452A6"/>
    <w:rsid w:val="003457CE"/>
    <w:rsid w:val="00345934"/>
    <w:rsid w:val="003461EC"/>
    <w:rsid w:val="00347045"/>
    <w:rsid w:val="00347780"/>
    <w:rsid w:val="00347F8F"/>
    <w:rsid w:val="003500A0"/>
    <w:rsid w:val="0035128D"/>
    <w:rsid w:val="00351483"/>
    <w:rsid w:val="003526B6"/>
    <w:rsid w:val="00354144"/>
    <w:rsid w:val="00354C3E"/>
    <w:rsid w:val="00354E64"/>
    <w:rsid w:val="003551B5"/>
    <w:rsid w:val="00355A89"/>
    <w:rsid w:val="00356B0A"/>
    <w:rsid w:val="00356CEE"/>
    <w:rsid w:val="00357FB4"/>
    <w:rsid w:val="003601EA"/>
    <w:rsid w:val="003606D7"/>
    <w:rsid w:val="0036136A"/>
    <w:rsid w:val="00361A1F"/>
    <w:rsid w:val="00362EFD"/>
    <w:rsid w:val="00362FA1"/>
    <w:rsid w:val="0036427D"/>
    <w:rsid w:val="00364CF8"/>
    <w:rsid w:val="00365480"/>
    <w:rsid w:val="0036580F"/>
    <w:rsid w:val="0036638D"/>
    <w:rsid w:val="003666C7"/>
    <w:rsid w:val="00370B93"/>
    <w:rsid w:val="00371046"/>
    <w:rsid w:val="00371288"/>
    <w:rsid w:val="00372879"/>
    <w:rsid w:val="00372C22"/>
    <w:rsid w:val="0037331E"/>
    <w:rsid w:val="00373329"/>
    <w:rsid w:val="00373E5C"/>
    <w:rsid w:val="0037491F"/>
    <w:rsid w:val="00375113"/>
    <w:rsid w:val="0037566C"/>
    <w:rsid w:val="0037750D"/>
    <w:rsid w:val="00377D31"/>
    <w:rsid w:val="00380C01"/>
    <w:rsid w:val="00381097"/>
    <w:rsid w:val="003811C4"/>
    <w:rsid w:val="00381292"/>
    <w:rsid w:val="003821F2"/>
    <w:rsid w:val="003824BD"/>
    <w:rsid w:val="00383000"/>
    <w:rsid w:val="00383281"/>
    <w:rsid w:val="003841E2"/>
    <w:rsid w:val="003853C3"/>
    <w:rsid w:val="0038557A"/>
    <w:rsid w:val="00385E8F"/>
    <w:rsid w:val="00386669"/>
    <w:rsid w:val="003866AA"/>
    <w:rsid w:val="00387FD7"/>
    <w:rsid w:val="00387FDE"/>
    <w:rsid w:val="0039027A"/>
    <w:rsid w:val="00392348"/>
    <w:rsid w:val="00392660"/>
    <w:rsid w:val="003928D4"/>
    <w:rsid w:val="00392FC1"/>
    <w:rsid w:val="0039303F"/>
    <w:rsid w:val="003930C8"/>
    <w:rsid w:val="00393C57"/>
    <w:rsid w:val="0039593E"/>
    <w:rsid w:val="003961F2"/>
    <w:rsid w:val="0039665B"/>
    <w:rsid w:val="003969DA"/>
    <w:rsid w:val="00397506"/>
    <w:rsid w:val="00397704"/>
    <w:rsid w:val="00397835"/>
    <w:rsid w:val="003A061C"/>
    <w:rsid w:val="003A0A04"/>
    <w:rsid w:val="003A0B46"/>
    <w:rsid w:val="003A0E78"/>
    <w:rsid w:val="003A1E56"/>
    <w:rsid w:val="003A2070"/>
    <w:rsid w:val="003A2397"/>
    <w:rsid w:val="003A242B"/>
    <w:rsid w:val="003A3455"/>
    <w:rsid w:val="003A391A"/>
    <w:rsid w:val="003A3C2E"/>
    <w:rsid w:val="003A4FB4"/>
    <w:rsid w:val="003A52C4"/>
    <w:rsid w:val="003A55CF"/>
    <w:rsid w:val="003A5BBD"/>
    <w:rsid w:val="003A68FF"/>
    <w:rsid w:val="003A6B6B"/>
    <w:rsid w:val="003A7120"/>
    <w:rsid w:val="003A75D1"/>
    <w:rsid w:val="003A7FF0"/>
    <w:rsid w:val="003B078C"/>
    <w:rsid w:val="003B250B"/>
    <w:rsid w:val="003B2853"/>
    <w:rsid w:val="003B41CB"/>
    <w:rsid w:val="003B4CE7"/>
    <w:rsid w:val="003B5D4A"/>
    <w:rsid w:val="003B7829"/>
    <w:rsid w:val="003C152A"/>
    <w:rsid w:val="003C191E"/>
    <w:rsid w:val="003C206A"/>
    <w:rsid w:val="003C2444"/>
    <w:rsid w:val="003C2558"/>
    <w:rsid w:val="003C27DA"/>
    <w:rsid w:val="003C29A4"/>
    <w:rsid w:val="003C3380"/>
    <w:rsid w:val="003C392B"/>
    <w:rsid w:val="003C3C83"/>
    <w:rsid w:val="003C4AE8"/>
    <w:rsid w:val="003C5677"/>
    <w:rsid w:val="003C5C8D"/>
    <w:rsid w:val="003C69EC"/>
    <w:rsid w:val="003C7814"/>
    <w:rsid w:val="003C7BEA"/>
    <w:rsid w:val="003D0349"/>
    <w:rsid w:val="003D03EF"/>
    <w:rsid w:val="003D0718"/>
    <w:rsid w:val="003D0CB5"/>
    <w:rsid w:val="003D1342"/>
    <w:rsid w:val="003D30C8"/>
    <w:rsid w:val="003D333C"/>
    <w:rsid w:val="003D3505"/>
    <w:rsid w:val="003D4BF7"/>
    <w:rsid w:val="003D5288"/>
    <w:rsid w:val="003D5D30"/>
    <w:rsid w:val="003D63DB"/>
    <w:rsid w:val="003D720A"/>
    <w:rsid w:val="003D75C8"/>
    <w:rsid w:val="003E053B"/>
    <w:rsid w:val="003E058C"/>
    <w:rsid w:val="003E1125"/>
    <w:rsid w:val="003E2481"/>
    <w:rsid w:val="003E39EA"/>
    <w:rsid w:val="003E3CBC"/>
    <w:rsid w:val="003E3D27"/>
    <w:rsid w:val="003E45E6"/>
    <w:rsid w:val="003E4CA3"/>
    <w:rsid w:val="003E5281"/>
    <w:rsid w:val="003E551A"/>
    <w:rsid w:val="003E60D8"/>
    <w:rsid w:val="003E6D8D"/>
    <w:rsid w:val="003E7A49"/>
    <w:rsid w:val="003E7C10"/>
    <w:rsid w:val="003F0D43"/>
    <w:rsid w:val="003F1092"/>
    <w:rsid w:val="003F15FE"/>
    <w:rsid w:val="003F2BA5"/>
    <w:rsid w:val="003F35B8"/>
    <w:rsid w:val="003F3AED"/>
    <w:rsid w:val="003F3B2C"/>
    <w:rsid w:val="003F4043"/>
    <w:rsid w:val="003F40A2"/>
    <w:rsid w:val="003F43DB"/>
    <w:rsid w:val="003F5FAA"/>
    <w:rsid w:val="003F6913"/>
    <w:rsid w:val="003F7C3A"/>
    <w:rsid w:val="0040044E"/>
    <w:rsid w:val="0040087F"/>
    <w:rsid w:val="004008BB"/>
    <w:rsid w:val="0040129F"/>
    <w:rsid w:val="004014B5"/>
    <w:rsid w:val="004014FA"/>
    <w:rsid w:val="004024FD"/>
    <w:rsid w:val="00402733"/>
    <w:rsid w:val="004036DF"/>
    <w:rsid w:val="00403D2E"/>
    <w:rsid w:val="00404508"/>
    <w:rsid w:val="004049A1"/>
    <w:rsid w:val="00405E79"/>
    <w:rsid w:val="00406A51"/>
    <w:rsid w:val="00406E55"/>
    <w:rsid w:val="00407690"/>
    <w:rsid w:val="00410220"/>
    <w:rsid w:val="0041103D"/>
    <w:rsid w:val="004114F3"/>
    <w:rsid w:val="00411994"/>
    <w:rsid w:val="00411DDF"/>
    <w:rsid w:val="004125BD"/>
    <w:rsid w:val="00414F6A"/>
    <w:rsid w:val="0041628F"/>
    <w:rsid w:val="00416CD2"/>
    <w:rsid w:val="00416DCB"/>
    <w:rsid w:val="00417BD6"/>
    <w:rsid w:val="00420622"/>
    <w:rsid w:val="00420D9A"/>
    <w:rsid w:val="00422FDA"/>
    <w:rsid w:val="004239D2"/>
    <w:rsid w:val="004246B0"/>
    <w:rsid w:val="00424790"/>
    <w:rsid w:val="00424DA4"/>
    <w:rsid w:val="0042635C"/>
    <w:rsid w:val="004263AE"/>
    <w:rsid w:val="00427346"/>
    <w:rsid w:val="0043016B"/>
    <w:rsid w:val="004302DA"/>
    <w:rsid w:val="0043096C"/>
    <w:rsid w:val="004316C8"/>
    <w:rsid w:val="00431814"/>
    <w:rsid w:val="004334CE"/>
    <w:rsid w:val="004339D0"/>
    <w:rsid w:val="00433E2C"/>
    <w:rsid w:val="004343BD"/>
    <w:rsid w:val="00434913"/>
    <w:rsid w:val="004349AA"/>
    <w:rsid w:val="004349C8"/>
    <w:rsid w:val="0043532C"/>
    <w:rsid w:val="00436249"/>
    <w:rsid w:val="004363BD"/>
    <w:rsid w:val="00436A8F"/>
    <w:rsid w:val="00437C6C"/>
    <w:rsid w:val="00437EBC"/>
    <w:rsid w:val="0044001E"/>
    <w:rsid w:val="00440D0B"/>
    <w:rsid w:val="00441253"/>
    <w:rsid w:val="004415ED"/>
    <w:rsid w:val="00441B33"/>
    <w:rsid w:val="00442529"/>
    <w:rsid w:val="00444060"/>
    <w:rsid w:val="00444FBE"/>
    <w:rsid w:val="00445005"/>
    <w:rsid w:val="0044539B"/>
    <w:rsid w:val="00445D7D"/>
    <w:rsid w:val="004469D8"/>
    <w:rsid w:val="00450672"/>
    <w:rsid w:val="00450DB9"/>
    <w:rsid w:val="00450F32"/>
    <w:rsid w:val="004516D7"/>
    <w:rsid w:val="00451B3C"/>
    <w:rsid w:val="004529EE"/>
    <w:rsid w:val="00452D3E"/>
    <w:rsid w:val="00452E27"/>
    <w:rsid w:val="0045301E"/>
    <w:rsid w:val="00453FB7"/>
    <w:rsid w:val="00454138"/>
    <w:rsid w:val="004541B2"/>
    <w:rsid w:val="00454E8E"/>
    <w:rsid w:val="004552D6"/>
    <w:rsid w:val="00455AC9"/>
    <w:rsid w:val="004567A9"/>
    <w:rsid w:val="0045720A"/>
    <w:rsid w:val="004574EF"/>
    <w:rsid w:val="00460C0F"/>
    <w:rsid w:val="00461AF7"/>
    <w:rsid w:val="00462121"/>
    <w:rsid w:val="00462354"/>
    <w:rsid w:val="004632B8"/>
    <w:rsid w:val="00463568"/>
    <w:rsid w:val="00463A72"/>
    <w:rsid w:val="0046421E"/>
    <w:rsid w:val="00464342"/>
    <w:rsid w:val="00466115"/>
    <w:rsid w:val="00467596"/>
    <w:rsid w:val="004675E1"/>
    <w:rsid w:val="00467844"/>
    <w:rsid w:val="00467F34"/>
    <w:rsid w:val="00471B46"/>
    <w:rsid w:val="00472A80"/>
    <w:rsid w:val="00473744"/>
    <w:rsid w:val="00473E9B"/>
    <w:rsid w:val="00473EFF"/>
    <w:rsid w:val="0047400A"/>
    <w:rsid w:val="0047468C"/>
    <w:rsid w:val="00474B1D"/>
    <w:rsid w:val="004755AF"/>
    <w:rsid w:val="00476147"/>
    <w:rsid w:val="00477120"/>
    <w:rsid w:val="00480783"/>
    <w:rsid w:val="00480796"/>
    <w:rsid w:val="00480889"/>
    <w:rsid w:val="004813C3"/>
    <w:rsid w:val="00481EBC"/>
    <w:rsid w:val="00481EF1"/>
    <w:rsid w:val="004831F8"/>
    <w:rsid w:val="00483252"/>
    <w:rsid w:val="00484023"/>
    <w:rsid w:val="004858C3"/>
    <w:rsid w:val="00486478"/>
    <w:rsid w:val="00486806"/>
    <w:rsid w:val="00486F29"/>
    <w:rsid w:val="00487BA5"/>
    <w:rsid w:val="00487C79"/>
    <w:rsid w:val="00490576"/>
    <w:rsid w:val="004917CE"/>
    <w:rsid w:val="004919FF"/>
    <w:rsid w:val="00491CF8"/>
    <w:rsid w:val="00492D8A"/>
    <w:rsid w:val="0049338C"/>
    <w:rsid w:val="004939BD"/>
    <w:rsid w:val="00494F94"/>
    <w:rsid w:val="004951C4"/>
    <w:rsid w:val="004961FB"/>
    <w:rsid w:val="0049641D"/>
    <w:rsid w:val="0049648B"/>
    <w:rsid w:val="004966B8"/>
    <w:rsid w:val="00497960"/>
    <w:rsid w:val="004A0011"/>
    <w:rsid w:val="004A0528"/>
    <w:rsid w:val="004A0564"/>
    <w:rsid w:val="004A0567"/>
    <w:rsid w:val="004A162D"/>
    <w:rsid w:val="004A22EB"/>
    <w:rsid w:val="004A261F"/>
    <w:rsid w:val="004A31AC"/>
    <w:rsid w:val="004A4C87"/>
    <w:rsid w:val="004A5D2B"/>
    <w:rsid w:val="004A73D1"/>
    <w:rsid w:val="004A7E72"/>
    <w:rsid w:val="004A7ED4"/>
    <w:rsid w:val="004B1446"/>
    <w:rsid w:val="004B1E70"/>
    <w:rsid w:val="004B2378"/>
    <w:rsid w:val="004B3FC5"/>
    <w:rsid w:val="004B4145"/>
    <w:rsid w:val="004B43DA"/>
    <w:rsid w:val="004B4634"/>
    <w:rsid w:val="004B4D48"/>
    <w:rsid w:val="004B4F03"/>
    <w:rsid w:val="004B54A5"/>
    <w:rsid w:val="004B5CFE"/>
    <w:rsid w:val="004B695E"/>
    <w:rsid w:val="004C03FA"/>
    <w:rsid w:val="004C0E7B"/>
    <w:rsid w:val="004C208C"/>
    <w:rsid w:val="004C336F"/>
    <w:rsid w:val="004C35AB"/>
    <w:rsid w:val="004C3AD3"/>
    <w:rsid w:val="004C51A9"/>
    <w:rsid w:val="004C5CB1"/>
    <w:rsid w:val="004C5DF8"/>
    <w:rsid w:val="004C6CB0"/>
    <w:rsid w:val="004C6F2C"/>
    <w:rsid w:val="004D0D9F"/>
    <w:rsid w:val="004D0F1A"/>
    <w:rsid w:val="004D16EF"/>
    <w:rsid w:val="004D1FB6"/>
    <w:rsid w:val="004D2956"/>
    <w:rsid w:val="004D2C5C"/>
    <w:rsid w:val="004D2DEB"/>
    <w:rsid w:val="004D2FF5"/>
    <w:rsid w:val="004D3210"/>
    <w:rsid w:val="004D33B9"/>
    <w:rsid w:val="004D38AD"/>
    <w:rsid w:val="004D41BB"/>
    <w:rsid w:val="004D4954"/>
    <w:rsid w:val="004D7013"/>
    <w:rsid w:val="004E0ADD"/>
    <w:rsid w:val="004E12C2"/>
    <w:rsid w:val="004E25A0"/>
    <w:rsid w:val="004E2D98"/>
    <w:rsid w:val="004E3617"/>
    <w:rsid w:val="004E40C3"/>
    <w:rsid w:val="004E4787"/>
    <w:rsid w:val="004E5B33"/>
    <w:rsid w:val="004E5E59"/>
    <w:rsid w:val="004E65A8"/>
    <w:rsid w:val="004E6ABA"/>
    <w:rsid w:val="004F026B"/>
    <w:rsid w:val="004F0844"/>
    <w:rsid w:val="004F094A"/>
    <w:rsid w:val="004F24C4"/>
    <w:rsid w:val="004F2E8B"/>
    <w:rsid w:val="004F39A4"/>
    <w:rsid w:val="004F3E4D"/>
    <w:rsid w:val="004F3E66"/>
    <w:rsid w:val="004F3EEB"/>
    <w:rsid w:val="004F4658"/>
    <w:rsid w:val="004F4B9A"/>
    <w:rsid w:val="004F5199"/>
    <w:rsid w:val="004F6082"/>
    <w:rsid w:val="004F70A4"/>
    <w:rsid w:val="004F7A5B"/>
    <w:rsid w:val="00500144"/>
    <w:rsid w:val="00502B30"/>
    <w:rsid w:val="00502FC9"/>
    <w:rsid w:val="00503F56"/>
    <w:rsid w:val="005048B5"/>
    <w:rsid w:val="00504D82"/>
    <w:rsid w:val="00505239"/>
    <w:rsid w:val="00505519"/>
    <w:rsid w:val="00506657"/>
    <w:rsid w:val="005068F2"/>
    <w:rsid w:val="005108AC"/>
    <w:rsid w:val="00511452"/>
    <w:rsid w:val="00511A24"/>
    <w:rsid w:val="00512113"/>
    <w:rsid w:val="0051356D"/>
    <w:rsid w:val="005157D5"/>
    <w:rsid w:val="00515FD9"/>
    <w:rsid w:val="005164F6"/>
    <w:rsid w:val="00517900"/>
    <w:rsid w:val="00517EC0"/>
    <w:rsid w:val="0052011E"/>
    <w:rsid w:val="00521795"/>
    <w:rsid w:val="00522AE8"/>
    <w:rsid w:val="0052308F"/>
    <w:rsid w:val="00523B5B"/>
    <w:rsid w:val="0052494B"/>
    <w:rsid w:val="00525445"/>
    <w:rsid w:val="00525DE1"/>
    <w:rsid w:val="005265E1"/>
    <w:rsid w:val="0052739F"/>
    <w:rsid w:val="0052747C"/>
    <w:rsid w:val="005274BC"/>
    <w:rsid w:val="00530157"/>
    <w:rsid w:val="00530F8E"/>
    <w:rsid w:val="005313B6"/>
    <w:rsid w:val="005314A2"/>
    <w:rsid w:val="0053268D"/>
    <w:rsid w:val="00532DC0"/>
    <w:rsid w:val="00532FC9"/>
    <w:rsid w:val="00534A09"/>
    <w:rsid w:val="00534C91"/>
    <w:rsid w:val="00534EED"/>
    <w:rsid w:val="00534F2F"/>
    <w:rsid w:val="00535260"/>
    <w:rsid w:val="00535BF0"/>
    <w:rsid w:val="00536554"/>
    <w:rsid w:val="005365EE"/>
    <w:rsid w:val="00536609"/>
    <w:rsid w:val="00536642"/>
    <w:rsid w:val="005376DA"/>
    <w:rsid w:val="005379C0"/>
    <w:rsid w:val="005407B4"/>
    <w:rsid w:val="00540B85"/>
    <w:rsid w:val="005414A1"/>
    <w:rsid w:val="005417E3"/>
    <w:rsid w:val="0054184D"/>
    <w:rsid w:val="0054271C"/>
    <w:rsid w:val="00542CCB"/>
    <w:rsid w:val="005435E1"/>
    <w:rsid w:val="005440C0"/>
    <w:rsid w:val="005448F8"/>
    <w:rsid w:val="00544FD3"/>
    <w:rsid w:val="0054563B"/>
    <w:rsid w:val="005457E9"/>
    <w:rsid w:val="005460FF"/>
    <w:rsid w:val="005469AB"/>
    <w:rsid w:val="005504A9"/>
    <w:rsid w:val="00550F4A"/>
    <w:rsid w:val="00551839"/>
    <w:rsid w:val="0055217B"/>
    <w:rsid w:val="0055299E"/>
    <w:rsid w:val="00553211"/>
    <w:rsid w:val="0055340E"/>
    <w:rsid w:val="005570B6"/>
    <w:rsid w:val="00560BCB"/>
    <w:rsid w:val="00562371"/>
    <w:rsid w:val="005632E2"/>
    <w:rsid w:val="005639E0"/>
    <w:rsid w:val="00564127"/>
    <w:rsid w:val="00564213"/>
    <w:rsid w:val="00565081"/>
    <w:rsid w:val="005650D6"/>
    <w:rsid w:val="005652DC"/>
    <w:rsid w:val="0056569D"/>
    <w:rsid w:val="00565899"/>
    <w:rsid w:val="00565D35"/>
    <w:rsid w:val="0056657E"/>
    <w:rsid w:val="00566BA8"/>
    <w:rsid w:val="00566D8D"/>
    <w:rsid w:val="005672A4"/>
    <w:rsid w:val="005679FC"/>
    <w:rsid w:val="00567B83"/>
    <w:rsid w:val="00571262"/>
    <w:rsid w:val="0057185B"/>
    <w:rsid w:val="00572968"/>
    <w:rsid w:val="00572A90"/>
    <w:rsid w:val="00572C4E"/>
    <w:rsid w:val="00573D2D"/>
    <w:rsid w:val="005742EA"/>
    <w:rsid w:val="005752AB"/>
    <w:rsid w:val="00575CAD"/>
    <w:rsid w:val="00576BAC"/>
    <w:rsid w:val="00577694"/>
    <w:rsid w:val="005801C4"/>
    <w:rsid w:val="005826BE"/>
    <w:rsid w:val="00584D35"/>
    <w:rsid w:val="00585554"/>
    <w:rsid w:val="00586333"/>
    <w:rsid w:val="0058673F"/>
    <w:rsid w:val="00586F78"/>
    <w:rsid w:val="005876FA"/>
    <w:rsid w:val="00587E01"/>
    <w:rsid w:val="005904DE"/>
    <w:rsid w:val="00592230"/>
    <w:rsid w:val="00592CC5"/>
    <w:rsid w:val="00592D5D"/>
    <w:rsid w:val="00593165"/>
    <w:rsid w:val="00593ABC"/>
    <w:rsid w:val="00593B37"/>
    <w:rsid w:val="0059561E"/>
    <w:rsid w:val="00595A5F"/>
    <w:rsid w:val="00596907"/>
    <w:rsid w:val="00596D95"/>
    <w:rsid w:val="00597A4B"/>
    <w:rsid w:val="005A080A"/>
    <w:rsid w:val="005A2F6C"/>
    <w:rsid w:val="005A3F60"/>
    <w:rsid w:val="005A4B43"/>
    <w:rsid w:val="005A4F32"/>
    <w:rsid w:val="005A501E"/>
    <w:rsid w:val="005A6E85"/>
    <w:rsid w:val="005A7CA1"/>
    <w:rsid w:val="005A7E34"/>
    <w:rsid w:val="005B1AC0"/>
    <w:rsid w:val="005B22C5"/>
    <w:rsid w:val="005B46E2"/>
    <w:rsid w:val="005B5828"/>
    <w:rsid w:val="005B66D8"/>
    <w:rsid w:val="005B6913"/>
    <w:rsid w:val="005B6BC1"/>
    <w:rsid w:val="005B6F6A"/>
    <w:rsid w:val="005C12FE"/>
    <w:rsid w:val="005C1DD0"/>
    <w:rsid w:val="005C2F05"/>
    <w:rsid w:val="005C3F99"/>
    <w:rsid w:val="005C4244"/>
    <w:rsid w:val="005C424C"/>
    <w:rsid w:val="005C4385"/>
    <w:rsid w:val="005C486D"/>
    <w:rsid w:val="005C6239"/>
    <w:rsid w:val="005C6BD2"/>
    <w:rsid w:val="005C6E1E"/>
    <w:rsid w:val="005C79B2"/>
    <w:rsid w:val="005C7A57"/>
    <w:rsid w:val="005C7AFA"/>
    <w:rsid w:val="005D08C5"/>
    <w:rsid w:val="005D1734"/>
    <w:rsid w:val="005D1C6F"/>
    <w:rsid w:val="005D2508"/>
    <w:rsid w:val="005D30F0"/>
    <w:rsid w:val="005D36B7"/>
    <w:rsid w:val="005D3955"/>
    <w:rsid w:val="005D432D"/>
    <w:rsid w:val="005D44AF"/>
    <w:rsid w:val="005D594C"/>
    <w:rsid w:val="005D5E3D"/>
    <w:rsid w:val="005D6281"/>
    <w:rsid w:val="005D6E2C"/>
    <w:rsid w:val="005D7618"/>
    <w:rsid w:val="005D7829"/>
    <w:rsid w:val="005E0C31"/>
    <w:rsid w:val="005E1383"/>
    <w:rsid w:val="005E1FC3"/>
    <w:rsid w:val="005E1FC9"/>
    <w:rsid w:val="005E221E"/>
    <w:rsid w:val="005E2C83"/>
    <w:rsid w:val="005E3480"/>
    <w:rsid w:val="005E3C6D"/>
    <w:rsid w:val="005E4C68"/>
    <w:rsid w:val="005E598D"/>
    <w:rsid w:val="005E64B6"/>
    <w:rsid w:val="005E7238"/>
    <w:rsid w:val="005F064F"/>
    <w:rsid w:val="005F0869"/>
    <w:rsid w:val="005F08A3"/>
    <w:rsid w:val="005F0936"/>
    <w:rsid w:val="005F1465"/>
    <w:rsid w:val="005F2128"/>
    <w:rsid w:val="005F2A46"/>
    <w:rsid w:val="005F3F87"/>
    <w:rsid w:val="005F46FC"/>
    <w:rsid w:val="005F48CB"/>
    <w:rsid w:val="005F4AF3"/>
    <w:rsid w:val="005F4EAA"/>
    <w:rsid w:val="005F53B8"/>
    <w:rsid w:val="005F6A02"/>
    <w:rsid w:val="005F6B4E"/>
    <w:rsid w:val="005F6EA2"/>
    <w:rsid w:val="00600FFB"/>
    <w:rsid w:val="006013C8"/>
    <w:rsid w:val="00601918"/>
    <w:rsid w:val="006023C0"/>
    <w:rsid w:val="0060261E"/>
    <w:rsid w:val="006030BC"/>
    <w:rsid w:val="0060367C"/>
    <w:rsid w:val="00604057"/>
    <w:rsid w:val="00605230"/>
    <w:rsid w:val="00605326"/>
    <w:rsid w:val="006062B8"/>
    <w:rsid w:val="00606E49"/>
    <w:rsid w:val="0061024A"/>
    <w:rsid w:val="00610D21"/>
    <w:rsid w:val="006116C8"/>
    <w:rsid w:val="00611893"/>
    <w:rsid w:val="00611A9A"/>
    <w:rsid w:val="00611ADB"/>
    <w:rsid w:val="00612600"/>
    <w:rsid w:val="0061398C"/>
    <w:rsid w:val="00613D14"/>
    <w:rsid w:val="0061410E"/>
    <w:rsid w:val="0061471A"/>
    <w:rsid w:val="00614A9B"/>
    <w:rsid w:val="00614C15"/>
    <w:rsid w:val="00615640"/>
    <w:rsid w:val="00616751"/>
    <w:rsid w:val="00616AAA"/>
    <w:rsid w:val="00616FF2"/>
    <w:rsid w:val="00621445"/>
    <w:rsid w:val="006219B5"/>
    <w:rsid w:val="006219D0"/>
    <w:rsid w:val="00621EA8"/>
    <w:rsid w:val="00622CE0"/>
    <w:rsid w:val="0062368C"/>
    <w:rsid w:val="00623724"/>
    <w:rsid w:val="00624490"/>
    <w:rsid w:val="006247DA"/>
    <w:rsid w:val="006248FB"/>
    <w:rsid w:val="00624CF6"/>
    <w:rsid w:val="006260BC"/>
    <w:rsid w:val="00627213"/>
    <w:rsid w:val="006272A9"/>
    <w:rsid w:val="00627B8F"/>
    <w:rsid w:val="0063087D"/>
    <w:rsid w:val="00630C8E"/>
    <w:rsid w:val="00631D27"/>
    <w:rsid w:val="006326D7"/>
    <w:rsid w:val="00632807"/>
    <w:rsid w:val="006341C8"/>
    <w:rsid w:val="006349A7"/>
    <w:rsid w:val="00634EF2"/>
    <w:rsid w:val="00636067"/>
    <w:rsid w:val="00636E2B"/>
    <w:rsid w:val="0063713D"/>
    <w:rsid w:val="006377DC"/>
    <w:rsid w:val="00637807"/>
    <w:rsid w:val="00637B4E"/>
    <w:rsid w:val="00637BB3"/>
    <w:rsid w:val="00637DBD"/>
    <w:rsid w:val="00640495"/>
    <w:rsid w:val="006406B9"/>
    <w:rsid w:val="006420EB"/>
    <w:rsid w:val="0064233F"/>
    <w:rsid w:val="00642F35"/>
    <w:rsid w:val="0064337D"/>
    <w:rsid w:val="00643828"/>
    <w:rsid w:val="006439E0"/>
    <w:rsid w:val="006448D3"/>
    <w:rsid w:val="00644D7E"/>
    <w:rsid w:val="00645D03"/>
    <w:rsid w:val="00645EE8"/>
    <w:rsid w:val="006468F2"/>
    <w:rsid w:val="00647934"/>
    <w:rsid w:val="00647C8F"/>
    <w:rsid w:val="00647EFF"/>
    <w:rsid w:val="00650BE4"/>
    <w:rsid w:val="00650C85"/>
    <w:rsid w:val="00651541"/>
    <w:rsid w:val="00651865"/>
    <w:rsid w:val="00652F58"/>
    <w:rsid w:val="006531A4"/>
    <w:rsid w:val="006531AE"/>
    <w:rsid w:val="006536C1"/>
    <w:rsid w:val="0065379B"/>
    <w:rsid w:val="00654C56"/>
    <w:rsid w:val="006566C2"/>
    <w:rsid w:val="006567AA"/>
    <w:rsid w:val="00656F07"/>
    <w:rsid w:val="0065728D"/>
    <w:rsid w:val="00657706"/>
    <w:rsid w:val="00660856"/>
    <w:rsid w:val="006608CB"/>
    <w:rsid w:val="006613EB"/>
    <w:rsid w:val="00661BE4"/>
    <w:rsid w:val="00663120"/>
    <w:rsid w:val="006635E4"/>
    <w:rsid w:val="00663A65"/>
    <w:rsid w:val="006647C8"/>
    <w:rsid w:val="006649BA"/>
    <w:rsid w:val="00664BCE"/>
    <w:rsid w:val="006650AD"/>
    <w:rsid w:val="006651FA"/>
    <w:rsid w:val="006652F1"/>
    <w:rsid w:val="006655B7"/>
    <w:rsid w:val="006669CE"/>
    <w:rsid w:val="00670A3B"/>
    <w:rsid w:val="00670A96"/>
    <w:rsid w:val="00670F05"/>
    <w:rsid w:val="006729D7"/>
    <w:rsid w:val="00673252"/>
    <w:rsid w:val="006733B9"/>
    <w:rsid w:val="006736EA"/>
    <w:rsid w:val="0067399D"/>
    <w:rsid w:val="00673DF5"/>
    <w:rsid w:val="006741AD"/>
    <w:rsid w:val="0067423C"/>
    <w:rsid w:val="00674CA3"/>
    <w:rsid w:val="00675064"/>
    <w:rsid w:val="00675DAF"/>
    <w:rsid w:val="00676181"/>
    <w:rsid w:val="00677326"/>
    <w:rsid w:val="00677B8A"/>
    <w:rsid w:val="00677E2A"/>
    <w:rsid w:val="00681AE3"/>
    <w:rsid w:val="00681DA9"/>
    <w:rsid w:val="00681FB3"/>
    <w:rsid w:val="00682A8C"/>
    <w:rsid w:val="00683184"/>
    <w:rsid w:val="00684232"/>
    <w:rsid w:val="00684B55"/>
    <w:rsid w:val="006853E3"/>
    <w:rsid w:val="00687826"/>
    <w:rsid w:val="00687D93"/>
    <w:rsid w:val="00687FBA"/>
    <w:rsid w:val="0069016B"/>
    <w:rsid w:val="00690F68"/>
    <w:rsid w:val="0069112F"/>
    <w:rsid w:val="00691D44"/>
    <w:rsid w:val="00693751"/>
    <w:rsid w:val="00694BB4"/>
    <w:rsid w:val="00694D46"/>
    <w:rsid w:val="00695AD1"/>
    <w:rsid w:val="00696778"/>
    <w:rsid w:val="006A0654"/>
    <w:rsid w:val="006A074C"/>
    <w:rsid w:val="006A0BF0"/>
    <w:rsid w:val="006A18B4"/>
    <w:rsid w:val="006A1EC2"/>
    <w:rsid w:val="006A2534"/>
    <w:rsid w:val="006A34BC"/>
    <w:rsid w:val="006A4D30"/>
    <w:rsid w:val="006A6091"/>
    <w:rsid w:val="006A7380"/>
    <w:rsid w:val="006A7452"/>
    <w:rsid w:val="006A7B1E"/>
    <w:rsid w:val="006B0480"/>
    <w:rsid w:val="006B293E"/>
    <w:rsid w:val="006B2B83"/>
    <w:rsid w:val="006B3034"/>
    <w:rsid w:val="006B3212"/>
    <w:rsid w:val="006B40FC"/>
    <w:rsid w:val="006B4398"/>
    <w:rsid w:val="006B5989"/>
    <w:rsid w:val="006B5AE1"/>
    <w:rsid w:val="006B603C"/>
    <w:rsid w:val="006B61EB"/>
    <w:rsid w:val="006B6E7B"/>
    <w:rsid w:val="006B6F3E"/>
    <w:rsid w:val="006B745C"/>
    <w:rsid w:val="006B770A"/>
    <w:rsid w:val="006C0E8B"/>
    <w:rsid w:val="006C15EE"/>
    <w:rsid w:val="006C1CF3"/>
    <w:rsid w:val="006C1DBD"/>
    <w:rsid w:val="006C26FD"/>
    <w:rsid w:val="006C2B6D"/>
    <w:rsid w:val="006C2DD2"/>
    <w:rsid w:val="006C3686"/>
    <w:rsid w:val="006C3826"/>
    <w:rsid w:val="006C3A5C"/>
    <w:rsid w:val="006C4949"/>
    <w:rsid w:val="006C6FF0"/>
    <w:rsid w:val="006C7E0E"/>
    <w:rsid w:val="006C7EBB"/>
    <w:rsid w:val="006D0203"/>
    <w:rsid w:val="006D02D7"/>
    <w:rsid w:val="006D0C96"/>
    <w:rsid w:val="006D1C66"/>
    <w:rsid w:val="006D1D16"/>
    <w:rsid w:val="006D1FCF"/>
    <w:rsid w:val="006D3BAB"/>
    <w:rsid w:val="006D6A08"/>
    <w:rsid w:val="006D6F80"/>
    <w:rsid w:val="006D7AB5"/>
    <w:rsid w:val="006D7C5C"/>
    <w:rsid w:val="006E018E"/>
    <w:rsid w:val="006E05DB"/>
    <w:rsid w:val="006E0903"/>
    <w:rsid w:val="006E0E22"/>
    <w:rsid w:val="006E141D"/>
    <w:rsid w:val="006E185F"/>
    <w:rsid w:val="006E1C64"/>
    <w:rsid w:val="006E3CA5"/>
    <w:rsid w:val="006E52FF"/>
    <w:rsid w:val="006E55E6"/>
    <w:rsid w:val="006E66EF"/>
    <w:rsid w:val="006E703D"/>
    <w:rsid w:val="006E7455"/>
    <w:rsid w:val="006E75FB"/>
    <w:rsid w:val="006F1061"/>
    <w:rsid w:val="006F119E"/>
    <w:rsid w:val="006F1FF6"/>
    <w:rsid w:val="006F3252"/>
    <w:rsid w:val="006F3266"/>
    <w:rsid w:val="006F3351"/>
    <w:rsid w:val="006F39D1"/>
    <w:rsid w:val="006F4492"/>
    <w:rsid w:val="006F4547"/>
    <w:rsid w:val="006F4C1D"/>
    <w:rsid w:val="006F4EF7"/>
    <w:rsid w:val="006F61A6"/>
    <w:rsid w:val="006F6231"/>
    <w:rsid w:val="006F64EB"/>
    <w:rsid w:val="006F724C"/>
    <w:rsid w:val="00700112"/>
    <w:rsid w:val="00700853"/>
    <w:rsid w:val="00701643"/>
    <w:rsid w:val="00703A80"/>
    <w:rsid w:val="00705239"/>
    <w:rsid w:val="0070537F"/>
    <w:rsid w:val="00706EF4"/>
    <w:rsid w:val="00706F50"/>
    <w:rsid w:val="007072AD"/>
    <w:rsid w:val="00710FD3"/>
    <w:rsid w:val="007118E8"/>
    <w:rsid w:val="00711AA6"/>
    <w:rsid w:val="00711AEC"/>
    <w:rsid w:val="00711B57"/>
    <w:rsid w:val="00711D58"/>
    <w:rsid w:val="007121F6"/>
    <w:rsid w:val="0071246E"/>
    <w:rsid w:val="00712D38"/>
    <w:rsid w:val="00712D95"/>
    <w:rsid w:val="00713019"/>
    <w:rsid w:val="00715189"/>
    <w:rsid w:val="0071535B"/>
    <w:rsid w:val="0071536C"/>
    <w:rsid w:val="00716C1A"/>
    <w:rsid w:val="00717CAE"/>
    <w:rsid w:val="00720656"/>
    <w:rsid w:val="00721282"/>
    <w:rsid w:val="0072162D"/>
    <w:rsid w:val="00722729"/>
    <w:rsid w:val="00722C95"/>
    <w:rsid w:val="007234DD"/>
    <w:rsid w:val="00724282"/>
    <w:rsid w:val="00724F28"/>
    <w:rsid w:val="007277C5"/>
    <w:rsid w:val="00730512"/>
    <w:rsid w:val="00730E52"/>
    <w:rsid w:val="00731C42"/>
    <w:rsid w:val="0073214D"/>
    <w:rsid w:val="00732959"/>
    <w:rsid w:val="00734D97"/>
    <w:rsid w:val="00734E80"/>
    <w:rsid w:val="00735CEF"/>
    <w:rsid w:val="00736F69"/>
    <w:rsid w:val="0073707A"/>
    <w:rsid w:val="007402BB"/>
    <w:rsid w:val="00740C1B"/>
    <w:rsid w:val="00742AF3"/>
    <w:rsid w:val="007439AA"/>
    <w:rsid w:val="007443DA"/>
    <w:rsid w:val="00744769"/>
    <w:rsid w:val="00744DD1"/>
    <w:rsid w:val="0074523F"/>
    <w:rsid w:val="00745543"/>
    <w:rsid w:val="007458F2"/>
    <w:rsid w:val="007460E1"/>
    <w:rsid w:val="00746240"/>
    <w:rsid w:val="007464E3"/>
    <w:rsid w:val="00746900"/>
    <w:rsid w:val="0074722D"/>
    <w:rsid w:val="007472D8"/>
    <w:rsid w:val="0074780A"/>
    <w:rsid w:val="00750DDB"/>
    <w:rsid w:val="00751216"/>
    <w:rsid w:val="00751581"/>
    <w:rsid w:val="00751645"/>
    <w:rsid w:val="007516AC"/>
    <w:rsid w:val="00751A44"/>
    <w:rsid w:val="007523DB"/>
    <w:rsid w:val="00752A4F"/>
    <w:rsid w:val="0075477C"/>
    <w:rsid w:val="00754845"/>
    <w:rsid w:val="00754BEF"/>
    <w:rsid w:val="00754E33"/>
    <w:rsid w:val="00755F6F"/>
    <w:rsid w:val="00756393"/>
    <w:rsid w:val="0075659C"/>
    <w:rsid w:val="007601A1"/>
    <w:rsid w:val="007601EE"/>
    <w:rsid w:val="00760969"/>
    <w:rsid w:val="00760A7A"/>
    <w:rsid w:val="00760DE1"/>
    <w:rsid w:val="00760EB7"/>
    <w:rsid w:val="00761A23"/>
    <w:rsid w:val="00762325"/>
    <w:rsid w:val="007624F8"/>
    <w:rsid w:val="007639B8"/>
    <w:rsid w:val="007643E3"/>
    <w:rsid w:val="0076559C"/>
    <w:rsid w:val="0076587F"/>
    <w:rsid w:val="0076618F"/>
    <w:rsid w:val="00766878"/>
    <w:rsid w:val="0076732C"/>
    <w:rsid w:val="0077081E"/>
    <w:rsid w:val="00770B96"/>
    <w:rsid w:val="00771BC4"/>
    <w:rsid w:val="007727A2"/>
    <w:rsid w:val="00772D93"/>
    <w:rsid w:val="0077468B"/>
    <w:rsid w:val="0077646E"/>
    <w:rsid w:val="00776AE6"/>
    <w:rsid w:val="007773D1"/>
    <w:rsid w:val="00777FC3"/>
    <w:rsid w:val="0078042C"/>
    <w:rsid w:val="00780E74"/>
    <w:rsid w:val="0078157B"/>
    <w:rsid w:val="007818A6"/>
    <w:rsid w:val="0078295E"/>
    <w:rsid w:val="00783118"/>
    <w:rsid w:val="00783432"/>
    <w:rsid w:val="00783E9A"/>
    <w:rsid w:val="00786CF1"/>
    <w:rsid w:val="007902C0"/>
    <w:rsid w:val="00790486"/>
    <w:rsid w:val="007909AB"/>
    <w:rsid w:val="007911FD"/>
    <w:rsid w:val="007923D3"/>
    <w:rsid w:val="0079299B"/>
    <w:rsid w:val="00792B16"/>
    <w:rsid w:val="00792E8E"/>
    <w:rsid w:val="00793A18"/>
    <w:rsid w:val="00793CD8"/>
    <w:rsid w:val="007941CB"/>
    <w:rsid w:val="0079429D"/>
    <w:rsid w:val="007945B2"/>
    <w:rsid w:val="00794884"/>
    <w:rsid w:val="00796A7F"/>
    <w:rsid w:val="00796CC9"/>
    <w:rsid w:val="0079701F"/>
    <w:rsid w:val="007A0551"/>
    <w:rsid w:val="007A0982"/>
    <w:rsid w:val="007A114C"/>
    <w:rsid w:val="007A1D64"/>
    <w:rsid w:val="007A1E77"/>
    <w:rsid w:val="007A24CB"/>
    <w:rsid w:val="007A2682"/>
    <w:rsid w:val="007A3423"/>
    <w:rsid w:val="007A3EE9"/>
    <w:rsid w:val="007A4D5B"/>
    <w:rsid w:val="007A4D86"/>
    <w:rsid w:val="007A5136"/>
    <w:rsid w:val="007A59A3"/>
    <w:rsid w:val="007A7930"/>
    <w:rsid w:val="007B05F8"/>
    <w:rsid w:val="007B1009"/>
    <w:rsid w:val="007B1670"/>
    <w:rsid w:val="007B1A66"/>
    <w:rsid w:val="007B295A"/>
    <w:rsid w:val="007B36F5"/>
    <w:rsid w:val="007B4B48"/>
    <w:rsid w:val="007B59BE"/>
    <w:rsid w:val="007B5C5C"/>
    <w:rsid w:val="007C0746"/>
    <w:rsid w:val="007C0783"/>
    <w:rsid w:val="007C1607"/>
    <w:rsid w:val="007C18F2"/>
    <w:rsid w:val="007C23D4"/>
    <w:rsid w:val="007C416D"/>
    <w:rsid w:val="007C4BC3"/>
    <w:rsid w:val="007C51E4"/>
    <w:rsid w:val="007C7554"/>
    <w:rsid w:val="007C7ADE"/>
    <w:rsid w:val="007D034A"/>
    <w:rsid w:val="007D0364"/>
    <w:rsid w:val="007D03E6"/>
    <w:rsid w:val="007D0890"/>
    <w:rsid w:val="007D1C96"/>
    <w:rsid w:val="007D1E98"/>
    <w:rsid w:val="007D239D"/>
    <w:rsid w:val="007D25AA"/>
    <w:rsid w:val="007D25D4"/>
    <w:rsid w:val="007D330A"/>
    <w:rsid w:val="007D37FD"/>
    <w:rsid w:val="007D427A"/>
    <w:rsid w:val="007D5C8D"/>
    <w:rsid w:val="007D7610"/>
    <w:rsid w:val="007D7855"/>
    <w:rsid w:val="007E0077"/>
    <w:rsid w:val="007E0078"/>
    <w:rsid w:val="007E164F"/>
    <w:rsid w:val="007E3598"/>
    <w:rsid w:val="007E3A7B"/>
    <w:rsid w:val="007E646A"/>
    <w:rsid w:val="007E651D"/>
    <w:rsid w:val="007E677A"/>
    <w:rsid w:val="007E6805"/>
    <w:rsid w:val="007F0491"/>
    <w:rsid w:val="007F1A28"/>
    <w:rsid w:val="007F1D53"/>
    <w:rsid w:val="007F2AC7"/>
    <w:rsid w:val="007F4258"/>
    <w:rsid w:val="007F4AE5"/>
    <w:rsid w:val="007F4CDB"/>
    <w:rsid w:val="007F517E"/>
    <w:rsid w:val="007F557A"/>
    <w:rsid w:val="007F5C2B"/>
    <w:rsid w:val="007F653E"/>
    <w:rsid w:val="007F7260"/>
    <w:rsid w:val="007F7596"/>
    <w:rsid w:val="007F7EC7"/>
    <w:rsid w:val="007F7FD9"/>
    <w:rsid w:val="00802319"/>
    <w:rsid w:val="008023B4"/>
    <w:rsid w:val="008037A7"/>
    <w:rsid w:val="00805434"/>
    <w:rsid w:val="008060DE"/>
    <w:rsid w:val="00806402"/>
    <w:rsid w:val="00807124"/>
    <w:rsid w:val="00807169"/>
    <w:rsid w:val="00810B20"/>
    <w:rsid w:val="00811EDD"/>
    <w:rsid w:val="0081283F"/>
    <w:rsid w:val="00812CF1"/>
    <w:rsid w:val="00813E8D"/>
    <w:rsid w:val="00814D6B"/>
    <w:rsid w:val="008156ED"/>
    <w:rsid w:val="00815BC5"/>
    <w:rsid w:val="00815FB7"/>
    <w:rsid w:val="00816E24"/>
    <w:rsid w:val="00817ADD"/>
    <w:rsid w:val="00820F06"/>
    <w:rsid w:val="00823243"/>
    <w:rsid w:val="00823F10"/>
    <w:rsid w:val="008245EB"/>
    <w:rsid w:val="00825320"/>
    <w:rsid w:val="008255B0"/>
    <w:rsid w:val="00825BA3"/>
    <w:rsid w:val="00827606"/>
    <w:rsid w:val="00827844"/>
    <w:rsid w:val="00827FA6"/>
    <w:rsid w:val="00831358"/>
    <w:rsid w:val="00831681"/>
    <w:rsid w:val="00831C99"/>
    <w:rsid w:val="00831CF9"/>
    <w:rsid w:val="008338EC"/>
    <w:rsid w:val="008341B3"/>
    <w:rsid w:val="008351D6"/>
    <w:rsid w:val="00835692"/>
    <w:rsid w:val="00835F63"/>
    <w:rsid w:val="008365F2"/>
    <w:rsid w:val="00837932"/>
    <w:rsid w:val="00837BD0"/>
    <w:rsid w:val="00837C05"/>
    <w:rsid w:val="0084073A"/>
    <w:rsid w:val="00840A7E"/>
    <w:rsid w:val="008422E1"/>
    <w:rsid w:val="00842B29"/>
    <w:rsid w:val="00844F24"/>
    <w:rsid w:val="00845825"/>
    <w:rsid w:val="008464B0"/>
    <w:rsid w:val="00846CC3"/>
    <w:rsid w:val="00846DBC"/>
    <w:rsid w:val="0085021F"/>
    <w:rsid w:val="00850A24"/>
    <w:rsid w:val="00850B1D"/>
    <w:rsid w:val="00850CFD"/>
    <w:rsid w:val="00851464"/>
    <w:rsid w:val="0085273D"/>
    <w:rsid w:val="00852BD0"/>
    <w:rsid w:val="00852EDF"/>
    <w:rsid w:val="0085317F"/>
    <w:rsid w:val="00854C8A"/>
    <w:rsid w:val="00855006"/>
    <w:rsid w:val="00855678"/>
    <w:rsid w:val="00855A82"/>
    <w:rsid w:val="00855D44"/>
    <w:rsid w:val="0085641C"/>
    <w:rsid w:val="008578DC"/>
    <w:rsid w:val="008602F2"/>
    <w:rsid w:val="00861C0C"/>
    <w:rsid w:val="00861EEE"/>
    <w:rsid w:val="008632E2"/>
    <w:rsid w:val="00863504"/>
    <w:rsid w:val="00863F73"/>
    <w:rsid w:val="008642C2"/>
    <w:rsid w:val="0086430D"/>
    <w:rsid w:val="008646A7"/>
    <w:rsid w:val="00864DB6"/>
    <w:rsid w:val="00864EDD"/>
    <w:rsid w:val="00865816"/>
    <w:rsid w:val="008664BC"/>
    <w:rsid w:val="0086705C"/>
    <w:rsid w:val="008676BE"/>
    <w:rsid w:val="00870650"/>
    <w:rsid w:val="0087096D"/>
    <w:rsid w:val="008709CD"/>
    <w:rsid w:val="008716D6"/>
    <w:rsid w:val="00871FB5"/>
    <w:rsid w:val="0087275A"/>
    <w:rsid w:val="00872BF5"/>
    <w:rsid w:val="0087455A"/>
    <w:rsid w:val="008746FF"/>
    <w:rsid w:val="008748DF"/>
    <w:rsid w:val="00874AE4"/>
    <w:rsid w:val="00874B97"/>
    <w:rsid w:val="00875686"/>
    <w:rsid w:val="0087576A"/>
    <w:rsid w:val="0087599E"/>
    <w:rsid w:val="00875E52"/>
    <w:rsid w:val="00875F84"/>
    <w:rsid w:val="00876EE3"/>
    <w:rsid w:val="008773C9"/>
    <w:rsid w:val="008775D6"/>
    <w:rsid w:val="008812A4"/>
    <w:rsid w:val="00885932"/>
    <w:rsid w:val="00885FC5"/>
    <w:rsid w:val="00886AC0"/>
    <w:rsid w:val="00886CF7"/>
    <w:rsid w:val="00886FFF"/>
    <w:rsid w:val="0088746F"/>
    <w:rsid w:val="00887706"/>
    <w:rsid w:val="00890FDF"/>
    <w:rsid w:val="00891B26"/>
    <w:rsid w:val="00892013"/>
    <w:rsid w:val="00892C4A"/>
    <w:rsid w:val="00892F26"/>
    <w:rsid w:val="0089362F"/>
    <w:rsid w:val="008937D3"/>
    <w:rsid w:val="00893E74"/>
    <w:rsid w:val="008947CF"/>
    <w:rsid w:val="0089481C"/>
    <w:rsid w:val="00896589"/>
    <w:rsid w:val="008975F3"/>
    <w:rsid w:val="008979F6"/>
    <w:rsid w:val="00897F5B"/>
    <w:rsid w:val="008A42FB"/>
    <w:rsid w:val="008A431E"/>
    <w:rsid w:val="008A78FE"/>
    <w:rsid w:val="008A7BD3"/>
    <w:rsid w:val="008A7C81"/>
    <w:rsid w:val="008A7CA0"/>
    <w:rsid w:val="008B128C"/>
    <w:rsid w:val="008B2E6A"/>
    <w:rsid w:val="008B3BD3"/>
    <w:rsid w:val="008B3D90"/>
    <w:rsid w:val="008B4DC3"/>
    <w:rsid w:val="008B4FA0"/>
    <w:rsid w:val="008B5E0E"/>
    <w:rsid w:val="008B5FD1"/>
    <w:rsid w:val="008B688E"/>
    <w:rsid w:val="008B719F"/>
    <w:rsid w:val="008B73DB"/>
    <w:rsid w:val="008C0594"/>
    <w:rsid w:val="008C0EDA"/>
    <w:rsid w:val="008C0F06"/>
    <w:rsid w:val="008C13FB"/>
    <w:rsid w:val="008C1904"/>
    <w:rsid w:val="008C226F"/>
    <w:rsid w:val="008C2B98"/>
    <w:rsid w:val="008C2D71"/>
    <w:rsid w:val="008C2E36"/>
    <w:rsid w:val="008C3255"/>
    <w:rsid w:val="008C3ACC"/>
    <w:rsid w:val="008C4064"/>
    <w:rsid w:val="008C43DF"/>
    <w:rsid w:val="008C44CA"/>
    <w:rsid w:val="008C45EB"/>
    <w:rsid w:val="008C465D"/>
    <w:rsid w:val="008C4EAF"/>
    <w:rsid w:val="008C5928"/>
    <w:rsid w:val="008C5A0B"/>
    <w:rsid w:val="008C7423"/>
    <w:rsid w:val="008C7D9D"/>
    <w:rsid w:val="008D0430"/>
    <w:rsid w:val="008D08EE"/>
    <w:rsid w:val="008D2A5C"/>
    <w:rsid w:val="008D3126"/>
    <w:rsid w:val="008D315B"/>
    <w:rsid w:val="008D3742"/>
    <w:rsid w:val="008D3DF0"/>
    <w:rsid w:val="008D5EA2"/>
    <w:rsid w:val="008D6954"/>
    <w:rsid w:val="008D6FA7"/>
    <w:rsid w:val="008D7717"/>
    <w:rsid w:val="008E0DA0"/>
    <w:rsid w:val="008E213F"/>
    <w:rsid w:val="008E259A"/>
    <w:rsid w:val="008E2F53"/>
    <w:rsid w:val="008E3110"/>
    <w:rsid w:val="008E385E"/>
    <w:rsid w:val="008E4A72"/>
    <w:rsid w:val="008E4E73"/>
    <w:rsid w:val="008E55A3"/>
    <w:rsid w:val="008E5D8C"/>
    <w:rsid w:val="008E7CC2"/>
    <w:rsid w:val="008E7DCC"/>
    <w:rsid w:val="008F0925"/>
    <w:rsid w:val="008F09B6"/>
    <w:rsid w:val="008F0DD1"/>
    <w:rsid w:val="008F2D8C"/>
    <w:rsid w:val="008F3AAF"/>
    <w:rsid w:val="008F3E0F"/>
    <w:rsid w:val="008F54E3"/>
    <w:rsid w:val="008F5738"/>
    <w:rsid w:val="008F60EF"/>
    <w:rsid w:val="008F64A4"/>
    <w:rsid w:val="008F6C4D"/>
    <w:rsid w:val="008F6D3E"/>
    <w:rsid w:val="008F7CE9"/>
    <w:rsid w:val="008F7D14"/>
    <w:rsid w:val="008F7F71"/>
    <w:rsid w:val="00900FA1"/>
    <w:rsid w:val="009021DF"/>
    <w:rsid w:val="009038FB"/>
    <w:rsid w:val="00904441"/>
    <w:rsid w:val="009049CC"/>
    <w:rsid w:val="0090523F"/>
    <w:rsid w:val="00905EAD"/>
    <w:rsid w:val="009073C9"/>
    <w:rsid w:val="00910292"/>
    <w:rsid w:val="0091171B"/>
    <w:rsid w:val="009120A0"/>
    <w:rsid w:val="00912365"/>
    <w:rsid w:val="00912EA7"/>
    <w:rsid w:val="00912F69"/>
    <w:rsid w:val="00913189"/>
    <w:rsid w:val="009145AA"/>
    <w:rsid w:val="00914DB1"/>
    <w:rsid w:val="009150E4"/>
    <w:rsid w:val="009152D4"/>
    <w:rsid w:val="00915560"/>
    <w:rsid w:val="00915744"/>
    <w:rsid w:val="00915DAF"/>
    <w:rsid w:val="0091645B"/>
    <w:rsid w:val="0091660A"/>
    <w:rsid w:val="00916881"/>
    <w:rsid w:val="00916E0E"/>
    <w:rsid w:val="0091791F"/>
    <w:rsid w:val="009179F8"/>
    <w:rsid w:val="00920F19"/>
    <w:rsid w:val="009211F2"/>
    <w:rsid w:val="009222E1"/>
    <w:rsid w:val="009233D5"/>
    <w:rsid w:val="00923511"/>
    <w:rsid w:val="009239FF"/>
    <w:rsid w:val="00924341"/>
    <w:rsid w:val="009246C6"/>
    <w:rsid w:val="00924F30"/>
    <w:rsid w:val="00925B7D"/>
    <w:rsid w:val="009266F2"/>
    <w:rsid w:val="00926949"/>
    <w:rsid w:val="009279D3"/>
    <w:rsid w:val="00927BAF"/>
    <w:rsid w:val="0093048D"/>
    <w:rsid w:val="00930C6D"/>
    <w:rsid w:val="00930F51"/>
    <w:rsid w:val="00931772"/>
    <w:rsid w:val="0093290C"/>
    <w:rsid w:val="00932F15"/>
    <w:rsid w:val="009337CD"/>
    <w:rsid w:val="00933946"/>
    <w:rsid w:val="009349EC"/>
    <w:rsid w:val="009357A0"/>
    <w:rsid w:val="00935844"/>
    <w:rsid w:val="00936FDB"/>
    <w:rsid w:val="00940059"/>
    <w:rsid w:val="009402A0"/>
    <w:rsid w:val="00941FEC"/>
    <w:rsid w:val="00942F18"/>
    <w:rsid w:val="00943440"/>
    <w:rsid w:val="009457F1"/>
    <w:rsid w:val="009458AD"/>
    <w:rsid w:val="00945B53"/>
    <w:rsid w:val="009461B6"/>
    <w:rsid w:val="009464DC"/>
    <w:rsid w:val="009478F1"/>
    <w:rsid w:val="009509D5"/>
    <w:rsid w:val="00950D5C"/>
    <w:rsid w:val="0095144F"/>
    <w:rsid w:val="009517E1"/>
    <w:rsid w:val="0095288A"/>
    <w:rsid w:val="00952BB6"/>
    <w:rsid w:val="00952CA3"/>
    <w:rsid w:val="00953ED7"/>
    <w:rsid w:val="00954472"/>
    <w:rsid w:val="00954497"/>
    <w:rsid w:val="0095454E"/>
    <w:rsid w:val="009551B0"/>
    <w:rsid w:val="00955EFC"/>
    <w:rsid w:val="00957225"/>
    <w:rsid w:val="00957D2F"/>
    <w:rsid w:val="00960C12"/>
    <w:rsid w:val="00961766"/>
    <w:rsid w:val="00961B41"/>
    <w:rsid w:val="0096579E"/>
    <w:rsid w:val="0096661F"/>
    <w:rsid w:val="00966A44"/>
    <w:rsid w:val="00967172"/>
    <w:rsid w:val="009671D7"/>
    <w:rsid w:val="00967ACD"/>
    <w:rsid w:val="00970348"/>
    <w:rsid w:val="00970469"/>
    <w:rsid w:val="0097073B"/>
    <w:rsid w:val="00971F4D"/>
    <w:rsid w:val="00972451"/>
    <w:rsid w:val="0097307D"/>
    <w:rsid w:val="00973896"/>
    <w:rsid w:val="00973959"/>
    <w:rsid w:val="0097602E"/>
    <w:rsid w:val="0097689E"/>
    <w:rsid w:val="00977796"/>
    <w:rsid w:val="00977908"/>
    <w:rsid w:val="00977B03"/>
    <w:rsid w:val="009802A8"/>
    <w:rsid w:val="00980D5D"/>
    <w:rsid w:val="00984B61"/>
    <w:rsid w:val="00987062"/>
    <w:rsid w:val="009878FB"/>
    <w:rsid w:val="00987DC3"/>
    <w:rsid w:val="0099021E"/>
    <w:rsid w:val="00990A2E"/>
    <w:rsid w:val="00990AF1"/>
    <w:rsid w:val="00990B5E"/>
    <w:rsid w:val="0099126C"/>
    <w:rsid w:val="009918A7"/>
    <w:rsid w:val="00992C35"/>
    <w:rsid w:val="00992CDE"/>
    <w:rsid w:val="00993814"/>
    <w:rsid w:val="00995D4A"/>
    <w:rsid w:val="009971A5"/>
    <w:rsid w:val="00997D61"/>
    <w:rsid w:val="009A07F9"/>
    <w:rsid w:val="009A0E6F"/>
    <w:rsid w:val="009A0F30"/>
    <w:rsid w:val="009A26A1"/>
    <w:rsid w:val="009A2C17"/>
    <w:rsid w:val="009A36DD"/>
    <w:rsid w:val="009A3889"/>
    <w:rsid w:val="009A4CAC"/>
    <w:rsid w:val="009A5F23"/>
    <w:rsid w:val="009A6D3F"/>
    <w:rsid w:val="009A7104"/>
    <w:rsid w:val="009B0EBE"/>
    <w:rsid w:val="009B2624"/>
    <w:rsid w:val="009B30A5"/>
    <w:rsid w:val="009B37DB"/>
    <w:rsid w:val="009B3DF1"/>
    <w:rsid w:val="009B4728"/>
    <w:rsid w:val="009B480D"/>
    <w:rsid w:val="009B4A61"/>
    <w:rsid w:val="009B4C1F"/>
    <w:rsid w:val="009B51F2"/>
    <w:rsid w:val="009B653A"/>
    <w:rsid w:val="009B72A8"/>
    <w:rsid w:val="009C010C"/>
    <w:rsid w:val="009C06DD"/>
    <w:rsid w:val="009C0FE5"/>
    <w:rsid w:val="009C281C"/>
    <w:rsid w:val="009C2D1C"/>
    <w:rsid w:val="009C3251"/>
    <w:rsid w:val="009C3558"/>
    <w:rsid w:val="009C526D"/>
    <w:rsid w:val="009C747F"/>
    <w:rsid w:val="009C7583"/>
    <w:rsid w:val="009C7D26"/>
    <w:rsid w:val="009D02D3"/>
    <w:rsid w:val="009D1B59"/>
    <w:rsid w:val="009D1B61"/>
    <w:rsid w:val="009D27AD"/>
    <w:rsid w:val="009D2D66"/>
    <w:rsid w:val="009D33F1"/>
    <w:rsid w:val="009D38E2"/>
    <w:rsid w:val="009D3D91"/>
    <w:rsid w:val="009D47D1"/>
    <w:rsid w:val="009D49BD"/>
    <w:rsid w:val="009D55A2"/>
    <w:rsid w:val="009D6340"/>
    <w:rsid w:val="009D6941"/>
    <w:rsid w:val="009D6E44"/>
    <w:rsid w:val="009D7330"/>
    <w:rsid w:val="009D7CF5"/>
    <w:rsid w:val="009D7F4B"/>
    <w:rsid w:val="009E0DA0"/>
    <w:rsid w:val="009E1699"/>
    <w:rsid w:val="009E1945"/>
    <w:rsid w:val="009E20A5"/>
    <w:rsid w:val="009E2CF2"/>
    <w:rsid w:val="009E335D"/>
    <w:rsid w:val="009E3464"/>
    <w:rsid w:val="009E444D"/>
    <w:rsid w:val="009E46A1"/>
    <w:rsid w:val="009E4D09"/>
    <w:rsid w:val="009E58C1"/>
    <w:rsid w:val="009E5BC1"/>
    <w:rsid w:val="009E6EDC"/>
    <w:rsid w:val="009E7042"/>
    <w:rsid w:val="009E717A"/>
    <w:rsid w:val="009E73A2"/>
    <w:rsid w:val="009E7C87"/>
    <w:rsid w:val="009F1837"/>
    <w:rsid w:val="009F206F"/>
    <w:rsid w:val="009F238C"/>
    <w:rsid w:val="009F24BA"/>
    <w:rsid w:val="009F2C0A"/>
    <w:rsid w:val="009F31D5"/>
    <w:rsid w:val="009F3A9A"/>
    <w:rsid w:val="009F4DDB"/>
    <w:rsid w:val="009F52B2"/>
    <w:rsid w:val="009F5A29"/>
    <w:rsid w:val="009F617D"/>
    <w:rsid w:val="009F625D"/>
    <w:rsid w:val="009F6A63"/>
    <w:rsid w:val="009F7470"/>
    <w:rsid w:val="009F7658"/>
    <w:rsid w:val="00A0088C"/>
    <w:rsid w:val="00A00A5D"/>
    <w:rsid w:val="00A01A12"/>
    <w:rsid w:val="00A02915"/>
    <w:rsid w:val="00A0295E"/>
    <w:rsid w:val="00A02A3B"/>
    <w:rsid w:val="00A02B72"/>
    <w:rsid w:val="00A02DD7"/>
    <w:rsid w:val="00A03505"/>
    <w:rsid w:val="00A03DA5"/>
    <w:rsid w:val="00A04E03"/>
    <w:rsid w:val="00A05C4C"/>
    <w:rsid w:val="00A05CFC"/>
    <w:rsid w:val="00A05F1A"/>
    <w:rsid w:val="00A061C0"/>
    <w:rsid w:val="00A06565"/>
    <w:rsid w:val="00A06916"/>
    <w:rsid w:val="00A07953"/>
    <w:rsid w:val="00A07A63"/>
    <w:rsid w:val="00A07BAA"/>
    <w:rsid w:val="00A07CF7"/>
    <w:rsid w:val="00A10668"/>
    <w:rsid w:val="00A10E9B"/>
    <w:rsid w:val="00A1122C"/>
    <w:rsid w:val="00A1194C"/>
    <w:rsid w:val="00A12DB4"/>
    <w:rsid w:val="00A13B6B"/>
    <w:rsid w:val="00A13D7A"/>
    <w:rsid w:val="00A13E0F"/>
    <w:rsid w:val="00A140FA"/>
    <w:rsid w:val="00A1536F"/>
    <w:rsid w:val="00A16096"/>
    <w:rsid w:val="00A1609E"/>
    <w:rsid w:val="00A17BB8"/>
    <w:rsid w:val="00A17DA2"/>
    <w:rsid w:val="00A2158D"/>
    <w:rsid w:val="00A21712"/>
    <w:rsid w:val="00A21E3E"/>
    <w:rsid w:val="00A21F66"/>
    <w:rsid w:val="00A234E7"/>
    <w:rsid w:val="00A240A8"/>
    <w:rsid w:val="00A24A50"/>
    <w:rsid w:val="00A25219"/>
    <w:rsid w:val="00A261E8"/>
    <w:rsid w:val="00A262C1"/>
    <w:rsid w:val="00A266B6"/>
    <w:rsid w:val="00A26F67"/>
    <w:rsid w:val="00A2774A"/>
    <w:rsid w:val="00A2792D"/>
    <w:rsid w:val="00A30C1B"/>
    <w:rsid w:val="00A33BE4"/>
    <w:rsid w:val="00A33F5B"/>
    <w:rsid w:val="00A3421E"/>
    <w:rsid w:val="00A34E3A"/>
    <w:rsid w:val="00A354CC"/>
    <w:rsid w:val="00A35C96"/>
    <w:rsid w:val="00A35E36"/>
    <w:rsid w:val="00A370BA"/>
    <w:rsid w:val="00A40515"/>
    <w:rsid w:val="00A405BC"/>
    <w:rsid w:val="00A41308"/>
    <w:rsid w:val="00A41C32"/>
    <w:rsid w:val="00A41F31"/>
    <w:rsid w:val="00A438A3"/>
    <w:rsid w:val="00A43C4E"/>
    <w:rsid w:val="00A4431F"/>
    <w:rsid w:val="00A44460"/>
    <w:rsid w:val="00A45C62"/>
    <w:rsid w:val="00A462D5"/>
    <w:rsid w:val="00A46448"/>
    <w:rsid w:val="00A5039A"/>
    <w:rsid w:val="00A50461"/>
    <w:rsid w:val="00A504B4"/>
    <w:rsid w:val="00A50E88"/>
    <w:rsid w:val="00A518E7"/>
    <w:rsid w:val="00A52A05"/>
    <w:rsid w:val="00A54D58"/>
    <w:rsid w:val="00A54F25"/>
    <w:rsid w:val="00A550E5"/>
    <w:rsid w:val="00A562FB"/>
    <w:rsid w:val="00A56314"/>
    <w:rsid w:val="00A574FD"/>
    <w:rsid w:val="00A57B2A"/>
    <w:rsid w:val="00A60C8E"/>
    <w:rsid w:val="00A61A40"/>
    <w:rsid w:val="00A61B9D"/>
    <w:rsid w:val="00A62474"/>
    <w:rsid w:val="00A62E7B"/>
    <w:rsid w:val="00A6525A"/>
    <w:rsid w:val="00A656CD"/>
    <w:rsid w:val="00A660FB"/>
    <w:rsid w:val="00A6719D"/>
    <w:rsid w:val="00A67D79"/>
    <w:rsid w:val="00A713A3"/>
    <w:rsid w:val="00A718AB"/>
    <w:rsid w:val="00A718F8"/>
    <w:rsid w:val="00A7192B"/>
    <w:rsid w:val="00A71B3E"/>
    <w:rsid w:val="00A71B6C"/>
    <w:rsid w:val="00A72D01"/>
    <w:rsid w:val="00A72D83"/>
    <w:rsid w:val="00A73EDF"/>
    <w:rsid w:val="00A751BC"/>
    <w:rsid w:val="00A75CB6"/>
    <w:rsid w:val="00A764EF"/>
    <w:rsid w:val="00A7712E"/>
    <w:rsid w:val="00A77B6F"/>
    <w:rsid w:val="00A807C5"/>
    <w:rsid w:val="00A80AC0"/>
    <w:rsid w:val="00A80C48"/>
    <w:rsid w:val="00A80FDA"/>
    <w:rsid w:val="00A819C9"/>
    <w:rsid w:val="00A83052"/>
    <w:rsid w:val="00A8311C"/>
    <w:rsid w:val="00A834AA"/>
    <w:rsid w:val="00A84006"/>
    <w:rsid w:val="00A8413D"/>
    <w:rsid w:val="00A84409"/>
    <w:rsid w:val="00A8516F"/>
    <w:rsid w:val="00A8587B"/>
    <w:rsid w:val="00A85BE3"/>
    <w:rsid w:val="00A87125"/>
    <w:rsid w:val="00A87817"/>
    <w:rsid w:val="00A87E13"/>
    <w:rsid w:val="00A87F5B"/>
    <w:rsid w:val="00A9038F"/>
    <w:rsid w:val="00A90A1D"/>
    <w:rsid w:val="00A9135F"/>
    <w:rsid w:val="00A91F6E"/>
    <w:rsid w:val="00A91FA2"/>
    <w:rsid w:val="00A92186"/>
    <w:rsid w:val="00A92891"/>
    <w:rsid w:val="00A9350C"/>
    <w:rsid w:val="00A9416C"/>
    <w:rsid w:val="00A9449E"/>
    <w:rsid w:val="00A94DBC"/>
    <w:rsid w:val="00A95B56"/>
    <w:rsid w:val="00A95B81"/>
    <w:rsid w:val="00A960E5"/>
    <w:rsid w:val="00A96235"/>
    <w:rsid w:val="00A966EB"/>
    <w:rsid w:val="00A96CFE"/>
    <w:rsid w:val="00A96FCC"/>
    <w:rsid w:val="00A971C0"/>
    <w:rsid w:val="00A972BB"/>
    <w:rsid w:val="00AA0385"/>
    <w:rsid w:val="00AA0508"/>
    <w:rsid w:val="00AA060A"/>
    <w:rsid w:val="00AA0842"/>
    <w:rsid w:val="00AA1029"/>
    <w:rsid w:val="00AA115B"/>
    <w:rsid w:val="00AA162D"/>
    <w:rsid w:val="00AA1ABC"/>
    <w:rsid w:val="00AA2369"/>
    <w:rsid w:val="00AA24DF"/>
    <w:rsid w:val="00AA2A39"/>
    <w:rsid w:val="00AA34A7"/>
    <w:rsid w:val="00AA3DD7"/>
    <w:rsid w:val="00AA43D3"/>
    <w:rsid w:val="00AA45EC"/>
    <w:rsid w:val="00AA46F0"/>
    <w:rsid w:val="00AA5831"/>
    <w:rsid w:val="00AA5F25"/>
    <w:rsid w:val="00AA6BA9"/>
    <w:rsid w:val="00AA73EC"/>
    <w:rsid w:val="00AA7635"/>
    <w:rsid w:val="00AA76EA"/>
    <w:rsid w:val="00AB1929"/>
    <w:rsid w:val="00AB23CA"/>
    <w:rsid w:val="00AB2C88"/>
    <w:rsid w:val="00AB402F"/>
    <w:rsid w:val="00AB435A"/>
    <w:rsid w:val="00AB4B09"/>
    <w:rsid w:val="00AB669B"/>
    <w:rsid w:val="00AB6848"/>
    <w:rsid w:val="00AB6CD5"/>
    <w:rsid w:val="00AB7035"/>
    <w:rsid w:val="00AB7EEC"/>
    <w:rsid w:val="00AC0F07"/>
    <w:rsid w:val="00AC34F9"/>
    <w:rsid w:val="00AC38C5"/>
    <w:rsid w:val="00AC38D9"/>
    <w:rsid w:val="00AC3A97"/>
    <w:rsid w:val="00AC4E8E"/>
    <w:rsid w:val="00AC61C2"/>
    <w:rsid w:val="00AC702F"/>
    <w:rsid w:val="00AC7EDB"/>
    <w:rsid w:val="00AD0429"/>
    <w:rsid w:val="00AD1463"/>
    <w:rsid w:val="00AD2570"/>
    <w:rsid w:val="00AD2AD2"/>
    <w:rsid w:val="00AD396D"/>
    <w:rsid w:val="00AD3D24"/>
    <w:rsid w:val="00AD45B3"/>
    <w:rsid w:val="00AD582B"/>
    <w:rsid w:val="00AD5832"/>
    <w:rsid w:val="00AD5990"/>
    <w:rsid w:val="00AD5C83"/>
    <w:rsid w:val="00AD6587"/>
    <w:rsid w:val="00AD65BF"/>
    <w:rsid w:val="00AD65F0"/>
    <w:rsid w:val="00AD670B"/>
    <w:rsid w:val="00AD6A41"/>
    <w:rsid w:val="00AD79AA"/>
    <w:rsid w:val="00AE036F"/>
    <w:rsid w:val="00AE03F1"/>
    <w:rsid w:val="00AE2159"/>
    <w:rsid w:val="00AE3074"/>
    <w:rsid w:val="00AE384F"/>
    <w:rsid w:val="00AE3A39"/>
    <w:rsid w:val="00AE414D"/>
    <w:rsid w:val="00AE4157"/>
    <w:rsid w:val="00AE4FC7"/>
    <w:rsid w:val="00AE55EB"/>
    <w:rsid w:val="00AE5A08"/>
    <w:rsid w:val="00AE5BD9"/>
    <w:rsid w:val="00AE6708"/>
    <w:rsid w:val="00AE67B8"/>
    <w:rsid w:val="00AE731C"/>
    <w:rsid w:val="00AF0357"/>
    <w:rsid w:val="00AF3288"/>
    <w:rsid w:val="00AF3796"/>
    <w:rsid w:val="00AF3C92"/>
    <w:rsid w:val="00AF4413"/>
    <w:rsid w:val="00AF4858"/>
    <w:rsid w:val="00AF5347"/>
    <w:rsid w:val="00AF5512"/>
    <w:rsid w:val="00AF5F11"/>
    <w:rsid w:val="00AF5FA9"/>
    <w:rsid w:val="00AF69F9"/>
    <w:rsid w:val="00AF7945"/>
    <w:rsid w:val="00B0263A"/>
    <w:rsid w:val="00B0356E"/>
    <w:rsid w:val="00B03AE7"/>
    <w:rsid w:val="00B054D7"/>
    <w:rsid w:val="00B05A84"/>
    <w:rsid w:val="00B05B42"/>
    <w:rsid w:val="00B0652A"/>
    <w:rsid w:val="00B07043"/>
    <w:rsid w:val="00B07BC0"/>
    <w:rsid w:val="00B106ED"/>
    <w:rsid w:val="00B11121"/>
    <w:rsid w:val="00B1187A"/>
    <w:rsid w:val="00B11AED"/>
    <w:rsid w:val="00B11D5C"/>
    <w:rsid w:val="00B12757"/>
    <w:rsid w:val="00B13385"/>
    <w:rsid w:val="00B13C46"/>
    <w:rsid w:val="00B14A83"/>
    <w:rsid w:val="00B15C59"/>
    <w:rsid w:val="00B16286"/>
    <w:rsid w:val="00B176FE"/>
    <w:rsid w:val="00B201DD"/>
    <w:rsid w:val="00B2035F"/>
    <w:rsid w:val="00B2049F"/>
    <w:rsid w:val="00B204AB"/>
    <w:rsid w:val="00B20828"/>
    <w:rsid w:val="00B20F09"/>
    <w:rsid w:val="00B214BA"/>
    <w:rsid w:val="00B21A24"/>
    <w:rsid w:val="00B22582"/>
    <w:rsid w:val="00B22F13"/>
    <w:rsid w:val="00B231C0"/>
    <w:rsid w:val="00B23E1F"/>
    <w:rsid w:val="00B248CD"/>
    <w:rsid w:val="00B24B21"/>
    <w:rsid w:val="00B25451"/>
    <w:rsid w:val="00B259F8"/>
    <w:rsid w:val="00B265C8"/>
    <w:rsid w:val="00B26CA3"/>
    <w:rsid w:val="00B309D4"/>
    <w:rsid w:val="00B31B94"/>
    <w:rsid w:val="00B31BF4"/>
    <w:rsid w:val="00B31D1B"/>
    <w:rsid w:val="00B329DE"/>
    <w:rsid w:val="00B330DF"/>
    <w:rsid w:val="00B33150"/>
    <w:rsid w:val="00B332B4"/>
    <w:rsid w:val="00B33453"/>
    <w:rsid w:val="00B343AE"/>
    <w:rsid w:val="00B34AE6"/>
    <w:rsid w:val="00B3583D"/>
    <w:rsid w:val="00B35DA2"/>
    <w:rsid w:val="00B37670"/>
    <w:rsid w:val="00B4015F"/>
    <w:rsid w:val="00B405CA"/>
    <w:rsid w:val="00B4067A"/>
    <w:rsid w:val="00B43BF5"/>
    <w:rsid w:val="00B458AE"/>
    <w:rsid w:val="00B45BF7"/>
    <w:rsid w:val="00B5027D"/>
    <w:rsid w:val="00B50560"/>
    <w:rsid w:val="00B521FE"/>
    <w:rsid w:val="00B52B60"/>
    <w:rsid w:val="00B52C5B"/>
    <w:rsid w:val="00B53072"/>
    <w:rsid w:val="00B5379E"/>
    <w:rsid w:val="00B547F2"/>
    <w:rsid w:val="00B54CFF"/>
    <w:rsid w:val="00B5514F"/>
    <w:rsid w:val="00B55571"/>
    <w:rsid w:val="00B557CA"/>
    <w:rsid w:val="00B55E2B"/>
    <w:rsid w:val="00B56103"/>
    <w:rsid w:val="00B56367"/>
    <w:rsid w:val="00B565FD"/>
    <w:rsid w:val="00B567C3"/>
    <w:rsid w:val="00B570AD"/>
    <w:rsid w:val="00B5719D"/>
    <w:rsid w:val="00B575A9"/>
    <w:rsid w:val="00B57C93"/>
    <w:rsid w:val="00B6037D"/>
    <w:rsid w:val="00B6061B"/>
    <w:rsid w:val="00B60B21"/>
    <w:rsid w:val="00B618B5"/>
    <w:rsid w:val="00B6356F"/>
    <w:rsid w:val="00B638DA"/>
    <w:rsid w:val="00B64C0D"/>
    <w:rsid w:val="00B653A4"/>
    <w:rsid w:val="00B6568E"/>
    <w:rsid w:val="00B66619"/>
    <w:rsid w:val="00B669FA"/>
    <w:rsid w:val="00B67565"/>
    <w:rsid w:val="00B708F1"/>
    <w:rsid w:val="00B7092D"/>
    <w:rsid w:val="00B71437"/>
    <w:rsid w:val="00B715E4"/>
    <w:rsid w:val="00B71E11"/>
    <w:rsid w:val="00B748C8"/>
    <w:rsid w:val="00B74ABF"/>
    <w:rsid w:val="00B7519B"/>
    <w:rsid w:val="00B75342"/>
    <w:rsid w:val="00B766B9"/>
    <w:rsid w:val="00B772C7"/>
    <w:rsid w:val="00B77D9F"/>
    <w:rsid w:val="00B804F7"/>
    <w:rsid w:val="00B813C5"/>
    <w:rsid w:val="00B81553"/>
    <w:rsid w:val="00B816EF"/>
    <w:rsid w:val="00B81A6C"/>
    <w:rsid w:val="00B81D8D"/>
    <w:rsid w:val="00B81E31"/>
    <w:rsid w:val="00B82967"/>
    <w:rsid w:val="00B82B3E"/>
    <w:rsid w:val="00B8397E"/>
    <w:rsid w:val="00B83E1B"/>
    <w:rsid w:val="00B83F43"/>
    <w:rsid w:val="00B84D63"/>
    <w:rsid w:val="00B85A6C"/>
    <w:rsid w:val="00B85BCF"/>
    <w:rsid w:val="00B865D6"/>
    <w:rsid w:val="00B8677E"/>
    <w:rsid w:val="00B872CF"/>
    <w:rsid w:val="00B87576"/>
    <w:rsid w:val="00B87981"/>
    <w:rsid w:val="00B903A8"/>
    <w:rsid w:val="00B90D62"/>
    <w:rsid w:val="00B92090"/>
    <w:rsid w:val="00B92669"/>
    <w:rsid w:val="00B926AB"/>
    <w:rsid w:val="00B932D6"/>
    <w:rsid w:val="00B9399C"/>
    <w:rsid w:val="00B93ED0"/>
    <w:rsid w:val="00B94A58"/>
    <w:rsid w:val="00B94E9B"/>
    <w:rsid w:val="00B957F9"/>
    <w:rsid w:val="00B95F32"/>
    <w:rsid w:val="00BA10FF"/>
    <w:rsid w:val="00BA1D76"/>
    <w:rsid w:val="00BA395E"/>
    <w:rsid w:val="00BA4A39"/>
    <w:rsid w:val="00BA6845"/>
    <w:rsid w:val="00BA6E1F"/>
    <w:rsid w:val="00BA74CA"/>
    <w:rsid w:val="00BB024E"/>
    <w:rsid w:val="00BB1DC1"/>
    <w:rsid w:val="00BB2545"/>
    <w:rsid w:val="00BB3801"/>
    <w:rsid w:val="00BB42FC"/>
    <w:rsid w:val="00BB535E"/>
    <w:rsid w:val="00BB7030"/>
    <w:rsid w:val="00BB77FD"/>
    <w:rsid w:val="00BC0BC0"/>
    <w:rsid w:val="00BC1751"/>
    <w:rsid w:val="00BC17D7"/>
    <w:rsid w:val="00BC1B34"/>
    <w:rsid w:val="00BC1CA8"/>
    <w:rsid w:val="00BC2259"/>
    <w:rsid w:val="00BC34DF"/>
    <w:rsid w:val="00BC38D7"/>
    <w:rsid w:val="00BC3F4D"/>
    <w:rsid w:val="00BC4925"/>
    <w:rsid w:val="00BC4BD2"/>
    <w:rsid w:val="00BC5C15"/>
    <w:rsid w:val="00BC6AB3"/>
    <w:rsid w:val="00BC7234"/>
    <w:rsid w:val="00BD01AB"/>
    <w:rsid w:val="00BD0362"/>
    <w:rsid w:val="00BD0523"/>
    <w:rsid w:val="00BD0845"/>
    <w:rsid w:val="00BD1A33"/>
    <w:rsid w:val="00BD22DF"/>
    <w:rsid w:val="00BD2445"/>
    <w:rsid w:val="00BD40E8"/>
    <w:rsid w:val="00BD42BC"/>
    <w:rsid w:val="00BD5FAD"/>
    <w:rsid w:val="00BD6065"/>
    <w:rsid w:val="00BD71DD"/>
    <w:rsid w:val="00BE04CF"/>
    <w:rsid w:val="00BE09CB"/>
    <w:rsid w:val="00BE0C1B"/>
    <w:rsid w:val="00BE1853"/>
    <w:rsid w:val="00BE19B6"/>
    <w:rsid w:val="00BE1CB9"/>
    <w:rsid w:val="00BE1F18"/>
    <w:rsid w:val="00BE2426"/>
    <w:rsid w:val="00BE408C"/>
    <w:rsid w:val="00BE4426"/>
    <w:rsid w:val="00BE475A"/>
    <w:rsid w:val="00BE49E6"/>
    <w:rsid w:val="00BE5188"/>
    <w:rsid w:val="00BE6971"/>
    <w:rsid w:val="00BE6B8C"/>
    <w:rsid w:val="00BE7A3C"/>
    <w:rsid w:val="00BF1560"/>
    <w:rsid w:val="00BF2D30"/>
    <w:rsid w:val="00BF3841"/>
    <w:rsid w:val="00BF3F7F"/>
    <w:rsid w:val="00BF404C"/>
    <w:rsid w:val="00BF5449"/>
    <w:rsid w:val="00BF6F1B"/>
    <w:rsid w:val="00C006BC"/>
    <w:rsid w:val="00C00818"/>
    <w:rsid w:val="00C00F08"/>
    <w:rsid w:val="00C01263"/>
    <w:rsid w:val="00C02009"/>
    <w:rsid w:val="00C02120"/>
    <w:rsid w:val="00C02819"/>
    <w:rsid w:val="00C02A03"/>
    <w:rsid w:val="00C02D0B"/>
    <w:rsid w:val="00C03621"/>
    <w:rsid w:val="00C04095"/>
    <w:rsid w:val="00C04704"/>
    <w:rsid w:val="00C049BA"/>
    <w:rsid w:val="00C04BD5"/>
    <w:rsid w:val="00C04CDC"/>
    <w:rsid w:val="00C05785"/>
    <w:rsid w:val="00C062FA"/>
    <w:rsid w:val="00C06A17"/>
    <w:rsid w:val="00C07178"/>
    <w:rsid w:val="00C0723A"/>
    <w:rsid w:val="00C075CB"/>
    <w:rsid w:val="00C07D3F"/>
    <w:rsid w:val="00C11038"/>
    <w:rsid w:val="00C12DEE"/>
    <w:rsid w:val="00C13FC3"/>
    <w:rsid w:val="00C14E50"/>
    <w:rsid w:val="00C1589F"/>
    <w:rsid w:val="00C15A29"/>
    <w:rsid w:val="00C15B8F"/>
    <w:rsid w:val="00C16054"/>
    <w:rsid w:val="00C20E48"/>
    <w:rsid w:val="00C21C44"/>
    <w:rsid w:val="00C21D53"/>
    <w:rsid w:val="00C21EBE"/>
    <w:rsid w:val="00C22AAC"/>
    <w:rsid w:val="00C22F46"/>
    <w:rsid w:val="00C24E47"/>
    <w:rsid w:val="00C260DC"/>
    <w:rsid w:val="00C26311"/>
    <w:rsid w:val="00C26B21"/>
    <w:rsid w:val="00C26CB7"/>
    <w:rsid w:val="00C27483"/>
    <w:rsid w:val="00C30AAE"/>
    <w:rsid w:val="00C333D8"/>
    <w:rsid w:val="00C337E5"/>
    <w:rsid w:val="00C33CEB"/>
    <w:rsid w:val="00C3488D"/>
    <w:rsid w:val="00C34A46"/>
    <w:rsid w:val="00C34F28"/>
    <w:rsid w:val="00C350AF"/>
    <w:rsid w:val="00C35812"/>
    <w:rsid w:val="00C35B75"/>
    <w:rsid w:val="00C363DF"/>
    <w:rsid w:val="00C36D46"/>
    <w:rsid w:val="00C3737E"/>
    <w:rsid w:val="00C37591"/>
    <w:rsid w:val="00C37634"/>
    <w:rsid w:val="00C37B85"/>
    <w:rsid w:val="00C40289"/>
    <w:rsid w:val="00C403AB"/>
    <w:rsid w:val="00C411C1"/>
    <w:rsid w:val="00C41278"/>
    <w:rsid w:val="00C41AA4"/>
    <w:rsid w:val="00C43935"/>
    <w:rsid w:val="00C4394D"/>
    <w:rsid w:val="00C43E55"/>
    <w:rsid w:val="00C441F4"/>
    <w:rsid w:val="00C45B72"/>
    <w:rsid w:val="00C45E43"/>
    <w:rsid w:val="00C46EAF"/>
    <w:rsid w:val="00C46FD0"/>
    <w:rsid w:val="00C5006B"/>
    <w:rsid w:val="00C50936"/>
    <w:rsid w:val="00C51A91"/>
    <w:rsid w:val="00C522F7"/>
    <w:rsid w:val="00C5238D"/>
    <w:rsid w:val="00C53041"/>
    <w:rsid w:val="00C53387"/>
    <w:rsid w:val="00C533BC"/>
    <w:rsid w:val="00C53765"/>
    <w:rsid w:val="00C53A00"/>
    <w:rsid w:val="00C544EA"/>
    <w:rsid w:val="00C546E8"/>
    <w:rsid w:val="00C54F78"/>
    <w:rsid w:val="00C54FE3"/>
    <w:rsid w:val="00C55F08"/>
    <w:rsid w:val="00C56070"/>
    <w:rsid w:val="00C60063"/>
    <w:rsid w:val="00C60F94"/>
    <w:rsid w:val="00C61179"/>
    <w:rsid w:val="00C61E74"/>
    <w:rsid w:val="00C633CC"/>
    <w:rsid w:val="00C63583"/>
    <w:rsid w:val="00C637BD"/>
    <w:rsid w:val="00C63C28"/>
    <w:rsid w:val="00C6488B"/>
    <w:rsid w:val="00C64BD5"/>
    <w:rsid w:val="00C660EF"/>
    <w:rsid w:val="00C66CD6"/>
    <w:rsid w:val="00C70A73"/>
    <w:rsid w:val="00C71973"/>
    <w:rsid w:val="00C734B9"/>
    <w:rsid w:val="00C73782"/>
    <w:rsid w:val="00C73E1D"/>
    <w:rsid w:val="00C751F5"/>
    <w:rsid w:val="00C7606D"/>
    <w:rsid w:val="00C76638"/>
    <w:rsid w:val="00C768F5"/>
    <w:rsid w:val="00C77598"/>
    <w:rsid w:val="00C82A64"/>
    <w:rsid w:val="00C82F20"/>
    <w:rsid w:val="00C82F79"/>
    <w:rsid w:val="00C83179"/>
    <w:rsid w:val="00C8348C"/>
    <w:rsid w:val="00C83518"/>
    <w:rsid w:val="00C83A9B"/>
    <w:rsid w:val="00C84745"/>
    <w:rsid w:val="00C84826"/>
    <w:rsid w:val="00C84890"/>
    <w:rsid w:val="00C84F7B"/>
    <w:rsid w:val="00C852A3"/>
    <w:rsid w:val="00C85482"/>
    <w:rsid w:val="00C862C9"/>
    <w:rsid w:val="00C87BDB"/>
    <w:rsid w:val="00C900ED"/>
    <w:rsid w:val="00C90B63"/>
    <w:rsid w:val="00C917E6"/>
    <w:rsid w:val="00C9205E"/>
    <w:rsid w:val="00C92F41"/>
    <w:rsid w:val="00C9328F"/>
    <w:rsid w:val="00C93BF1"/>
    <w:rsid w:val="00C93D47"/>
    <w:rsid w:val="00C94173"/>
    <w:rsid w:val="00C944EB"/>
    <w:rsid w:val="00C94ABF"/>
    <w:rsid w:val="00C9696A"/>
    <w:rsid w:val="00C96E71"/>
    <w:rsid w:val="00C9796E"/>
    <w:rsid w:val="00CA000F"/>
    <w:rsid w:val="00CA016D"/>
    <w:rsid w:val="00CA16F7"/>
    <w:rsid w:val="00CA3EFE"/>
    <w:rsid w:val="00CA4006"/>
    <w:rsid w:val="00CA4B3B"/>
    <w:rsid w:val="00CA4F99"/>
    <w:rsid w:val="00CA662E"/>
    <w:rsid w:val="00CA6B44"/>
    <w:rsid w:val="00CA70CF"/>
    <w:rsid w:val="00CB055F"/>
    <w:rsid w:val="00CB0B76"/>
    <w:rsid w:val="00CB15B7"/>
    <w:rsid w:val="00CB18EE"/>
    <w:rsid w:val="00CB1A23"/>
    <w:rsid w:val="00CB2B53"/>
    <w:rsid w:val="00CB2B70"/>
    <w:rsid w:val="00CB2C86"/>
    <w:rsid w:val="00CB5031"/>
    <w:rsid w:val="00CB5068"/>
    <w:rsid w:val="00CB533A"/>
    <w:rsid w:val="00CB584C"/>
    <w:rsid w:val="00CB5E32"/>
    <w:rsid w:val="00CB7364"/>
    <w:rsid w:val="00CB7C98"/>
    <w:rsid w:val="00CB7E9C"/>
    <w:rsid w:val="00CC0392"/>
    <w:rsid w:val="00CC0B6C"/>
    <w:rsid w:val="00CC157F"/>
    <w:rsid w:val="00CC2117"/>
    <w:rsid w:val="00CC22BE"/>
    <w:rsid w:val="00CC2FDF"/>
    <w:rsid w:val="00CC3018"/>
    <w:rsid w:val="00CC3228"/>
    <w:rsid w:val="00CC3923"/>
    <w:rsid w:val="00CC51D0"/>
    <w:rsid w:val="00CC552B"/>
    <w:rsid w:val="00CC7494"/>
    <w:rsid w:val="00CC76DC"/>
    <w:rsid w:val="00CC7791"/>
    <w:rsid w:val="00CD0150"/>
    <w:rsid w:val="00CD02F6"/>
    <w:rsid w:val="00CD0672"/>
    <w:rsid w:val="00CD0883"/>
    <w:rsid w:val="00CD15AB"/>
    <w:rsid w:val="00CD19C2"/>
    <w:rsid w:val="00CD2DBC"/>
    <w:rsid w:val="00CD312A"/>
    <w:rsid w:val="00CD4811"/>
    <w:rsid w:val="00CD6349"/>
    <w:rsid w:val="00CD6841"/>
    <w:rsid w:val="00CD68CB"/>
    <w:rsid w:val="00CD6B22"/>
    <w:rsid w:val="00CD6D54"/>
    <w:rsid w:val="00CE01F0"/>
    <w:rsid w:val="00CE040C"/>
    <w:rsid w:val="00CE1778"/>
    <w:rsid w:val="00CE2B67"/>
    <w:rsid w:val="00CE31FF"/>
    <w:rsid w:val="00CE4266"/>
    <w:rsid w:val="00CE4412"/>
    <w:rsid w:val="00CE4A9E"/>
    <w:rsid w:val="00CE5403"/>
    <w:rsid w:val="00CE5E4C"/>
    <w:rsid w:val="00CE7B2F"/>
    <w:rsid w:val="00CE7C0A"/>
    <w:rsid w:val="00CE7C36"/>
    <w:rsid w:val="00CE7D75"/>
    <w:rsid w:val="00CF056E"/>
    <w:rsid w:val="00CF0E56"/>
    <w:rsid w:val="00CF1F32"/>
    <w:rsid w:val="00CF29EC"/>
    <w:rsid w:val="00CF38FB"/>
    <w:rsid w:val="00CF457E"/>
    <w:rsid w:val="00CF4657"/>
    <w:rsid w:val="00CF5759"/>
    <w:rsid w:val="00CF5B05"/>
    <w:rsid w:val="00CF7626"/>
    <w:rsid w:val="00CF7627"/>
    <w:rsid w:val="00CF791A"/>
    <w:rsid w:val="00D00078"/>
    <w:rsid w:val="00D00407"/>
    <w:rsid w:val="00D005FD"/>
    <w:rsid w:val="00D0116D"/>
    <w:rsid w:val="00D01306"/>
    <w:rsid w:val="00D02835"/>
    <w:rsid w:val="00D0290B"/>
    <w:rsid w:val="00D035A6"/>
    <w:rsid w:val="00D03836"/>
    <w:rsid w:val="00D04B50"/>
    <w:rsid w:val="00D04C6F"/>
    <w:rsid w:val="00D04DFA"/>
    <w:rsid w:val="00D05553"/>
    <w:rsid w:val="00D060C2"/>
    <w:rsid w:val="00D074CD"/>
    <w:rsid w:val="00D10D06"/>
    <w:rsid w:val="00D12321"/>
    <w:rsid w:val="00D12896"/>
    <w:rsid w:val="00D12CED"/>
    <w:rsid w:val="00D13219"/>
    <w:rsid w:val="00D1377E"/>
    <w:rsid w:val="00D13CB5"/>
    <w:rsid w:val="00D149B0"/>
    <w:rsid w:val="00D15209"/>
    <w:rsid w:val="00D15471"/>
    <w:rsid w:val="00D15B7B"/>
    <w:rsid w:val="00D16AA6"/>
    <w:rsid w:val="00D17425"/>
    <w:rsid w:val="00D20617"/>
    <w:rsid w:val="00D2094E"/>
    <w:rsid w:val="00D20BA6"/>
    <w:rsid w:val="00D22859"/>
    <w:rsid w:val="00D23586"/>
    <w:rsid w:val="00D24304"/>
    <w:rsid w:val="00D24E03"/>
    <w:rsid w:val="00D25810"/>
    <w:rsid w:val="00D25816"/>
    <w:rsid w:val="00D25986"/>
    <w:rsid w:val="00D26114"/>
    <w:rsid w:val="00D261F0"/>
    <w:rsid w:val="00D2747A"/>
    <w:rsid w:val="00D27CC0"/>
    <w:rsid w:val="00D30494"/>
    <w:rsid w:val="00D3110A"/>
    <w:rsid w:val="00D311D5"/>
    <w:rsid w:val="00D315E1"/>
    <w:rsid w:val="00D31D68"/>
    <w:rsid w:val="00D32DB2"/>
    <w:rsid w:val="00D33074"/>
    <w:rsid w:val="00D33366"/>
    <w:rsid w:val="00D35175"/>
    <w:rsid w:val="00D35A42"/>
    <w:rsid w:val="00D35DA7"/>
    <w:rsid w:val="00D36132"/>
    <w:rsid w:val="00D374E2"/>
    <w:rsid w:val="00D37D54"/>
    <w:rsid w:val="00D40CE0"/>
    <w:rsid w:val="00D410E3"/>
    <w:rsid w:val="00D413CB"/>
    <w:rsid w:val="00D41D50"/>
    <w:rsid w:val="00D42511"/>
    <w:rsid w:val="00D42EAA"/>
    <w:rsid w:val="00D43459"/>
    <w:rsid w:val="00D43C17"/>
    <w:rsid w:val="00D4409F"/>
    <w:rsid w:val="00D4442F"/>
    <w:rsid w:val="00D44F3B"/>
    <w:rsid w:val="00D476C0"/>
    <w:rsid w:val="00D47A03"/>
    <w:rsid w:val="00D47BDB"/>
    <w:rsid w:val="00D47C86"/>
    <w:rsid w:val="00D47F27"/>
    <w:rsid w:val="00D50352"/>
    <w:rsid w:val="00D50522"/>
    <w:rsid w:val="00D5331D"/>
    <w:rsid w:val="00D539C9"/>
    <w:rsid w:val="00D54FE2"/>
    <w:rsid w:val="00D56713"/>
    <w:rsid w:val="00D5732E"/>
    <w:rsid w:val="00D577EE"/>
    <w:rsid w:val="00D6122A"/>
    <w:rsid w:val="00D61C11"/>
    <w:rsid w:val="00D61CFF"/>
    <w:rsid w:val="00D62E06"/>
    <w:rsid w:val="00D63291"/>
    <w:rsid w:val="00D66D24"/>
    <w:rsid w:val="00D7010F"/>
    <w:rsid w:val="00D7034C"/>
    <w:rsid w:val="00D70A37"/>
    <w:rsid w:val="00D7128B"/>
    <w:rsid w:val="00D714F7"/>
    <w:rsid w:val="00D72007"/>
    <w:rsid w:val="00D72D3B"/>
    <w:rsid w:val="00D72EC9"/>
    <w:rsid w:val="00D742A3"/>
    <w:rsid w:val="00D75E1E"/>
    <w:rsid w:val="00D7653E"/>
    <w:rsid w:val="00D77121"/>
    <w:rsid w:val="00D7775E"/>
    <w:rsid w:val="00D77B37"/>
    <w:rsid w:val="00D813C9"/>
    <w:rsid w:val="00D826A6"/>
    <w:rsid w:val="00D837BF"/>
    <w:rsid w:val="00D83D0C"/>
    <w:rsid w:val="00D83EF4"/>
    <w:rsid w:val="00D85F75"/>
    <w:rsid w:val="00D8636B"/>
    <w:rsid w:val="00D86AAF"/>
    <w:rsid w:val="00D86B8F"/>
    <w:rsid w:val="00D86C04"/>
    <w:rsid w:val="00D86E85"/>
    <w:rsid w:val="00D87819"/>
    <w:rsid w:val="00D90827"/>
    <w:rsid w:val="00D91940"/>
    <w:rsid w:val="00D92112"/>
    <w:rsid w:val="00D938DA"/>
    <w:rsid w:val="00D93DF8"/>
    <w:rsid w:val="00D94442"/>
    <w:rsid w:val="00D946D9"/>
    <w:rsid w:val="00D94DB4"/>
    <w:rsid w:val="00D95124"/>
    <w:rsid w:val="00D96ACD"/>
    <w:rsid w:val="00D9769C"/>
    <w:rsid w:val="00D97DEC"/>
    <w:rsid w:val="00DA047C"/>
    <w:rsid w:val="00DA2696"/>
    <w:rsid w:val="00DA2C3C"/>
    <w:rsid w:val="00DA424A"/>
    <w:rsid w:val="00DA442D"/>
    <w:rsid w:val="00DA49A2"/>
    <w:rsid w:val="00DA4B8E"/>
    <w:rsid w:val="00DA4CE2"/>
    <w:rsid w:val="00DA5A2D"/>
    <w:rsid w:val="00DA5C70"/>
    <w:rsid w:val="00DB0EFA"/>
    <w:rsid w:val="00DB12C5"/>
    <w:rsid w:val="00DB24A7"/>
    <w:rsid w:val="00DB4D88"/>
    <w:rsid w:val="00DB4E53"/>
    <w:rsid w:val="00DB595C"/>
    <w:rsid w:val="00DB73CE"/>
    <w:rsid w:val="00DB7E13"/>
    <w:rsid w:val="00DC007C"/>
    <w:rsid w:val="00DC1208"/>
    <w:rsid w:val="00DC12E5"/>
    <w:rsid w:val="00DC22DD"/>
    <w:rsid w:val="00DC271A"/>
    <w:rsid w:val="00DC2726"/>
    <w:rsid w:val="00DC3842"/>
    <w:rsid w:val="00DC5EF2"/>
    <w:rsid w:val="00DC72BD"/>
    <w:rsid w:val="00DC7A51"/>
    <w:rsid w:val="00DD1513"/>
    <w:rsid w:val="00DD1A29"/>
    <w:rsid w:val="00DD1AAE"/>
    <w:rsid w:val="00DD1E86"/>
    <w:rsid w:val="00DD40D7"/>
    <w:rsid w:val="00DD432F"/>
    <w:rsid w:val="00DD4423"/>
    <w:rsid w:val="00DD5049"/>
    <w:rsid w:val="00DD5B36"/>
    <w:rsid w:val="00DD63C5"/>
    <w:rsid w:val="00DD6F96"/>
    <w:rsid w:val="00DE01D3"/>
    <w:rsid w:val="00DE03A2"/>
    <w:rsid w:val="00DE1106"/>
    <w:rsid w:val="00DE140C"/>
    <w:rsid w:val="00DE1D9D"/>
    <w:rsid w:val="00DE2434"/>
    <w:rsid w:val="00DE2992"/>
    <w:rsid w:val="00DE32B1"/>
    <w:rsid w:val="00DE3340"/>
    <w:rsid w:val="00DE336A"/>
    <w:rsid w:val="00DE35FA"/>
    <w:rsid w:val="00DE361E"/>
    <w:rsid w:val="00DE3698"/>
    <w:rsid w:val="00DE3A4E"/>
    <w:rsid w:val="00DE3E7E"/>
    <w:rsid w:val="00DE486E"/>
    <w:rsid w:val="00DE53AD"/>
    <w:rsid w:val="00DE53BB"/>
    <w:rsid w:val="00DE5745"/>
    <w:rsid w:val="00DE7233"/>
    <w:rsid w:val="00DE7C8D"/>
    <w:rsid w:val="00DF125D"/>
    <w:rsid w:val="00DF134C"/>
    <w:rsid w:val="00DF14EC"/>
    <w:rsid w:val="00DF1600"/>
    <w:rsid w:val="00DF3D24"/>
    <w:rsid w:val="00DF3E27"/>
    <w:rsid w:val="00DF5162"/>
    <w:rsid w:val="00DF58CE"/>
    <w:rsid w:val="00DF5BC8"/>
    <w:rsid w:val="00DF689A"/>
    <w:rsid w:val="00DF787E"/>
    <w:rsid w:val="00DF7FE8"/>
    <w:rsid w:val="00E001D6"/>
    <w:rsid w:val="00E00339"/>
    <w:rsid w:val="00E006C8"/>
    <w:rsid w:val="00E009FB"/>
    <w:rsid w:val="00E00B98"/>
    <w:rsid w:val="00E00BB3"/>
    <w:rsid w:val="00E01117"/>
    <w:rsid w:val="00E01AD3"/>
    <w:rsid w:val="00E01B49"/>
    <w:rsid w:val="00E01FED"/>
    <w:rsid w:val="00E02461"/>
    <w:rsid w:val="00E0399E"/>
    <w:rsid w:val="00E03EFD"/>
    <w:rsid w:val="00E042BE"/>
    <w:rsid w:val="00E04476"/>
    <w:rsid w:val="00E04CA6"/>
    <w:rsid w:val="00E04FCD"/>
    <w:rsid w:val="00E070EF"/>
    <w:rsid w:val="00E073DC"/>
    <w:rsid w:val="00E07855"/>
    <w:rsid w:val="00E07FC9"/>
    <w:rsid w:val="00E1072C"/>
    <w:rsid w:val="00E1118F"/>
    <w:rsid w:val="00E11AC6"/>
    <w:rsid w:val="00E126A6"/>
    <w:rsid w:val="00E13D2D"/>
    <w:rsid w:val="00E142A8"/>
    <w:rsid w:val="00E14647"/>
    <w:rsid w:val="00E14D2A"/>
    <w:rsid w:val="00E14EA4"/>
    <w:rsid w:val="00E15F72"/>
    <w:rsid w:val="00E1643E"/>
    <w:rsid w:val="00E16BD4"/>
    <w:rsid w:val="00E176E7"/>
    <w:rsid w:val="00E17825"/>
    <w:rsid w:val="00E203E2"/>
    <w:rsid w:val="00E226D9"/>
    <w:rsid w:val="00E23095"/>
    <w:rsid w:val="00E24D21"/>
    <w:rsid w:val="00E24E15"/>
    <w:rsid w:val="00E254FD"/>
    <w:rsid w:val="00E27A7E"/>
    <w:rsid w:val="00E27C9B"/>
    <w:rsid w:val="00E27EE3"/>
    <w:rsid w:val="00E27EE8"/>
    <w:rsid w:val="00E30562"/>
    <w:rsid w:val="00E30945"/>
    <w:rsid w:val="00E30F09"/>
    <w:rsid w:val="00E322AC"/>
    <w:rsid w:val="00E327F1"/>
    <w:rsid w:val="00E33796"/>
    <w:rsid w:val="00E34B51"/>
    <w:rsid w:val="00E3554A"/>
    <w:rsid w:val="00E3594A"/>
    <w:rsid w:val="00E363A2"/>
    <w:rsid w:val="00E3664C"/>
    <w:rsid w:val="00E36D98"/>
    <w:rsid w:val="00E3740B"/>
    <w:rsid w:val="00E378AC"/>
    <w:rsid w:val="00E378CA"/>
    <w:rsid w:val="00E37A9B"/>
    <w:rsid w:val="00E401AD"/>
    <w:rsid w:val="00E40924"/>
    <w:rsid w:val="00E4173E"/>
    <w:rsid w:val="00E422F2"/>
    <w:rsid w:val="00E43FC8"/>
    <w:rsid w:val="00E44006"/>
    <w:rsid w:val="00E461E3"/>
    <w:rsid w:val="00E46564"/>
    <w:rsid w:val="00E46C59"/>
    <w:rsid w:val="00E478D3"/>
    <w:rsid w:val="00E500A9"/>
    <w:rsid w:val="00E50129"/>
    <w:rsid w:val="00E5091B"/>
    <w:rsid w:val="00E51107"/>
    <w:rsid w:val="00E51456"/>
    <w:rsid w:val="00E51749"/>
    <w:rsid w:val="00E53096"/>
    <w:rsid w:val="00E53569"/>
    <w:rsid w:val="00E5372B"/>
    <w:rsid w:val="00E545E8"/>
    <w:rsid w:val="00E54601"/>
    <w:rsid w:val="00E54E36"/>
    <w:rsid w:val="00E5545B"/>
    <w:rsid w:val="00E55D45"/>
    <w:rsid w:val="00E56103"/>
    <w:rsid w:val="00E5665A"/>
    <w:rsid w:val="00E56C69"/>
    <w:rsid w:val="00E56C7A"/>
    <w:rsid w:val="00E5718F"/>
    <w:rsid w:val="00E57849"/>
    <w:rsid w:val="00E57C35"/>
    <w:rsid w:val="00E57EC0"/>
    <w:rsid w:val="00E605BC"/>
    <w:rsid w:val="00E607D4"/>
    <w:rsid w:val="00E60854"/>
    <w:rsid w:val="00E62241"/>
    <w:rsid w:val="00E629C9"/>
    <w:rsid w:val="00E62F91"/>
    <w:rsid w:val="00E63651"/>
    <w:rsid w:val="00E63915"/>
    <w:rsid w:val="00E65370"/>
    <w:rsid w:val="00E656B9"/>
    <w:rsid w:val="00E65895"/>
    <w:rsid w:val="00E65D5C"/>
    <w:rsid w:val="00E65EC0"/>
    <w:rsid w:val="00E66CBF"/>
    <w:rsid w:val="00E67832"/>
    <w:rsid w:val="00E67E88"/>
    <w:rsid w:val="00E70A22"/>
    <w:rsid w:val="00E71807"/>
    <w:rsid w:val="00E719D0"/>
    <w:rsid w:val="00E71A90"/>
    <w:rsid w:val="00E71C51"/>
    <w:rsid w:val="00E71CC5"/>
    <w:rsid w:val="00E72107"/>
    <w:rsid w:val="00E7342F"/>
    <w:rsid w:val="00E74A80"/>
    <w:rsid w:val="00E75A51"/>
    <w:rsid w:val="00E7629F"/>
    <w:rsid w:val="00E7706F"/>
    <w:rsid w:val="00E77311"/>
    <w:rsid w:val="00E80360"/>
    <w:rsid w:val="00E80A2B"/>
    <w:rsid w:val="00E80B0E"/>
    <w:rsid w:val="00E8109A"/>
    <w:rsid w:val="00E82298"/>
    <w:rsid w:val="00E8356B"/>
    <w:rsid w:val="00E83A9A"/>
    <w:rsid w:val="00E83EAF"/>
    <w:rsid w:val="00E85F41"/>
    <w:rsid w:val="00E861A5"/>
    <w:rsid w:val="00E87713"/>
    <w:rsid w:val="00E90241"/>
    <w:rsid w:val="00E903D5"/>
    <w:rsid w:val="00E9052A"/>
    <w:rsid w:val="00E91A99"/>
    <w:rsid w:val="00E923DC"/>
    <w:rsid w:val="00E92D0E"/>
    <w:rsid w:val="00E937A6"/>
    <w:rsid w:val="00E94A23"/>
    <w:rsid w:val="00E9501B"/>
    <w:rsid w:val="00E95392"/>
    <w:rsid w:val="00E9589C"/>
    <w:rsid w:val="00E95A41"/>
    <w:rsid w:val="00E95E03"/>
    <w:rsid w:val="00E96315"/>
    <w:rsid w:val="00E978A5"/>
    <w:rsid w:val="00EA1092"/>
    <w:rsid w:val="00EA10AE"/>
    <w:rsid w:val="00EA133A"/>
    <w:rsid w:val="00EA1B82"/>
    <w:rsid w:val="00EA1F25"/>
    <w:rsid w:val="00EA2337"/>
    <w:rsid w:val="00EA2AAF"/>
    <w:rsid w:val="00EA2CFE"/>
    <w:rsid w:val="00EA385C"/>
    <w:rsid w:val="00EA3912"/>
    <w:rsid w:val="00EA46AE"/>
    <w:rsid w:val="00EA4A79"/>
    <w:rsid w:val="00EA4D11"/>
    <w:rsid w:val="00EA6378"/>
    <w:rsid w:val="00EA6443"/>
    <w:rsid w:val="00EB0431"/>
    <w:rsid w:val="00EB35D5"/>
    <w:rsid w:val="00EB46FE"/>
    <w:rsid w:val="00EB4D7F"/>
    <w:rsid w:val="00EB5721"/>
    <w:rsid w:val="00EB59AC"/>
    <w:rsid w:val="00EB5BEC"/>
    <w:rsid w:val="00EB6238"/>
    <w:rsid w:val="00EB62C6"/>
    <w:rsid w:val="00EB66D4"/>
    <w:rsid w:val="00EC057E"/>
    <w:rsid w:val="00EC06DE"/>
    <w:rsid w:val="00EC0DAC"/>
    <w:rsid w:val="00EC1E57"/>
    <w:rsid w:val="00EC1FAE"/>
    <w:rsid w:val="00EC2827"/>
    <w:rsid w:val="00EC2ED4"/>
    <w:rsid w:val="00EC3166"/>
    <w:rsid w:val="00EC352F"/>
    <w:rsid w:val="00EC3563"/>
    <w:rsid w:val="00EC400F"/>
    <w:rsid w:val="00EC4641"/>
    <w:rsid w:val="00EC4C3F"/>
    <w:rsid w:val="00EC4DFA"/>
    <w:rsid w:val="00EC66CC"/>
    <w:rsid w:val="00EC6B2F"/>
    <w:rsid w:val="00EC7149"/>
    <w:rsid w:val="00EC7557"/>
    <w:rsid w:val="00EC77C1"/>
    <w:rsid w:val="00EC7D6D"/>
    <w:rsid w:val="00ED07FE"/>
    <w:rsid w:val="00ED1349"/>
    <w:rsid w:val="00ED153D"/>
    <w:rsid w:val="00ED1589"/>
    <w:rsid w:val="00ED1933"/>
    <w:rsid w:val="00ED2B0F"/>
    <w:rsid w:val="00ED3A6D"/>
    <w:rsid w:val="00ED3DF3"/>
    <w:rsid w:val="00ED46A9"/>
    <w:rsid w:val="00ED4979"/>
    <w:rsid w:val="00ED4AF4"/>
    <w:rsid w:val="00ED4B6D"/>
    <w:rsid w:val="00ED6871"/>
    <w:rsid w:val="00ED6B96"/>
    <w:rsid w:val="00EE049F"/>
    <w:rsid w:val="00EE0B02"/>
    <w:rsid w:val="00EE12DC"/>
    <w:rsid w:val="00EE1517"/>
    <w:rsid w:val="00EE1CA4"/>
    <w:rsid w:val="00EE25A2"/>
    <w:rsid w:val="00EE2977"/>
    <w:rsid w:val="00EE3168"/>
    <w:rsid w:val="00EE3503"/>
    <w:rsid w:val="00EE3BC2"/>
    <w:rsid w:val="00EE4FE8"/>
    <w:rsid w:val="00EE58C0"/>
    <w:rsid w:val="00EE5937"/>
    <w:rsid w:val="00EE597D"/>
    <w:rsid w:val="00EE71E3"/>
    <w:rsid w:val="00EE72A2"/>
    <w:rsid w:val="00EE75C2"/>
    <w:rsid w:val="00EE7D07"/>
    <w:rsid w:val="00EF0AFC"/>
    <w:rsid w:val="00EF0CA3"/>
    <w:rsid w:val="00EF1020"/>
    <w:rsid w:val="00EF160D"/>
    <w:rsid w:val="00EF299D"/>
    <w:rsid w:val="00EF31E6"/>
    <w:rsid w:val="00EF47C5"/>
    <w:rsid w:val="00EF4D51"/>
    <w:rsid w:val="00EF501C"/>
    <w:rsid w:val="00EF57F3"/>
    <w:rsid w:val="00EF5978"/>
    <w:rsid w:val="00EF617E"/>
    <w:rsid w:val="00EF705F"/>
    <w:rsid w:val="00EF7227"/>
    <w:rsid w:val="00F001CA"/>
    <w:rsid w:val="00F00FA1"/>
    <w:rsid w:val="00F011D5"/>
    <w:rsid w:val="00F015F4"/>
    <w:rsid w:val="00F01780"/>
    <w:rsid w:val="00F01FF4"/>
    <w:rsid w:val="00F02165"/>
    <w:rsid w:val="00F03F4F"/>
    <w:rsid w:val="00F04B42"/>
    <w:rsid w:val="00F04C30"/>
    <w:rsid w:val="00F04FA7"/>
    <w:rsid w:val="00F05A23"/>
    <w:rsid w:val="00F110D0"/>
    <w:rsid w:val="00F11332"/>
    <w:rsid w:val="00F11948"/>
    <w:rsid w:val="00F126A7"/>
    <w:rsid w:val="00F131BB"/>
    <w:rsid w:val="00F15077"/>
    <w:rsid w:val="00F153F7"/>
    <w:rsid w:val="00F15A5C"/>
    <w:rsid w:val="00F15DA8"/>
    <w:rsid w:val="00F1642A"/>
    <w:rsid w:val="00F16916"/>
    <w:rsid w:val="00F20EED"/>
    <w:rsid w:val="00F219DC"/>
    <w:rsid w:val="00F21D81"/>
    <w:rsid w:val="00F21D89"/>
    <w:rsid w:val="00F2259C"/>
    <w:rsid w:val="00F2278B"/>
    <w:rsid w:val="00F22D60"/>
    <w:rsid w:val="00F22E6B"/>
    <w:rsid w:val="00F23F82"/>
    <w:rsid w:val="00F25052"/>
    <w:rsid w:val="00F256DB"/>
    <w:rsid w:val="00F25716"/>
    <w:rsid w:val="00F26921"/>
    <w:rsid w:val="00F27B2A"/>
    <w:rsid w:val="00F30146"/>
    <w:rsid w:val="00F307F9"/>
    <w:rsid w:val="00F318CC"/>
    <w:rsid w:val="00F31954"/>
    <w:rsid w:val="00F33C45"/>
    <w:rsid w:val="00F34BE8"/>
    <w:rsid w:val="00F34E3D"/>
    <w:rsid w:val="00F35903"/>
    <w:rsid w:val="00F3677B"/>
    <w:rsid w:val="00F36FBE"/>
    <w:rsid w:val="00F3727B"/>
    <w:rsid w:val="00F419A6"/>
    <w:rsid w:val="00F423C8"/>
    <w:rsid w:val="00F42973"/>
    <w:rsid w:val="00F42B2A"/>
    <w:rsid w:val="00F438B4"/>
    <w:rsid w:val="00F44125"/>
    <w:rsid w:val="00F44217"/>
    <w:rsid w:val="00F44250"/>
    <w:rsid w:val="00F445B9"/>
    <w:rsid w:val="00F44B5C"/>
    <w:rsid w:val="00F4519D"/>
    <w:rsid w:val="00F452D7"/>
    <w:rsid w:val="00F45B49"/>
    <w:rsid w:val="00F4679E"/>
    <w:rsid w:val="00F47281"/>
    <w:rsid w:val="00F50069"/>
    <w:rsid w:val="00F50B03"/>
    <w:rsid w:val="00F50D45"/>
    <w:rsid w:val="00F50F29"/>
    <w:rsid w:val="00F51147"/>
    <w:rsid w:val="00F51160"/>
    <w:rsid w:val="00F512A5"/>
    <w:rsid w:val="00F5136C"/>
    <w:rsid w:val="00F518EB"/>
    <w:rsid w:val="00F51D47"/>
    <w:rsid w:val="00F5258E"/>
    <w:rsid w:val="00F52C0F"/>
    <w:rsid w:val="00F52E51"/>
    <w:rsid w:val="00F531CD"/>
    <w:rsid w:val="00F54837"/>
    <w:rsid w:val="00F55A76"/>
    <w:rsid w:val="00F56542"/>
    <w:rsid w:val="00F565C8"/>
    <w:rsid w:val="00F565C9"/>
    <w:rsid w:val="00F56857"/>
    <w:rsid w:val="00F57799"/>
    <w:rsid w:val="00F57DEE"/>
    <w:rsid w:val="00F60A15"/>
    <w:rsid w:val="00F61474"/>
    <w:rsid w:val="00F6286E"/>
    <w:rsid w:val="00F62F3A"/>
    <w:rsid w:val="00F62FE9"/>
    <w:rsid w:val="00F63840"/>
    <w:rsid w:val="00F63B71"/>
    <w:rsid w:val="00F64C9C"/>
    <w:rsid w:val="00F65740"/>
    <w:rsid w:val="00F65DA7"/>
    <w:rsid w:val="00F66318"/>
    <w:rsid w:val="00F6794E"/>
    <w:rsid w:val="00F67D35"/>
    <w:rsid w:val="00F67F3D"/>
    <w:rsid w:val="00F7194E"/>
    <w:rsid w:val="00F71C2B"/>
    <w:rsid w:val="00F71C63"/>
    <w:rsid w:val="00F71D3B"/>
    <w:rsid w:val="00F73D9A"/>
    <w:rsid w:val="00F74054"/>
    <w:rsid w:val="00F743BA"/>
    <w:rsid w:val="00F74F8C"/>
    <w:rsid w:val="00F75929"/>
    <w:rsid w:val="00F77324"/>
    <w:rsid w:val="00F801A9"/>
    <w:rsid w:val="00F8026B"/>
    <w:rsid w:val="00F8085B"/>
    <w:rsid w:val="00F8116E"/>
    <w:rsid w:val="00F81552"/>
    <w:rsid w:val="00F81A47"/>
    <w:rsid w:val="00F820CC"/>
    <w:rsid w:val="00F82FF7"/>
    <w:rsid w:val="00F83BE1"/>
    <w:rsid w:val="00F83D1D"/>
    <w:rsid w:val="00F83E68"/>
    <w:rsid w:val="00F83FF3"/>
    <w:rsid w:val="00F8432D"/>
    <w:rsid w:val="00F84D58"/>
    <w:rsid w:val="00F85CC1"/>
    <w:rsid w:val="00F86188"/>
    <w:rsid w:val="00F862BA"/>
    <w:rsid w:val="00F86336"/>
    <w:rsid w:val="00F86948"/>
    <w:rsid w:val="00F86B41"/>
    <w:rsid w:val="00F86CE9"/>
    <w:rsid w:val="00F87C33"/>
    <w:rsid w:val="00F9085C"/>
    <w:rsid w:val="00F90B42"/>
    <w:rsid w:val="00F9121F"/>
    <w:rsid w:val="00F92D14"/>
    <w:rsid w:val="00F93391"/>
    <w:rsid w:val="00F933A2"/>
    <w:rsid w:val="00F93ADB"/>
    <w:rsid w:val="00F93ED9"/>
    <w:rsid w:val="00F9423A"/>
    <w:rsid w:val="00F943DD"/>
    <w:rsid w:val="00F95260"/>
    <w:rsid w:val="00F960A1"/>
    <w:rsid w:val="00F96D3E"/>
    <w:rsid w:val="00F96F6F"/>
    <w:rsid w:val="00FA203E"/>
    <w:rsid w:val="00FA20F1"/>
    <w:rsid w:val="00FA33D9"/>
    <w:rsid w:val="00FA4927"/>
    <w:rsid w:val="00FA4D2B"/>
    <w:rsid w:val="00FA59DF"/>
    <w:rsid w:val="00FA7761"/>
    <w:rsid w:val="00FA7806"/>
    <w:rsid w:val="00FA788E"/>
    <w:rsid w:val="00FB07DF"/>
    <w:rsid w:val="00FB1B2E"/>
    <w:rsid w:val="00FB1C86"/>
    <w:rsid w:val="00FB1C99"/>
    <w:rsid w:val="00FB3EC0"/>
    <w:rsid w:val="00FB51C2"/>
    <w:rsid w:val="00FB633F"/>
    <w:rsid w:val="00FB6926"/>
    <w:rsid w:val="00FB71E7"/>
    <w:rsid w:val="00FC000F"/>
    <w:rsid w:val="00FC01A4"/>
    <w:rsid w:val="00FC04BB"/>
    <w:rsid w:val="00FC1422"/>
    <w:rsid w:val="00FC1EE4"/>
    <w:rsid w:val="00FC2BF0"/>
    <w:rsid w:val="00FC2D93"/>
    <w:rsid w:val="00FC433F"/>
    <w:rsid w:val="00FC49B4"/>
    <w:rsid w:val="00FC758A"/>
    <w:rsid w:val="00FC7D06"/>
    <w:rsid w:val="00FC7F83"/>
    <w:rsid w:val="00FD0872"/>
    <w:rsid w:val="00FD102A"/>
    <w:rsid w:val="00FD183B"/>
    <w:rsid w:val="00FD196E"/>
    <w:rsid w:val="00FD1A8B"/>
    <w:rsid w:val="00FD1CB2"/>
    <w:rsid w:val="00FD2A3D"/>
    <w:rsid w:val="00FD2D70"/>
    <w:rsid w:val="00FD3318"/>
    <w:rsid w:val="00FD44E7"/>
    <w:rsid w:val="00FD4FD7"/>
    <w:rsid w:val="00FD50FD"/>
    <w:rsid w:val="00FD51BA"/>
    <w:rsid w:val="00FD542A"/>
    <w:rsid w:val="00FD585A"/>
    <w:rsid w:val="00FD5C8E"/>
    <w:rsid w:val="00FD7064"/>
    <w:rsid w:val="00FD7676"/>
    <w:rsid w:val="00FD7BE1"/>
    <w:rsid w:val="00FE0ECF"/>
    <w:rsid w:val="00FE1AF8"/>
    <w:rsid w:val="00FE1D2A"/>
    <w:rsid w:val="00FE2063"/>
    <w:rsid w:val="00FE3906"/>
    <w:rsid w:val="00FE3A6F"/>
    <w:rsid w:val="00FE3B3C"/>
    <w:rsid w:val="00FE3DEA"/>
    <w:rsid w:val="00FE5332"/>
    <w:rsid w:val="00FE63FE"/>
    <w:rsid w:val="00FE6BC0"/>
    <w:rsid w:val="00FE6E2E"/>
    <w:rsid w:val="00FE79C4"/>
    <w:rsid w:val="00FF01A0"/>
    <w:rsid w:val="00FF03F6"/>
    <w:rsid w:val="00FF078B"/>
    <w:rsid w:val="00FF07BA"/>
    <w:rsid w:val="00FF29F4"/>
    <w:rsid w:val="00FF308B"/>
    <w:rsid w:val="00FF3293"/>
    <w:rsid w:val="00FF4CF1"/>
    <w:rsid w:val="00FF531D"/>
    <w:rsid w:val="00FF5328"/>
    <w:rsid w:val="00FF5AA3"/>
    <w:rsid w:val="00FF5CAA"/>
    <w:rsid w:val="00FF5FCE"/>
    <w:rsid w:val="00FF69A4"/>
    <w:rsid w:val="00FF6E5F"/>
    <w:rsid w:val="00FF7765"/>
    <w:rsid w:val="00FF7870"/>
    <w:rsid w:val="00FF7C7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DBE553"/>
  <w15:docId w15:val="{D2CFD17B-36C5-4048-BB43-0059F9DAD1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0CE0"/>
    <w:pPr>
      <w:spacing w:line="360" w:lineRule="auto"/>
      <w:jc w:val="both"/>
    </w:pPr>
    <w:rPr>
      <w:rFonts w:ascii="Times New Roman" w:eastAsia="Times New Roman" w:hAnsi="Times New Roman"/>
      <w:szCs w:val="24"/>
      <w:lang w:eastAsia="de-DE"/>
    </w:rPr>
  </w:style>
  <w:style w:type="paragraph" w:styleId="Heading1">
    <w:name w:val="heading 1"/>
    <w:basedOn w:val="Normal"/>
    <w:next w:val="Normal"/>
    <w:link w:val="Heading1Char"/>
    <w:qFormat/>
    <w:rsid w:val="00075F28"/>
    <w:pPr>
      <w:keepNext/>
      <w:spacing w:before="480" w:after="240" w:line="240" w:lineRule="auto"/>
      <w:outlineLvl w:val="0"/>
    </w:pPr>
    <w:rPr>
      <w:rFonts w:cs="Arial"/>
      <w:b/>
      <w:bCs/>
      <w:color w:val="000000"/>
      <w:kern w:val="32"/>
      <w:szCs w:val="32"/>
    </w:rPr>
  </w:style>
  <w:style w:type="paragraph" w:styleId="Heading2">
    <w:name w:val="heading 2"/>
    <w:basedOn w:val="Normal"/>
    <w:next w:val="Normal"/>
    <w:link w:val="Heading2Char"/>
    <w:qFormat/>
    <w:rsid w:val="00E00339"/>
    <w:pPr>
      <w:keepNext/>
      <w:spacing w:before="240" w:after="240" w:line="240" w:lineRule="auto"/>
      <w:outlineLvl w:val="1"/>
    </w:pPr>
    <w:rPr>
      <w:rFonts w:cs="Arial"/>
      <w:b/>
      <w:bCs/>
      <w:iCs/>
      <w:szCs w:val="28"/>
    </w:rPr>
  </w:style>
  <w:style w:type="paragraph" w:styleId="Heading3">
    <w:name w:val="heading 3"/>
    <w:basedOn w:val="Normal"/>
    <w:next w:val="Normal"/>
    <w:link w:val="Heading3Char"/>
    <w:qFormat/>
    <w:rsid w:val="005A4F32"/>
    <w:pPr>
      <w:keepNext/>
      <w:spacing w:before="240" w:after="240" w:line="240" w:lineRule="auto"/>
      <w:outlineLvl w:val="2"/>
    </w:pPr>
    <w:rPr>
      <w:rFonts w:cs="Arial"/>
      <w:b/>
      <w:bCs/>
      <w:szCs w:val="26"/>
    </w:rPr>
  </w:style>
  <w:style w:type="paragraph" w:styleId="Heading4">
    <w:name w:val="heading 4"/>
    <w:basedOn w:val="Normal"/>
    <w:next w:val="Normal"/>
    <w:link w:val="Heading4Char"/>
    <w:rsid w:val="00ED6B96"/>
    <w:pPr>
      <w:keepNext/>
      <w:outlineLvl w:val="3"/>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etreff">
    <w:name w:val="Betreff"/>
    <w:basedOn w:val="Normal"/>
    <w:next w:val="Normal"/>
    <w:rsid w:val="00ED6B96"/>
    <w:rPr>
      <w:b/>
    </w:rPr>
  </w:style>
  <w:style w:type="paragraph" w:customStyle="1" w:styleId="Bullets">
    <w:name w:val="Bullets"/>
    <w:basedOn w:val="Normal"/>
    <w:link w:val="BulletsChar"/>
    <w:rsid w:val="00ED6B96"/>
    <w:pPr>
      <w:numPr>
        <w:numId w:val="2"/>
      </w:numPr>
    </w:pPr>
  </w:style>
  <w:style w:type="character" w:customStyle="1" w:styleId="BulletsChar">
    <w:name w:val="Bullets Char"/>
    <w:link w:val="Bullets"/>
    <w:rsid w:val="00ED6B96"/>
    <w:rPr>
      <w:rFonts w:ascii="Verdana" w:eastAsia="Times New Roman" w:hAnsi="Verdana" w:cs="Times New Roman"/>
      <w:sz w:val="19"/>
      <w:szCs w:val="24"/>
      <w:lang w:eastAsia="de-DE"/>
    </w:rPr>
  </w:style>
  <w:style w:type="table" w:customStyle="1" w:styleId="Copernicus">
    <w:name w:val="Copernicus"/>
    <w:basedOn w:val="TableNormal"/>
    <w:rsid w:val="00ED6B96"/>
    <w:rPr>
      <w:rFonts w:ascii="Verdana" w:eastAsia="Times New Roman" w:hAnsi="Verdana"/>
      <w:sz w:val="19"/>
    </w:rPr>
    <w:tblPr>
      <w:tblStyleRowBandSize w:val="1"/>
      <w:tblStyleColBandSize w:val="1"/>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Pr>
    <w:tcPr>
      <w:shd w:val="clear" w:color="auto" w:fill="auto"/>
      <w:vAlign w:val="center"/>
    </w:tcPr>
    <w:tblStylePr w:type="firstRow">
      <w:pPr>
        <w:jc w:val="left"/>
      </w:pPr>
      <w:rPr>
        <w:rFonts w:ascii="Verdana" w:hAnsi="Verdana"/>
        <w:b/>
        <w:i w:val="0"/>
        <w:sz w:val="19"/>
      </w:rPr>
      <w:tblPr/>
      <w:tcPr>
        <w:shd w:val="clear" w:color="auto" w:fill="BFBFBF"/>
      </w:tcPr>
    </w:tblStylePr>
    <w:tblStylePr w:type="lastRow">
      <w:pPr>
        <w:jc w:val="left"/>
      </w:pPr>
      <w:rPr>
        <w:rFonts w:ascii="Verdana" w:hAnsi="Verdana"/>
        <w:sz w:val="19"/>
      </w:rPr>
    </w:tblStylePr>
    <w:tblStylePr w:type="firstCol">
      <w:rPr>
        <w:rFonts w:ascii="Verdana" w:hAnsi="Verdana"/>
        <w:sz w:val="19"/>
      </w:rPr>
    </w:tblStylePr>
    <w:tblStylePr w:type="lastCol">
      <w:rPr>
        <w:rFonts w:ascii="Verdana" w:hAnsi="Verdana"/>
        <w:sz w:val="19"/>
      </w:rPr>
      <w:tblPr/>
      <w:tcPr>
        <w:tcBorders>
          <w:top w:val="single" w:sz="4" w:space="0" w:color="7F7F7F"/>
          <w:left w:val="single" w:sz="4" w:space="0" w:color="7F7F7F"/>
          <w:bottom w:val="single" w:sz="4" w:space="0" w:color="7F7F7F"/>
          <w:right w:val="single" w:sz="4" w:space="0" w:color="7F7F7F"/>
          <w:insideH w:val="single" w:sz="4" w:space="0" w:color="7F7F7F"/>
          <w:insideV w:val="single" w:sz="4" w:space="0" w:color="7F7F7F"/>
        </w:tcBorders>
      </w:tcPr>
    </w:tblStylePr>
  </w:style>
  <w:style w:type="paragraph" w:styleId="Header">
    <w:name w:val="header"/>
    <w:basedOn w:val="Normal"/>
    <w:link w:val="HeaderChar"/>
    <w:rsid w:val="00ED6B96"/>
    <w:pPr>
      <w:tabs>
        <w:tab w:val="center" w:pos="4536"/>
        <w:tab w:val="right" w:pos="9072"/>
      </w:tabs>
    </w:pPr>
  </w:style>
  <w:style w:type="character" w:customStyle="1" w:styleId="Heading1Char">
    <w:name w:val="Heading 1 Char"/>
    <w:link w:val="Heading1"/>
    <w:rsid w:val="00075F28"/>
    <w:rPr>
      <w:rFonts w:ascii="Times New Roman" w:eastAsia="Times New Roman" w:hAnsi="Times New Roman" w:cs="Arial"/>
      <w:b/>
      <w:bCs/>
      <w:color w:val="000000"/>
      <w:kern w:val="32"/>
      <w:szCs w:val="32"/>
      <w:lang w:eastAsia="de-DE"/>
    </w:rPr>
  </w:style>
  <w:style w:type="character" w:customStyle="1" w:styleId="Heading3Char">
    <w:name w:val="Heading 3 Char"/>
    <w:link w:val="Heading3"/>
    <w:rsid w:val="005A4F32"/>
    <w:rPr>
      <w:rFonts w:ascii="Times New Roman" w:eastAsia="Times New Roman" w:hAnsi="Times New Roman" w:cs="Arial"/>
      <w:b/>
      <w:bCs/>
      <w:szCs w:val="26"/>
      <w:lang w:eastAsia="de-DE"/>
    </w:rPr>
  </w:style>
  <w:style w:type="character" w:customStyle="1" w:styleId="Heading4Char">
    <w:name w:val="Heading 4 Char"/>
    <w:link w:val="Heading4"/>
    <w:rsid w:val="00796A7F"/>
    <w:rPr>
      <w:rFonts w:ascii="Verdana" w:eastAsia="Times New Roman" w:hAnsi="Verdana" w:cs="Times New Roman"/>
      <w:b/>
      <w:bCs/>
      <w:sz w:val="19"/>
      <w:szCs w:val="28"/>
      <w:lang w:eastAsia="de-DE"/>
    </w:rPr>
  </w:style>
  <w:style w:type="character" w:customStyle="1" w:styleId="HeaderChar">
    <w:name w:val="Header Char"/>
    <w:link w:val="Header"/>
    <w:rsid w:val="00ED6B96"/>
    <w:rPr>
      <w:rFonts w:ascii="Verdana" w:eastAsia="Times New Roman" w:hAnsi="Verdana" w:cs="Times New Roman"/>
      <w:sz w:val="19"/>
      <w:szCs w:val="24"/>
      <w:lang w:eastAsia="de-DE"/>
    </w:rPr>
  </w:style>
  <w:style w:type="character" w:customStyle="1" w:styleId="Heading2Char">
    <w:name w:val="Heading 2 Char"/>
    <w:link w:val="Heading2"/>
    <w:rsid w:val="00E00339"/>
    <w:rPr>
      <w:rFonts w:ascii="Times New Roman" w:eastAsia="Times New Roman" w:hAnsi="Times New Roman" w:cs="Arial"/>
      <w:b/>
      <w:bCs/>
      <w:iCs/>
      <w:szCs w:val="28"/>
      <w:lang w:eastAsia="de-DE"/>
    </w:rPr>
  </w:style>
  <w:style w:type="character" w:styleId="Hyperlink">
    <w:name w:val="Hyperlink"/>
    <w:rsid w:val="00ED6B96"/>
    <w:rPr>
      <w:color w:val="0000FF"/>
      <w:u w:val="single"/>
    </w:rPr>
  </w:style>
  <w:style w:type="paragraph" w:customStyle="1" w:styleId="Kontakt">
    <w:name w:val="Kontakt"/>
    <w:basedOn w:val="Normal"/>
    <w:rsid w:val="00ED6B96"/>
    <w:pPr>
      <w:spacing w:line="160" w:lineRule="exact"/>
    </w:pPr>
    <w:rPr>
      <w:color w:val="808080"/>
      <w:sz w:val="13"/>
    </w:rPr>
  </w:style>
  <w:style w:type="paragraph" w:customStyle="1" w:styleId="Name">
    <w:name w:val="Name"/>
    <w:basedOn w:val="Normal"/>
    <w:rsid w:val="00ED6B96"/>
    <w:pPr>
      <w:spacing w:before="160" w:after="80"/>
    </w:pPr>
    <w:rPr>
      <w:rFonts w:ascii="Book Antiqua" w:hAnsi="Book Antiqua"/>
      <w:color w:val="808080"/>
      <w:sz w:val="22"/>
    </w:rPr>
  </w:style>
  <w:style w:type="paragraph" w:customStyle="1" w:styleId="CopernicusWordtemplate">
    <w:name w:val="Copernicus_Word_template"/>
    <w:basedOn w:val="Normal"/>
    <w:link w:val="CopernicusWordtemplateChar"/>
    <w:rsid w:val="00B5719D"/>
  </w:style>
  <w:style w:type="character" w:customStyle="1" w:styleId="CopernicusWordtemplateChar">
    <w:name w:val="Copernicus_Word_template Char"/>
    <w:basedOn w:val="DefaultParagraphFont"/>
    <w:link w:val="CopernicusWordtemplate"/>
    <w:rsid w:val="00B5719D"/>
    <w:rPr>
      <w:rFonts w:ascii="Times New Roman" w:eastAsia="Times New Roman" w:hAnsi="Times New Roman"/>
      <w:sz w:val="24"/>
      <w:szCs w:val="24"/>
      <w:lang w:eastAsia="de-DE"/>
    </w:rPr>
  </w:style>
  <w:style w:type="character" w:styleId="LineNumber">
    <w:name w:val="line number"/>
    <w:basedOn w:val="DefaultParagraphFont"/>
    <w:uiPriority w:val="99"/>
    <w:semiHidden/>
    <w:unhideWhenUsed/>
    <w:rsid w:val="00D40CE0"/>
  </w:style>
  <w:style w:type="paragraph" w:customStyle="1" w:styleId="MStitle">
    <w:name w:val="MS title"/>
    <w:basedOn w:val="Normal"/>
    <w:link w:val="MStitleChar"/>
    <w:qFormat/>
    <w:rsid w:val="0091791F"/>
    <w:pPr>
      <w:spacing w:before="360" w:line="440" w:lineRule="exact"/>
      <w:contextualSpacing/>
    </w:pPr>
    <w:rPr>
      <w:b/>
      <w:sz w:val="34"/>
    </w:rPr>
  </w:style>
  <w:style w:type="paragraph" w:styleId="ListParagraph">
    <w:name w:val="List Paragraph"/>
    <w:basedOn w:val="Normal"/>
    <w:uiPriority w:val="34"/>
    <w:rsid w:val="00B4015F"/>
    <w:pPr>
      <w:ind w:left="720"/>
      <w:contextualSpacing/>
    </w:pPr>
  </w:style>
  <w:style w:type="character" w:customStyle="1" w:styleId="MStitleChar">
    <w:name w:val="MS title Char"/>
    <w:basedOn w:val="DefaultParagraphFont"/>
    <w:link w:val="MStitle"/>
    <w:rsid w:val="0091791F"/>
    <w:rPr>
      <w:rFonts w:ascii="Times New Roman" w:eastAsia="Times New Roman" w:hAnsi="Times New Roman"/>
      <w:b/>
      <w:sz w:val="34"/>
      <w:szCs w:val="24"/>
      <w:lang w:eastAsia="de-DE"/>
    </w:rPr>
  </w:style>
  <w:style w:type="paragraph" w:customStyle="1" w:styleId="Affiliation">
    <w:name w:val="Affiliation"/>
    <w:basedOn w:val="Normal"/>
    <w:link w:val="AffiliationChar"/>
    <w:qFormat/>
    <w:rsid w:val="00450DB9"/>
    <w:pPr>
      <w:spacing w:before="120" w:line="240" w:lineRule="auto"/>
      <w:contextualSpacing/>
    </w:pPr>
  </w:style>
  <w:style w:type="character" w:styleId="PlaceholderText">
    <w:name w:val="Placeholder Text"/>
    <w:basedOn w:val="DefaultParagraphFont"/>
    <w:uiPriority w:val="99"/>
    <w:semiHidden/>
    <w:rsid w:val="003D5288"/>
    <w:rPr>
      <w:color w:val="808080"/>
    </w:rPr>
  </w:style>
  <w:style w:type="character" w:customStyle="1" w:styleId="AffiliationChar">
    <w:name w:val="Affiliation Char"/>
    <w:basedOn w:val="DefaultParagraphFont"/>
    <w:link w:val="Affiliation"/>
    <w:rsid w:val="00450DB9"/>
    <w:rPr>
      <w:rFonts w:ascii="Times New Roman" w:eastAsia="Times New Roman" w:hAnsi="Times New Roman"/>
      <w:szCs w:val="24"/>
      <w:lang w:eastAsia="de-DE"/>
    </w:rPr>
  </w:style>
  <w:style w:type="paragraph" w:styleId="BalloonText">
    <w:name w:val="Balloon Text"/>
    <w:basedOn w:val="Normal"/>
    <w:link w:val="BalloonTextChar"/>
    <w:uiPriority w:val="99"/>
    <w:semiHidden/>
    <w:unhideWhenUsed/>
    <w:rsid w:val="003D528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5288"/>
    <w:rPr>
      <w:rFonts w:ascii="Tahoma" w:eastAsia="Times New Roman" w:hAnsi="Tahoma" w:cs="Tahoma"/>
      <w:sz w:val="16"/>
      <w:szCs w:val="16"/>
      <w:lang w:eastAsia="de-DE"/>
    </w:rPr>
  </w:style>
  <w:style w:type="paragraph" w:customStyle="1" w:styleId="Equation">
    <w:name w:val="Equation"/>
    <w:basedOn w:val="Normal"/>
    <w:link w:val="EquationChar"/>
    <w:rsid w:val="00C35812"/>
    <w:pPr>
      <w:spacing w:before="120" w:after="120"/>
    </w:pPr>
    <w:rPr>
      <w:rFonts w:ascii="Cambria Math" w:hAnsi="Cambria Math"/>
    </w:rPr>
  </w:style>
  <w:style w:type="paragraph" w:styleId="Caption">
    <w:name w:val="caption"/>
    <w:basedOn w:val="Normal"/>
    <w:next w:val="Normal"/>
    <w:uiPriority w:val="35"/>
    <w:unhideWhenUsed/>
    <w:qFormat/>
    <w:rsid w:val="002249FE"/>
    <w:pPr>
      <w:spacing w:after="200" w:line="240" w:lineRule="auto"/>
    </w:pPr>
    <w:rPr>
      <w:szCs w:val="20"/>
    </w:rPr>
  </w:style>
  <w:style w:type="character" w:customStyle="1" w:styleId="EquationChar">
    <w:name w:val="Equation Char"/>
    <w:basedOn w:val="DefaultParagraphFont"/>
    <w:link w:val="Equation"/>
    <w:rsid w:val="00C35812"/>
    <w:rPr>
      <w:rFonts w:ascii="Cambria Math" w:eastAsia="Times New Roman" w:hAnsi="Cambria Math"/>
      <w:szCs w:val="24"/>
      <w:lang w:eastAsia="de-DE"/>
    </w:rPr>
  </w:style>
  <w:style w:type="paragraph" w:styleId="Footer">
    <w:name w:val="footer"/>
    <w:basedOn w:val="Normal"/>
    <w:link w:val="FooterChar"/>
    <w:uiPriority w:val="99"/>
    <w:unhideWhenUsed/>
    <w:rsid w:val="006D0C96"/>
    <w:pPr>
      <w:tabs>
        <w:tab w:val="center" w:pos="4513"/>
        <w:tab w:val="right" w:pos="9026"/>
      </w:tabs>
      <w:spacing w:line="240" w:lineRule="auto"/>
    </w:pPr>
  </w:style>
  <w:style w:type="character" w:customStyle="1" w:styleId="FooterChar">
    <w:name w:val="Footer Char"/>
    <w:basedOn w:val="DefaultParagraphFont"/>
    <w:link w:val="Footer"/>
    <w:uiPriority w:val="99"/>
    <w:rsid w:val="006D0C96"/>
    <w:rPr>
      <w:rFonts w:ascii="Times New Roman" w:eastAsia="Times New Roman" w:hAnsi="Times New Roman"/>
      <w:szCs w:val="24"/>
      <w:lang w:eastAsia="de-DE"/>
    </w:rPr>
  </w:style>
  <w:style w:type="paragraph" w:customStyle="1" w:styleId="Correspondence">
    <w:name w:val="Correspondence"/>
    <w:basedOn w:val="Normal"/>
    <w:link w:val="CorrespondenceChar"/>
    <w:qFormat/>
    <w:rsid w:val="008E213F"/>
    <w:pPr>
      <w:spacing w:before="120" w:after="360" w:line="240" w:lineRule="auto"/>
    </w:pPr>
  </w:style>
  <w:style w:type="character" w:customStyle="1" w:styleId="CorrespondenceChar">
    <w:name w:val="Correspondence Char"/>
    <w:basedOn w:val="DefaultParagraphFont"/>
    <w:link w:val="Correspondence"/>
    <w:rsid w:val="008E213F"/>
    <w:rPr>
      <w:rFonts w:ascii="Times New Roman" w:eastAsia="Times New Roman" w:hAnsi="Times New Roman"/>
      <w:szCs w:val="24"/>
      <w:lang w:eastAsia="de-DE"/>
    </w:rPr>
  </w:style>
  <w:style w:type="paragraph" w:customStyle="1" w:styleId="Authors">
    <w:name w:val="Authors"/>
    <w:basedOn w:val="Normal"/>
    <w:link w:val="AuthorsChar"/>
    <w:qFormat/>
    <w:rsid w:val="00BD0523"/>
    <w:pPr>
      <w:spacing w:before="180" w:line="240" w:lineRule="auto"/>
      <w:contextualSpacing/>
    </w:pPr>
    <w:rPr>
      <w:sz w:val="24"/>
    </w:rPr>
  </w:style>
  <w:style w:type="character" w:customStyle="1" w:styleId="AuthorsChar">
    <w:name w:val="Authors Char"/>
    <w:basedOn w:val="DefaultParagraphFont"/>
    <w:link w:val="Authors"/>
    <w:rsid w:val="00BD0523"/>
    <w:rPr>
      <w:rFonts w:ascii="Times New Roman" w:eastAsia="Times New Roman" w:hAnsi="Times New Roman"/>
      <w:sz w:val="24"/>
      <w:szCs w:val="24"/>
      <w:lang w:eastAsia="de-DE"/>
    </w:rPr>
  </w:style>
  <w:style w:type="table" w:styleId="TableGrid">
    <w:name w:val="Table Grid"/>
    <w:basedOn w:val="TableNormal"/>
    <w:uiPriority w:val="59"/>
    <w:rsid w:val="007C51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CD6B22"/>
    <w:rPr>
      <w:rFonts w:ascii="NimbusRomNo9L-Regu" w:hAnsi="NimbusRomNo9L-Regu" w:hint="default"/>
      <w:b w:val="0"/>
      <w:bCs w:val="0"/>
      <w:i w:val="0"/>
      <w:iCs w:val="0"/>
      <w:color w:val="000000"/>
      <w:sz w:val="20"/>
      <w:szCs w:val="20"/>
    </w:rPr>
  </w:style>
  <w:style w:type="paragraph" w:customStyle="1" w:styleId="toctree-l1">
    <w:name w:val="toctree-l1"/>
    <w:basedOn w:val="Normal"/>
    <w:rsid w:val="00B31BF4"/>
    <w:pPr>
      <w:spacing w:before="100" w:beforeAutospacing="1" w:after="100" w:afterAutospacing="1" w:line="240" w:lineRule="auto"/>
      <w:jc w:val="left"/>
    </w:pPr>
    <w:rPr>
      <w:sz w:val="24"/>
      <w:lang w:val="en-US" w:eastAsia="en-US"/>
    </w:rPr>
  </w:style>
  <w:style w:type="paragraph" w:customStyle="1" w:styleId="toctree-l2">
    <w:name w:val="toctree-l2"/>
    <w:basedOn w:val="Normal"/>
    <w:rsid w:val="00B31BF4"/>
    <w:pPr>
      <w:spacing w:before="100" w:beforeAutospacing="1" w:after="100" w:afterAutospacing="1" w:line="240" w:lineRule="auto"/>
      <w:jc w:val="left"/>
    </w:pPr>
    <w:rPr>
      <w:sz w:val="24"/>
      <w:lang w:val="en-US" w:eastAsia="en-US"/>
    </w:rPr>
  </w:style>
  <w:style w:type="paragraph" w:styleId="Revision">
    <w:name w:val="Revision"/>
    <w:hidden/>
    <w:uiPriority w:val="99"/>
    <w:semiHidden/>
    <w:rsid w:val="0067423C"/>
    <w:rPr>
      <w:rFonts w:ascii="Times New Roman" w:eastAsia="Times New Roman" w:hAnsi="Times New Roman"/>
      <w:szCs w:val="24"/>
      <w:lang w:eastAsia="de-DE"/>
    </w:rPr>
  </w:style>
  <w:style w:type="character" w:styleId="CommentReference">
    <w:name w:val="annotation reference"/>
    <w:basedOn w:val="DefaultParagraphFont"/>
    <w:uiPriority w:val="99"/>
    <w:semiHidden/>
    <w:unhideWhenUsed/>
    <w:rsid w:val="00C852A3"/>
    <w:rPr>
      <w:sz w:val="16"/>
      <w:szCs w:val="16"/>
    </w:rPr>
  </w:style>
  <w:style w:type="paragraph" w:styleId="CommentText">
    <w:name w:val="annotation text"/>
    <w:basedOn w:val="Normal"/>
    <w:link w:val="CommentTextChar"/>
    <w:uiPriority w:val="99"/>
    <w:unhideWhenUsed/>
    <w:rsid w:val="00C852A3"/>
    <w:pPr>
      <w:spacing w:line="240" w:lineRule="auto"/>
    </w:pPr>
    <w:rPr>
      <w:szCs w:val="20"/>
    </w:rPr>
  </w:style>
  <w:style w:type="character" w:customStyle="1" w:styleId="CommentTextChar">
    <w:name w:val="Comment Text Char"/>
    <w:basedOn w:val="DefaultParagraphFont"/>
    <w:link w:val="CommentText"/>
    <w:uiPriority w:val="99"/>
    <w:rsid w:val="00C852A3"/>
    <w:rPr>
      <w:rFonts w:ascii="Times New Roman" w:eastAsia="Times New Roman" w:hAnsi="Times New Roman"/>
      <w:lang w:eastAsia="de-DE"/>
    </w:rPr>
  </w:style>
  <w:style w:type="paragraph" w:styleId="CommentSubject">
    <w:name w:val="annotation subject"/>
    <w:basedOn w:val="CommentText"/>
    <w:next w:val="CommentText"/>
    <w:link w:val="CommentSubjectChar"/>
    <w:uiPriority w:val="99"/>
    <w:semiHidden/>
    <w:unhideWhenUsed/>
    <w:rsid w:val="00C852A3"/>
    <w:rPr>
      <w:b/>
      <w:bCs/>
    </w:rPr>
  </w:style>
  <w:style w:type="character" w:customStyle="1" w:styleId="CommentSubjectChar">
    <w:name w:val="Comment Subject Char"/>
    <w:basedOn w:val="CommentTextChar"/>
    <w:link w:val="CommentSubject"/>
    <w:uiPriority w:val="99"/>
    <w:semiHidden/>
    <w:rsid w:val="00C852A3"/>
    <w:rPr>
      <w:rFonts w:ascii="Times New Roman" w:eastAsia="Times New Roman" w:hAnsi="Times New Roman"/>
      <w:b/>
      <w:bCs/>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867268">
      <w:bodyDiv w:val="1"/>
      <w:marLeft w:val="0"/>
      <w:marRight w:val="0"/>
      <w:marTop w:val="0"/>
      <w:marBottom w:val="0"/>
      <w:divBdr>
        <w:top w:val="none" w:sz="0" w:space="0" w:color="auto"/>
        <w:left w:val="none" w:sz="0" w:space="0" w:color="auto"/>
        <w:bottom w:val="none" w:sz="0" w:space="0" w:color="auto"/>
        <w:right w:val="none" w:sz="0" w:space="0" w:color="auto"/>
      </w:divBdr>
    </w:div>
    <w:div w:id="403723795">
      <w:bodyDiv w:val="1"/>
      <w:marLeft w:val="0"/>
      <w:marRight w:val="0"/>
      <w:marTop w:val="0"/>
      <w:marBottom w:val="0"/>
      <w:divBdr>
        <w:top w:val="none" w:sz="0" w:space="0" w:color="auto"/>
        <w:left w:val="none" w:sz="0" w:space="0" w:color="auto"/>
        <w:bottom w:val="none" w:sz="0" w:space="0" w:color="auto"/>
        <w:right w:val="none" w:sz="0" w:space="0" w:color="auto"/>
      </w:divBdr>
    </w:div>
    <w:div w:id="726301582">
      <w:bodyDiv w:val="1"/>
      <w:marLeft w:val="0"/>
      <w:marRight w:val="0"/>
      <w:marTop w:val="0"/>
      <w:marBottom w:val="0"/>
      <w:divBdr>
        <w:top w:val="none" w:sz="0" w:space="0" w:color="auto"/>
        <w:left w:val="none" w:sz="0" w:space="0" w:color="auto"/>
        <w:bottom w:val="none" w:sz="0" w:space="0" w:color="auto"/>
        <w:right w:val="none" w:sz="0" w:space="0" w:color="auto"/>
      </w:divBdr>
    </w:div>
    <w:div w:id="1552645185">
      <w:bodyDiv w:val="1"/>
      <w:marLeft w:val="0"/>
      <w:marRight w:val="0"/>
      <w:marTop w:val="0"/>
      <w:marBottom w:val="0"/>
      <w:divBdr>
        <w:top w:val="none" w:sz="0" w:space="0" w:color="auto"/>
        <w:left w:val="none" w:sz="0" w:space="0" w:color="auto"/>
        <w:bottom w:val="none" w:sz="0" w:space="0" w:color="auto"/>
        <w:right w:val="none" w:sz="0" w:space="0" w:color="auto"/>
      </w:divBdr>
      <w:divsChild>
        <w:div w:id="2050688556">
          <w:marLeft w:val="0"/>
          <w:marRight w:val="0"/>
          <w:marTop w:val="0"/>
          <w:marBottom w:val="0"/>
          <w:divBdr>
            <w:top w:val="none" w:sz="0" w:space="0" w:color="auto"/>
            <w:left w:val="none" w:sz="0" w:space="0" w:color="auto"/>
            <w:bottom w:val="none" w:sz="0" w:space="0" w:color="auto"/>
            <w:right w:val="none" w:sz="0" w:space="0" w:color="auto"/>
          </w:divBdr>
        </w:div>
      </w:divsChild>
    </w:div>
    <w:div w:id="1711567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CopernicusTemplates\Free-Forms\Blank.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opernicus_Word_templat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A4FDE8-F468-4358-9F5B-AA26B1268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Blank</Template>
  <TotalTime>1446</TotalTime>
  <Pages>32</Pages>
  <Words>54827</Words>
  <Characters>312517</Characters>
  <Application>Microsoft Office Word</Application>
  <DocSecurity>0</DocSecurity>
  <Lines>2604</Lines>
  <Paragraphs>733</Paragraphs>
  <ScaleCrop>false</ScaleCrop>
  <HeadingPairs>
    <vt:vector size="2" baseType="variant">
      <vt:variant>
        <vt:lpstr>Title</vt:lpstr>
      </vt:variant>
      <vt:variant>
        <vt:i4>1</vt:i4>
      </vt:variant>
    </vt:vector>
  </HeadingPairs>
  <TitlesOfParts>
    <vt:vector size="1" baseType="lpstr">
      <vt:lpstr>Blank</vt:lpstr>
    </vt:vector>
  </TitlesOfParts>
  <Company>Copernicus Gesellschaft mbH</Company>
  <LinksUpToDate>false</LinksUpToDate>
  <CharactersWithSpaces>366611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Blank</dc:title>
  <dc:creator>Angel Monsalve</dc:creator>
  <cp:lastModifiedBy>Anderson, Samuel R</cp:lastModifiedBy>
  <cp:revision>5</cp:revision>
  <cp:lastPrinted>2022-07-26T16:46:00Z</cp:lastPrinted>
  <dcterms:created xsi:type="dcterms:W3CDTF">2022-07-27T22:31:00Z</dcterms:created>
  <dcterms:modified xsi:type="dcterms:W3CDTF">2022-08-01T19:28:00Z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c7a11821-ffb7-3761-b3b5-e1c6efe7fd34</vt:lpwstr>
  </property>
  <property fmtid="{D5CDD505-2E9C-101B-9397-08002B2CF9AE}" pid="24" name="Mendeley Citation Style_1">
    <vt:lpwstr>http://www.zotero.org/styles/apa</vt:lpwstr>
  </property>
</Properties>
</file>